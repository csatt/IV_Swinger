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F15408">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5F0CA6C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02E2C">
        <w:rPr>
          <w:sz w:val="52"/>
          <w:szCs w:val="52"/>
        </w:rPr>
        <w:br/>
        <w:t xml:space="preserve">   </w:t>
      </w:r>
      <w:r w:rsidR="00002E2C">
        <w:rPr>
          <w:color w:val="FF0000"/>
          <w:sz w:val="52"/>
          <w:szCs w:val="52"/>
        </w:rPr>
        <w:t>**</w:t>
      </w:r>
      <w:r w:rsidR="00002E2C" w:rsidRPr="00CC7B95">
        <w:rPr>
          <w:color w:val="FF0000"/>
          <w:sz w:val="52"/>
          <w:szCs w:val="52"/>
        </w:rPr>
        <w:t>EMR module version</w:t>
      </w:r>
      <w:r w:rsidR="00002E2C">
        <w:rPr>
          <w:color w:val="FF0000"/>
          <w:sz w:val="52"/>
          <w:szCs w:val="52"/>
        </w:rPr>
        <w:t>**</w:t>
      </w:r>
    </w:p>
    <w:p w14:paraId="709C484B"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48A88A8E" w:rsidR="0059303A" w:rsidRDefault="00EE1C70" w:rsidP="0059303A">
      <w:r>
        <w:t>Document Revision: 1.0</w:t>
      </w:r>
      <w:ins w:id="2" w:author="Chris Satterlee" w:date="2022-01-25T14:19:00Z">
        <w:r w:rsidR="00F15408">
          <w:t>3</w:t>
        </w:r>
      </w:ins>
      <w:del w:id="3" w:author="Chris Satterlee" w:date="2022-01-25T14:19:00Z">
        <w:r w:rsidR="003330C1" w:rsidDel="00F15408">
          <w:delText>2</w:delText>
        </w:r>
      </w:del>
      <w:r w:rsidR="0059303A">
        <w:t xml:space="preserve">  (</w:t>
      </w:r>
      <w:ins w:id="4" w:author="Chris Satterlee" w:date="2022-01-25T14:19:00Z">
        <w:r w:rsidR="00F15408">
          <w:t>2</w:t>
        </w:r>
      </w:ins>
      <w:ins w:id="5" w:author="Chris Satterlee" w:date="2022-02-27T15:01:00Z">
        <w:r w:rsidR="00AE3E17">
          <w:t>7</w:t>
        </w:r>
      </w:ins>
      <w:del w:id="6" w:author="Chris Satterlee" w:date="2022-01-25T14:19:00Z">
        <w:r w:rsidR="00B320D9" w:rsidDel="00F15408">
          <w:delText>1</w:delText>
        </w:r>
        <w:r w:rsidR="003330C1" w:rsidDel="00F15408">
          <w:delText>7</w:delText>
        </w:r>
      </w:del>
      <w:r w:rsidR="0059303A">
        <w:t>-</w:t>
      </w:r>
      <w:ins w:id="7" w:author="Chris Satterlee" w:date="2022-02-27T15:01:00Z">
        <w:r w:rsidR="00AE3E17">
          <w:t>Feb</w:t>
        </w:r>
      </w:ins>
      <w:del w:id="8" w:author="Chris Satterlee" w:date="2022-01-25T14:19:00Z">
        <w:r w:rsidR="00ED341F" w:rsidDel="00F15408">
          <w:delText>Fe</w:delText>
        </w:r>
        <w:r w:rsidR="00E95708" w:rsidDel="00F15408">
          <w:delText>b</w:delText>
        </w:r>
      </w:del>
      <w:r w:rsidR="008A50EA">
        <w:t>, 20</w:t>
      </w:r>
      <w:ins w:id="9" w:author="Chris Satterlee" w:date="2022-01-25T14:19:00Z">
        <w:r w:rsidR="00F15408">
          <w:t>22</w:t>
        </w:r>
      </w:ins>
      <w:del w:id="10" w:author="Chris Satterlee" w:date="2022-01-25T14:19:00Z">
        <w:r w:rsidR="008A50EA" w:rsidDel="00F15408">
          <w:delText>19</w:delText>
        </w:r>
      </w:del>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4E6FEF6" w:rsidR="0059303A" w:rsidRDefault="00903057" w:rsidP="00153373">
            <w:r>
              <w:rPr>
                <w:noProof/>
              </w:rPr>
              <w:drawing>
                <wp:inline distT="0" distB="0" distL="0" distR="0" wp14:anchorId="24058582" wp14:editId="24B5D0E2">
                  <wp:extent cx="5080544" cy="4303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_by_step_cover_1.jpg"/>
                          <pic:cNvPicPr/>
                        </pic:nvPicPr>
                        <pic:blipFill>
                          <a:blip r:embed="rId9">
                            <a:extLst>
                              <a:ext uri="{28A0092B-C50C-407E-A947-70E740481C1C}">
                                <a14:useLocalDpi xmlns:a14="http://schemas.microsoft.com/office/drawing/2010/main" val="0"/>
                              </a:ext>
                            </a:extLst>
                          </a:blip>
                          <a:stretch>
                            <a:fillRect/>
                          </a:stretch>
                        </pic:blipFill>
                        <pic:spPr>
                          <a:xfrm>
                            <a:off x="0" y="0"/>
                            <a:ext cx="5081198" cy="4304316"/>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35DCF784" w:rsidR="00C83733" w:rsidRPr="00C83733" w:rsidRDefault="00BE08E1" w:rsidP="00C83733">
      <w:pPr>
        <w:rPr>
          <w:rFonts w:ascii="Courier" w:hAnsi="Courier"/>
        </w:rPr>
      </w:pPr>
      <w:r>
        <w:t>Copyright (C) 20</w:t>
      </w:r>
      <w:ins w:id="11" w:author="Chris Satterlee" w:date="2022-01-25T14:20:00Z">
        <w:r w:rsidR="00F15408">
          <w:t>22</w:t>
        </w:r>
      </w:ins>
      <w:del w:id="12" w:author="Chris Satterlee" w:date="2022-01-25T14:20:00Z">
        <w:r w:rsidDel="00F15408">
          <w:delText>19</w:delText>
        </w:r>
      </w:del>
      <w:r w:rsidR="00C83733"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1656B412"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1746E37E"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6884608D" w:rsidR="00C83733" w:rsidRPr="00274C7A" w:rsidRDefault="00C83733" w:rsidP="00C83733">
      <w:pPr>
        <w:ind w:left="90"/>
      </w:pPr>
      <w:r w:rsidRPr="00274C7A">
        <w:t xml:space="preserve">Current versions of the license files, documentation, </w:t>
      </w:r>
      <w:r w:rsidR="005B5829">
        <w:t xml:space="preserve">PCB files, </w:t>
      </w:r>
      <w:r w:rsidRPr="00274C7A">
        <w:t>and software can be found at:</w:t>
      </w:r>
    </w:p>
    <w:p w14:paraId="381DD282" w14:textId="77777777" w:rsidR="00C83733" w:rsidRPr="00274C7A" w:rsidRDefault="00C83733" w:rsidP="00C83733">
      <w:pPr>
        <w:ind w:left="90"/>
      </w:pPr>
      <w:r w:rsidRPr="00274C7A">
        <w:t xml:space="preserve"> </w:t>
      </w:r>
    </w:p>
    <w:p w14:paraId="6B2192DA" w14:textId="15922128"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738AA9D3" w14:textId="77777777" w:rsidR="00EF793A" w:rsidRDefault="00EF793A" w:rsidP="00FB7EC5">
      <w:pPr>
        <w:pStyle w:val="TOC1"/>
        <w:rPr>
          <w:ins w:id="13" w:author="Chris Satterlee" w:date="2022-02-27T15:20:00Z"/>
        </w:rPr>
        <w:sectPr w:rsidR="00EF793A" w:rsidSect="00403074">
          <w:footerReference w:type="even" r:id="rId13"/>
          <w:footerReference w:type="default" r:id="rId14"/>
          <w:pgSz w:w="12240" w:h="15840"/>
          <w:pgMar w:top="1440" w:right="1800" w:bottom="1440" w:left="1800" w:header="720" w:footer="720" w:gutter="0"/>
          <w:cols w:space="720"/>
          <w:docGrid w:linePitch="360"/>
        </w:sectPr>
        <w:pPrChange w:id="14" w:author="Chris Satterlee" w:date="2022-02-27T15:27:00Z">
          <w:pPr>
            <w:pStyle w:val="TOC1"/>
            <w:tabs>
              <w:tab w:val="left" w:pos="960"/>
              <w:tab w:val="right" w:leader="dot" w:pos="8630"/>
            </w:tabs>
          </w:pPr>
        </w:pPrChange>
      </w:pPr>
    </w:p>
    <w:p w14:paraId="793ECA6A" w14:textId="483EE399" w:rsidR="004C15BE" w:rsidRPr="00FB7EC5" w:rsidRDefault="004C15BE" w:rsidP="00FB7EC5">
      <w:pPr>
        <w:pStyle w:val="TOC1"/>
        <w:rPr>
          <w:ins w:id="15" w:author="Chris Satterlee" w:date="2022-02-27T15:21:00Z"/>
          <w:noProof/>
          <w:szCs w:val="24"/>
          <w:lang w:eastAsia="ja-JP"/>
        </w:rPr>
      </w:pPr>
      <w:ins w:id="16" w:author="Chris Satterlee" w:date="2022-02-27T15:21:00Z">
        <w:r>
          <w:lastRenderedPageBreak/>
          <w:fldChar w:fldCharType="begin"/>
        </w:r>
        <w:r>
          <w:instrText xml:space="preserve"> TOC \o "1-3" \h \z \u </w:instrText>
        </w:r>
      </w:ins>
      <w:r>
        <w:fldChar w:fldCharType="separate"/>
      </w:r>
      <w:ins w:id="17" w:author="Chris Satterlee" w:date="2022-02-27T15:21:00Z">
        <w:r w:rsidRPr="004C15BE">
          <w:rPr>
            <w:rStyle w:val="Hyperlink"/>
            <w:b w:val="0"/>
            <w:caps w:val="0"/>
            <w:noProof/>
            <w:sz w:val="24"/>
            <w:rPrChange w:id="18" w:author="Chris Satterlee" w:date="2022-02-27T15:24:00Z">
              <w:rPr>
                <w:rStyle w:val="Hyperlink"/>
                <w:noProof/>
              </w:rPr>
            </w:rPrChange>
          </w:rPr>
          <w:fldChar w:fldCharType="begin"/>
        </w:r>
        <w:r w:rsidRPr="004C15BE">
          <w:rPr>
            <w:rStyle w:val="Hyperlink"/>
            <w:b w:val="0"/>
            <w:caps w:val="0"/>
            <w:noProof/>
            <w:sz w:val="24"/>
            <w:rPrChange w:id="19" w:author="Chris Satterlee" w:date="2022-02-27T15:24:00Z">
              <w:rPr>
                <w:rStyle w:val="Hyperlink"/>
                <w:noProof/>
              </w:rPr>
            </w:rPrChange>
          </w:rPr>
          <w:instrText xml:space="preserve"> </w:instrText>
        </w:r>
        <w:r w:rsidRPr="00FB7EC5">
          <w:rPr>
            <w:noProof/>
          </w:rPr>
          <w:instrText>HYPERLINK \l "_Toc96867678"</w:instrText>
        </w:r>
        <w:r w:rsidRPr="004C15BE">
          <w:rPr>
            <w:rStyle w:val="Hyperlink"/>
            <w:b w:val="0"/>
            <w:caps w:val="0"/>
            <w:noProof/>
            <w:sz w:val="24"/>
            <w:rPrChange w:id="20" w:author="Chris Satterlee" w:date="2022-02-27T15:24:00Z">
              <w:rPr>
                <w:rStyle w:val="Hyperlink"/>
                <w:noProof/>
              </w:rPr>
            </w:rPrChange>
          </w:rPr>
          <w:instrText xml:space="preserve"> </w:instrText>
        </w:r>
        <w:r w:rsidRPr="004C15BE">
          <w:rPr>
            <w:rStyle w:val="Hyperlink"/>
            <w:b w:val="0"/>
            <w:caps w:val="0"/>
            <w:noProof/>
            <w:sz w:val="24"/>
            <w:rPrChange w:id="21" w:author="Chris Satterlee" w:date="2022-02-27T15:24:00Z">
              <w:rPr>
                <w:rStyle w:val="Hyperlink"/>
                <w:noProof/>
              </w:rPr>
            </w:rPrChange>
          </w:rPr>
        </w:r>
        <w:r w:rsidRPr="004C15BE">
          <w:rPr>
            <w:rStyle w:val="Hyperlink"/>
            <w:b w:val="0"/>
            <w:caps w:val="0"/>
            <w:noProof/>
            <w:sz w:val="24"/>
            <w:rPrChange w:id="22" w:author="Chris Satterlee" w:date="2022-02-27T15:24:00Z">
              <w:rPr>
                <w:rStyle w:val="Hyperlink"/>
                <w:noProof/>
              </w:rPr>
            </w:rPrChange>
          </w:rPr>
          <w:fldChar w:fldCharType="separate"/>
        </w:r>
        <w:r w:rsidRPr="004C15BE">
          <w:rPr>
            <w:rStyle w:val="Hyperlink"/>
            <w:b w:val="0"/>
            <w:caps w:val="0"/>
            <w:noProof/>
            <w:sz w:val="24"/>
            <w:rPrChange w:id="23" w:author="Chris Satterlee" w:date="2022-02-27T15:24:00Z">
              <w:rPr>
                <w:rStyle w:val="Hyperlink"/>
                <w:noProof/>
              </w:rPr>
            </w:rPrChange>
          </w:rPr>
          <w:t>Step 1:</w:t>
        </w:r>
        <w:r w:rsidRPr="00FB7EC5">
          <w:rPr>
            <w:noProof/>
            <w:szCs w:val="24"/>
            <w:lang w:eastAsia="ja-JP"/>
          </w:rPr>
          <w:tab/>
        </w:r>
        <w:r w:rsidRPr="004C15BE">
          <w:rPr>
            <w:rStyle w:val="Hyperlink"/>
            <w:b w:val="0"/>
            <w:caps w:val="0"/>
            <w:noProof/>
            <w:sz w:val="24"/>
            <w:rPrChange w:id="24" w:author="Chris Satterlee" w:date="2022-02-27T15:24:00Z">
              <w:rPr>
                <w:rStyle w:val="Hyperlink"/>
                <w:noProof/>
              </w:rPr>
            </w:rPrChange>
          </w:rPr>
          <w:t>Understand the HW design / Choose Variant</w:t>
        </w:r>
        <w:r w:rsidRPr="00FB7EC5">
          <w:rPr>
            <w:noProof/>
            <w:webHidden/>
          </w:rPr>
          <w:tab/>
        </w:r>
        <w:r w:rsidRPr="00FB7EC5">
          <w:rPr>
            <w:noProof/>
            <w:webHidden/>
          </w:rPr>
          <w:fldChar w:fldCharType="begin"/>
        </w:r>
        <w:r w:rsidRPr="00FB7EC5">
          <w:rPr>
            <w:noProof/>
            <w:webHidden/>
          </w:rPr>
          <w:instrText xml:space="preserve"> PAGEREF _Toc96867678 \h </w:instrText>
        </w:r>
        <w:r w:rsidRPr="00FB7EC5">
          <w:rPr>
            <w:noProof/>
            <w:webHidden/>
          </w:rPr>
        </w:r>
      </w:ins>
      <w:r w:rsidRPr="00FB7EC5">
        <w:rPr>
          <w:noProof/>
          <w:webHidden/>
        </w:rPr>
        <w:fldChar w:fldCharType="separate"/>
      </w:r>
      <w:ins w:id="25" w:author="Chris Satterlee" w:date="2022-02-27T15:27:00Z">
        <w:r w:rsidR="00FB7EC5">
          <w:rPr>
            <w:noProof/>
            <w:webHidden/>
          </w:rPr>
          <w:t>5</w:t>
        </w:r>
      </w:ins>
      <w:ins w:id="26" w:author="Chris Satterlee" w:date="2022-02-27T15:21:00Z">
        <w:r w:rsidRPr="00FB7EC5">
          <w:rPr>
            <w:noProof/>
            <w:webHidden/>
          </w:rPr>
          <w:fldChar w:fldCharType="end"/>
        </w:r>
        <w:r w:rsidRPr="004C15BE">
          <w:rPr>
            <w:rStyle w:val="Hyperlink"/>
            <w:b w:val="0"/>
            <w:caps w:val="0"/>
            <w:noProof/>
            <w:sz w:val="24"/>
            <w:rPrChange w:id="27" w:author="Chris Satterlee" w:date="2022-02-27T15:24:00Z">
              <w:rPr>
                <w:rStyle w:val="Hyperlink"/>
                <w:noProof/>
              </w:rPr>
            </w:rPrChange>
          </w:rPr>
          <w:fldChar w:fldCharType="end"/>
        </w:r>
      </w:ins>
    </w:p>
    <w:p w14:paraId="78E83951" w14:textId="4B529EC2" w:rsidR="004C15BE" w:rsidRPr="00FB7EC5" w:rsidRDefault="004C15BE" w:rsidP="00FB7EC5">
      <w:pPr>
        <w:pStyle w:val="TOC1"/>
        <w:rPr>
          <w:ins w:id="28" w:author="Chris Satterlee" w:date="2022-02-27T15:21:00Z"/>
          <w:noProof/>
          <w:szCs w:val="24"/>
          <w:lang w:eastAsia="ja-JP"/>
        </w:rPr>
      </w:pPr>
      <w:ins w:id="29" w:author="Chris Satterlee" w:date="2022-02-27T15:21:00Z">
        <w:r w:rsidRPr="004C15BE">
          <w:rPr>
            <w:rStyle w:val="Hyperlink"/>
            <w:b w:val="0"/>
            <w:caps w:val="0"/>
            <w:noProof/>
            <w:sz w:val="24"/>
            <w:rPrChange w:id="30" w:author="Chris Satterlee" w:date="2022-02-27T15:24:00Z">
              <w:rPr>
                <w:rStyle w:val="Hyperlink"/>
                <w:noProof/>
              </w:rPr>
            </w:rPrChange>
          </w:rPr>
          <w:fldChar w:fldCharType="begin"/>
        </w:r>
        <w:r w:rsidRPr="004C15BE">
          <w:rPr>
            <w:rStyle w:val="Hyperlink"/>
            <w:b w:val="0"/>
            <w:caps w:val="0"/>
            <w:noProof/>
            <w:sz w:val="24"/>
            <w:rPrChange w:id="31" w:author="Chris Satterlee" w:date="2022-02-27T15:24:00Z">
              <w:rPr>
                <w:rStyle w:val="Hyperlink"/>
                <w:noProof/>
              </w:rPr>
            </w:rPrChange>
          </w:rPr>
          <w:instrText xml:space="preserve"> </w:instrText>
        </w:r>
        <w:r w:rsidRPr="00FB7EC5">
          <w:rPr>
            <w:noProof/>
          </w:rPr>
          <w:instrText>HYPERLINK \l "_Toc96867679"</w:instrText>
        </w:r>
        <w:r w:rsidRPr="004C15BE">
          <w:rPr>
            <w:rStyle w:val="Hyperlink"/>
            <w:b w:val="0"/>
            <w:caps w:val="0"/>
            <w:noProof/>
            <w:sz w:val="24"/>
            <w:rPrChange w:id="32" w:author="Chris Satterlee" w:date="2022-02-27T15:24:00Z">
              <w:rPr>
                <w:rStyle w:val="Hyperlink"/>
                <w:noProof/>
              </w:rPr>
            </w:rPrChange>
          </w:rPr>
          <w:instrText xml:space="preserve"> </w:instrText>
        </w:r>
        <w:r w:rsidRPr="004C15BE">
          <w:rPr>
            <w:rStyle w:val="Hyperlink"/>
            <w:b w:val="0"/>
            <w:caps w:val="0"/>
            <w:noProof/>
            <w:sz w:val="24"/>
            <w:rPrChange w:id="33" w:author="Chris Satterlee" w:date="2022-02-27T15:24:00Z">
              <w:rPr>
                <w:rStyle w:val="Hyperlink"/>
                <w:noProof/>
              </w:rPr>
            </w:rPrChange>
          </w:rPr>
        </w:r>
        <w:r w:rsidRPr="004C15BE">
          <w:rPr>
            <w:rStyle w:val="Hyperlink"/>
            <w:b w:val="0"/>
            <w:caps w:val="0"/>
            <w:noProof/>
            <w:sz w:val="24"/>
            <w:rPrChange w:id="34" w:author="Chris Satterlee" w:date="2022-02-27T15:24:00Z">
              <w:rPr>
                <w:rStyle w:val="Hyperlink"/>
                <w:noProof/>
              </w:rPr>
            </w:rPrChange>
          </w:rPr>
          <w:fldChar w:fldCharType="separate"/>
        </w:r>
        <w:r w:rsidRPr="004C15BE">
          <w:rPr>
            <w:rStyle w:val="Hyperlink"/>
            <w:b w:val="0"/>
            <w:caps w:val="0"/>
            <w:noProof/>
            <w:sz w:val="24"/>
            <w:rPrChange w:id="35" w:author="Chris Satterlee" w:date="2022-02-27T15:24:00Z">
              <w:rPr>
                <w:rStyle w:val="Hyperlink"/>
                <w:noProof/>
              </w:rPr>
            </w:rPrChange>
          </w:rPr>
          <w:t>Step 2:</w:t>
        </w:r>
        <w:r w:rsidRPr="00FB7EC5">
          <w:rPr>
            <w:noProof/>
            <w:szCs w:val="24"/>
            <w:lang w:eastAsia="ja-JP"/>
          </w:rPr>
          <w:tab/>
        </w:r>
        <w:r w:rsidRPr="004C15BE">
          <w:rPr>
            <w:rStyle w:val="Hyperlink"/>
            <w:rFonts w:cs="Times New Roman (Body CS)"/>
            <w:b w:val="0"/>
            <w:caps w:val="0"/>
            <w:noProof/>
            <w:sz w:val="24"/>
            <w:rPrChange w:id="36" w:author="Chris Satterlee" w:date="2022-02-27T15:24:00Z">
              <w:rPr>
                <w:rStyle w:val="Hyperlink"/>
                <w:noProof/>
              </w:rPr>
            </w:rPrChange>
          </w:rPr>
          <w:t>Install</w:t>
        </w:r>
        <w:r w:rsidRPr="004C15BE">
          <w:rPr>
            <w:rStyle w:val="Hyperlink"/>
            <w:b w:val="0"/>
            <w:caps w:val="0"/>
            <w:noProof/>
            <w:sz w:val="24"/>
            <w:rPrChange w:id="37" w:author="Chris Satterlee" w:date="2022-02-27T15:24:00Z">
              <w:rPr>
                <w:rStyle w:val="Hyperlink"/>
                <w:noProof/>
              </w:rPr>
            </w:rPrChange>
          </w:rPr>
          <w:t xml:space="preserve"> software</w:t>
        </w:r>
        <w:r w:rsidRPr="00FB7EC5">
          <w:rPr>
            <w:noProof/>
            <w:webHidden/>
          </w:rPr>
          <w:tab/>
        </w:r>
        <w:r w:rsidRPr="00FB7EC5">
          <w:rPr>
            <w:noProof/>
            <w:webHidden/>
          </w:rPr>
          <w:fldChar w:fldCharType="begin"/>
        </w:r>
        <w:r w:rsidRPr="00FB7EC5">
          <w:rPr>
            <w:noProof/>
            <w:webHidden/>
          </w:rPr>
          <w:instrText xml:space="preserve"> PAGEREF _Toc96867679 \h </w:instrText>
        </w:r>
        <w:r w:rsidRPr="00FB7EC5">
          <w:rPr>
            <w:noProof/>
            <w:webHidden/>
          </w:rPr>
        </w:r>
      </w:ins>
      <w:r w:rsidRPr="00FB7EC5">
        <w:rPr>
          <w:noProof/>
          <w:webHidden/>
        </w:rPr>
        <w:fldChar w:fldCharType="separate"/>
      </w:r>
      <w:ins w:id="38" w:author="Chris Satterlee" w:date="2022-02-27T15:27:00Z">
        <w:r w:rsidR="00FB7EC5">
          <w:rPr>
            <w:noProof/>
            <w:webHidden/>
          </w:rPr>
          <w:t>5</w:t>
        </w:r>
      </w:ins>
      <w:ins w:id="39" w:author="Chris Satterlee" w:date="2022-02-27T15:21:00Z">
        <w:r w:rsidRPr="00FB7EC5">
          <w:rPr>
            <w:noProof/>
            <w:webHidden/>
          </w:rPr>
          <w:fldChar w:fldCharType="end"/>
        </w:r>
        <w:r w:rsidRPr="004C15BE">
          <w:rPr>
            <w:rStyle w:val="Hyperlink"/>
            <w:b w:val="0"/>
            <w:caps w:val="0"/>
            <w:noProof/>
            <w:sz w:val="24"/>
            <w:rPrChange w:id="40" w:author="Chris Satterlee" w:date="2022-02-27T15:24:00Z">
              <w:rPr>
                <w:rStyle w:val="Hyperlink"/>
                <w:noProof/>
              </w:rPr>
            </w:rPrChange>
          </w:rPr>
          <w:fldChar w:fldCharType="end"/>
        </w:r>
      </w:ins>
    </w:p>
    <w:p w14:paraId="7FEBDF85" w14:textId="3824907C" w:rsidR="004C15BE" w:rsidRPr="00FB7EC5" w:rsidRDefault="004C15BE" w:rsidP="00FB7EC5">
      <w:pPr>
        <w:pStyle w:val="TOC1"/>
        <w:rPr>
          <w:ins w:id="41" w:author="Chris Satterlee" w:date="2022-02-27T15:21:00Z"/>
          <w:noProof/>
          <w:szCs w:val="24"/>
          <w:lang w:eastAsia="ja-JP"/>
        </w:rPr>
      </w:pPr>
      <w:ins w:id="42" w:author="Chris Satterlee" w:date="2022-02-27T15:21:00Z">
        <w:r w:rsidRPr="004C15BE">
          <w:rPr>
            <w:rStyle w:val="Hyperlink"/>
            <w:b w:val="0"/>
            <w:caps w:val="0"/>
            <w:noProof/>
            <w:sz w:val="24"/>
            <w:rPrChange w:id="43" w:author="Chris Satterlee" w:date="2022-02-27T15:24:00Z">
              <w:rPr>
                <w:rStyle w:val="Hyperlink"/>
                <w:noProof/>
              </w:rPr>
            </w:rPrChange>
          </w:rPr>
          <w:fldChar w:fldCharType="begin"/>
        </w:r>
        <w:r w:rsidRPr="004C15BE">
          <w:rPr>
            <w:rStyle w:val="Hyperlink"/>
            <w:b w:val="0"/>
            <w:caps w:val="0"/>
            <w:noProof/>
            <w:sz w:val="24"/>
            <w:rPrChange w:id="44" w:author="Chris Satterlee" w:date="2022-02-27T15:24:00Z">
              <w:rPr>
                <w:rStyle w:val="Hyperlink"/>
                <w:noProof/>
              </w:rPr>
            </w:rPrChange>
          </w:rPr>
          <w:instrText xml:space="preserve"> </w:instrText>
        </w:r>
        <w:r w:rsidRPr="00FB7EC5">
          <w:rPr>
            <w:noProof/>
          </w:rPr>
          <w:instrText>HYPERLINK \l "_Toc96867680"</w:instrText>
        </w:r>
        <w:r w:rsidRPr="004C15BE">
          <w:rPr>
            <w:rStyle w:val="Hyperlink"/>
            <w:b w:val="0"/>
            <w:caps w:val="0"/>
            <w:noProof/>
            <w:sz w:val="24"/>
            <w:rPrChange w:id="45" w:author="Chris Satterlee" w:date="2022-02-27T15:24:00Z">
              <w:rPr>
                <w:rStyle w:val="Hyperlink"/>
                <w:noProof/>
              </w:rPr>
            </w:rPrChange>
          </w:rPr>
          <w:instrText xml:space="preserve"> </w:instrText>
        </w:r>
        <w:r w:rsidRPr="004C15BE">
          <w:rPr>
            <w:rStyle w:val="Hyperlink"/>
            <w:b w:val="0"/>
            <w:caps w:val="0"/>
            <w:noProof/>
            <w:sz w:val="24"/>
            <w:rPrChange w:id="46" w:author="Chris Satterlee" w:date="2022-02-27T15:24:00Z">
              <w:rPr>
                <w:rStyle w:val="Hyperlink"/>
                <w:noProof/>
              </w:rPr>
            </w:rPrChange>
          </w:rPr>
        </w:r>
        <w:r w:rsidRPr="004C15BE">
          <w:rPr>
            <w:rStyle w:val="Hyperlink"/>
            <w:b w:val="0"/>
            <w:caps w:val="0"/>
            <w:noProof/>
            <w:sz w:val="24"/>
            <w:rPrChange w:id="47" w:author="Chris Satterlee" w:date="2022-02-27T15:24:00Z">
              <w:rPr>
                <w:rStyle w:val="Hyperlink"/>
                <w:noProof/>
              </w:rPr>
            </w:rPrChange>
          </w:rPr>
          <w:fldChar w:fldCharType="separate"/>
        </w:r>
        <w:r w:rsidRPr="004C15BE">
          <w:rPr>
            <w:rStyle w:val="Hyperlink"/>
            <w:b w:val="0"/>
            <w:caps w:val="0"/>
            <w:noProof/>
            <w:sz w:val="24"/>
            <w:rPrChange w:id="48" w:author="Chris Satterlee" w:date="2022-02-27T15:24:00Z">
              <w:rPr>
                <w:rStyle w:val="Hyperlink"/>
                <w:noProof/>
              </w:rPr>
            </w:rPrChange>
          </w:rPr>
          <w:t>Step 3:</w:t>
        </w:r>
        <w:r w:rsidRPr="00FB7EC5">
          <w:rPr>
            <w:noProof/>
            <w:szCs w:val="24"/>
            <w:lang w:eastAsia="ja-JP"/>
          </w:rPr>
          <w:tab/>
        </w:r>
        <w:r w:rsidRPr="004C15BE">
          <w:rPr>
            <w:rStyle w:val="Hyperlink"/>
            <w:b w:val="0"/>
            <w:caps w:val="0"/>
            <w:noProof/>
            <w:sz w:val="24"/>
            <w:rPrChange w:id="49" w:author="Chris Satterlee" w:date="2022-02-27T15:24:00Z">
              <w:rPr>
                <w:rStyle w:val="Hyperlink"/>
                <w:noProof/>
              </w:rPr>
            </w:rPrChange>
          </w:rPr>
          <w:t>Order PCB</w:t>
        </w:r>
        <w:r w:rsidRPr="00FB7EC5">
          <w:rPr>
            <w:noProof/>
            <w:webHidden/>
          </w:rPr>
          <w:tab/>
        </w:r>
        <w:r w:rsidRPr="00FB7EC5">
          <w:rPr>
            <w:noProof/>
            <w:webHidden/>
          </w:rPr>
          <w:fldChar w:fldCharType="begin"/>
        </w:r>
        <w:r w:rsidRPr="00FB7EC5">
          <w:rPr>
            <w:noProof/>
            <w:webHidden/>
          </w:rPr>
          <w:instrText xml:space="preserve"> PAGEREF _Toc96867680 \h </w:instrText>
        </w:r>
        <w:r w:rsidRPr="00FB7EC5">
          <w:rPr>
            <w:noProof/>
            <w:webHidden/>
          </w:rPr>
        </w:r>
      </w:ins>
      <w:r w:rsidRPr="00FB7EC5">
        <w:rPr>
          <w:noProof/>
          <w:webHidden/>
        </w:rPr>
        <w:fldChar w:fldCharType="separate"/>
      </w:r>
      <w:ins w:id="50" w:author="Chris Satterlee" w:date="2022-02-27T15:27:00Z">
        <w:r w:rsidR="00FB7EC5">
          <w:rPr>
            <w:noProof/>
            <w:webHidden/>
          </w:rPr>
          <w:t>5</w:t>
        </w:r>
      </w:ins>
      <w:ins w:id="51" w:author="Chris Satterlee" w:date="2022-02-27T15:21:00Z">
        <w:r w:rsidRPr="00FB7EC5">
          <w:rPr>
            <w:noProof/>
            <w:webHidden/>
          </w:rPr>
          <w:fldChar w:fldCharType="end"/>
        </w:r>
        <w:r w:rsidRPr="004C15BE">
          <w:rPr>
            <w:rStyle w:val="Hyperlink"/>
            <w:b w:val="0"/>
            <w:caps w:val="0"/>
            <w:noProof/>
            <w:sz w:val="24"/>
            <w:rPrChange w:id="52" w:author="Chris Satterlee" w:date="2022-02-27T15:24:00Z">
              <w:rPr>
                <w:rStyle w:val="Hyperlink"/>
                <w:noProof/>
              </w:rPr>
            </w:rPrChange>
          </w:rPr>
          <w:fldChar w:fldCharType="end"/>
        </w:r>
      </w:ins>
    </w:p>
    <w:p w14:paraId="16EADE57" w14:textId="22158619" w:rsidR="004C15BE" w:rsidRPr="00FB7EC5" w:rsidRDefault="004C15BE" w:rsidP="00FB7EC5">
      <w:pPr>
        <w:pStyle w:val="TOC1"/>
        <w:rPr>
          <w:ins w:id="53" w:author="Chris Satterlee" w:date="2022-02-27T15:21:00Z"/>
          <w:noProof/>
          <w:szCs w:val="24"/>
          <w:lang w:eastAsia="ja-JP"/>
        </w:rPr>
      </w:pPr>
      <w:ins w:id="54" w:author="Chris Satterlee" w:date="2022-02-27T15:21:00Z">
        <w:r w:rsidRPr="004C15BE">
          <w:rPr>
            <w:rStyle w:val="Hyperlink"/>
            <w:b w:val="0"/>
            <w:caps w:val="0"/>
            <w:noProof/>
            <w:sz w:val="24"/>
            <w:rPrChange w:id="55" w:author="Chris Satterlee" w:date="2022-02-27T15:24:00Z">
              <w:rPr>
                <w:rStyle w:val="Hyperlink"/>
                <w:noProof/>
              </w:rPr>
            </w:rPrChange>
          </w:rPr>
          <w:fldChar w:fldCharType="begin"/>
        </w:r>
        <w:r w:rsidRPr="004C15BE">
          <w:rPr>
            <w:rStyle w:val="Hyperlink"/>
            <w:b w:val="0"/>
            <w:caps w:val="0"/>
            <w:noProof/>
            <w:sz w:val="24"/>
            <w:rPrChange w:id="56" w:author="Chris Satterlee" w:date="2022-02-27T15:24:00Z">
              <w:rPr>
                <w:rStyle w:val="Hyperlink"/>
                <w:noProof/>
              </w:rPr>
            </w:rPrChange>
          </w:rPr>
          <w:instrText xml:space="preserve"> </w:instrText>
        </w:r>
        <w:r w:rsidRPr="00FB7EC5">
          <w:rPr>
            <w:noProof/>
          </w:rPr>
          <w:instrText>HYPERLINK \l "_Toc96867681"</w:instrText>
        </w:r>
        <w:r w:rsidRPr="004C15BE">
          <w:rPr>
            <w:rStyle w:val="Hyperlink"/>
            <w:b w:val="0"/>
            <w:caps w:val="0"/>
            <w:noProof/>
            <w:sz w:val="24"/>
            <w:rPrChange w:id="57" w:author="Chris Satterlee" w:date="2022-02-27T15:24:00Z">
              <w:rPr>
                <w:rStyle w:val="Hyperlink"/>
                <w:noProof/>
              </w:rPr>
            </w:rPrChange>
          </w:rPr>
          <w:instrText xml:space="preserve"> </w:instrText>
        </w:r>
        <w:r w:rsidRPr="004C15BE">
          <w:rPr>
            <w:rStyle w:val="Hyperlink"/>
            <w:b w:val="0"/>
            <w:caps w:val="0"/>
            <w:noProof/>
            <w:sz w:val="24"/>
            <w:rPrChange w:id="58" w:author="Chris Satterlee" w:date="2022-02-27T15:24:00Z">
              <w:rPr>
                <w:rStyle w:val="Hyperlink"/>
                <w:noProof/>
              </w:rPr>
            </w:rPrChange>
          </w:rPr>
        </w:r>
        <w:r w:rsidRPr="004C15BE">
          <w:rPr>
            <w:rStyle w:val="Hyperlink"/>
            <w:b w:val="0"/>
            <w:caps w:val="0"/>
            <w:noProof/>
            <w:sz w:val="24"/>
            <w:rPrChange w:id="59" w:author="Chris Satterlee" w:date="2022-02-27T15:24:00Z">
              <w:rPr>
                <w:rStyle w:val="Hyperlink"/>
                <w:noProof/>
              </w:rPr>
            </w:rPrChange>
          </w:rPr>
          <w:fldChar w:fldCharType="separate"/>
        </w:r>
        <w:r w:rsidRPr="004C15BE">
          <w:rPr>
            <w:rStyle w:val="Hyperlink"/>
            <w:b w:val="0"/>
            <w:caps w:val="0"/>
            <w:noProof/>
            <w:sz w:val="24"/>
            <w:rPrChange w:id="60" w:author="Chris Satterlee" w:date="2022-02-27T15:24:00Z">
              <w:rPr>
                <w:rStyle w:val="Hyperlink"/>
                <w:noProof/>
              </w:rPr>
            </w:rPrChange>
          </w:rPr>
          <w:t>Step 4:</w:t>
        </w:r>
        <w:r w:rsidRPr="00FB7EC5">
          <w:rPr>
            <w:noProof/>
            <w:szCs w:val="24"/>
            <w:lang w:eastAsia="ja-JP"/>
          </w:rPr>
          <w:tab/>
        </w:r>
        <w:r w:rsidRPr="004C15BE">
          <w:rPr>
            <w:rStyle w:val="Hyperlink"/>
            <w:b w:val="0"/>
            <w:caps w:val="0"/>
            <w:noProof/>
            <w:sz w:val="24"/>
            <w:rPrChange w:id="61" w:author="Chris Satterlee" w:date="2022-02-27T15:24:00Z">
              <w:rPr>
                <w:rStyle w:val="Hyperlink"/>
                <w:noProof/>
              </w:rPr>
            </w:rPrChange>
          </w:rPr>
          <w:t>Buy other parts</w:t>
        </w:r>
        <w:r w:rsidRPr="00FB7EC5">
          <w:rPr>
            <w:noProof/>
            <w:webHidden/>
          </w:rPr>
          <w:tab/>
        </w:r>
        <w:r w:rsidRPr="00FB7EC5">
          <w:rPr>
            <w:noProof/>
            <w:webHidden/>
          </w:rPr>
          <w:fldChar w:fldCharType="begin"/>
        </w:r>
        <w:r w:rsidRPr="00FB7EC5">
          <w:rPr>
            <w:noProof/>
            <w:webHidden/>
          </w:rPr>
          <w:instrText xml:space="preserve"> PAGEREF _Toc96867681 \h </w:instrText>
        </w:r>
        <w:r w:rsidRPr="00FB7EC5">
          <w:rPr>
            <w:noProof/>
            <w:webHidden/>
          </w:rPr>
        </w:r>
      </w:ins>
      <w:r w:rsidRPr="00FB7EC5">
        <w:rPr>
          <w:noProof/>
          <w:webHidden/>
        </w:rPr>
        <w:fldChar w:fldCharType="separate"/>
      </w:r>
      <w:ins w:id="62" w:author="Chris Satterlee" w:date="2022-02-27T15:27:00Z">
        <w:r w:rsidR="00FB7EC5">
          <w:rPr>
            <w:noProof/>
            <w:webHidden/>
          </w:rPr>
          <w:t>6</w:t>
        </w:r>
      </w:ins>
      <w:ins w:id="63" w:author="Chris Satterlee" w:date="2022-02-27T15:21:00Z">
        <w:r w:rsidRPr="00FB7EC5">
          <w:rPr>
            <w:noProof/>
            <w:webHidden/>
          </w:rPr>
          <w:fldChar w:fldCharType="end"/>
        </w:r>
        <w:r w:rsidRPr="004C15BE">
          <w:rPr>
            <w:rStyle w:val="Hyperlink"/>
            <w:b w:val="0"/>
            <w:caps w:val="0"/>
            <w:noProof/>
            <w:sz w:val="24"/>
            <w:rPrChange w:id="64" w:author="Chris Satterlee" w:date="2022-02-27T15:24:00Z">
              <w:rPr>
                <w:rStyle w:val="Hyperlink"/>
                <w:noProof/>
              </w:rPr>
            </w:rPrChange>
          </w:rPr>
          <w:fldChar w:fldCharType="end"/>
        </w:r>
      </w:ins>
    </w:p>
    <w:p w14:paraId="4B606E2C" w14:textId="035D0E4C" w:rsidR="004C15BE" w:rsidRPr="00FB7EC5" w:rsidRDefault="004C15BE" w:rsidP="00FB7EC5">
      <w:pPr>
        <w:pStyle w:val="TOC1"/>
        <w:rPr>
          <w:ins w:id="65" w:author="Chris Satterlee" w:date="2022-02-27T15:21:00Z"/>
          <w:noProof/>
          <w:szCs w:val="24"/>
          <w:lang w:eastAsia="ja-JP"/>
        </w:rPr>
      </w:pPr>
      <w:ins w:id="66" w:author="Chris Satterlee" w:date="2022-02-27T15:21:00Z">
        <w:r w:rsidRPr="004C15BE">
          <w:rPr>
            <w:rStyle w:val="Hyperlink"/>
            <w:b w:val="0"/>
            <w:caps w:val="0"/>
            <w:noProof/>
            <w:sz w:val="24"/>
            <w:rPrChange w:id="67" w:author="Chris Satterlee" w:date="2022-02-27T15:24:00Z">
              <w:rPr>
                <w:rStyle w:val="Hyperlink"/>
                <w:noProof/>
              </w:rPr>
            </w:rPrChange>
          </w:rPr>
          <w:fldChar w:fldCharType="begin"/>
        </w:r>
        <w:r w:rsidRPr="004C15BE">
          <w:rPr>
            <w:rStyle w:val="Hyperlink"/>
            <w:b w:val="0"/>
            <w:caps w:val="0"/>
            <w:noProof/>
            <w:sz w:val="24"/>
            <w:rPrChange w:id="68" w:author="Chris Satterlee" w:date="2022-02-27T15:24:00Z">
              <w:rPr>
                <w:rStyle w:val="Hyperlink"/>
                <w:noProof/>
              </w:rPr>
            </w:rPrChange>
          </w:rPr>
          <w:instrText xml:space="preserve"> </w:instrText>
        </w:r>
        <w:r w:rsidRPr="00FB7EC5">
          <w:rPr>
            <w:noProof/>
          </w:rPr>
          <w:instrText>HYPERLINK \l "_Toc96867682"</w:instrText>
        </w:r>
        <w:r w:rsidRPr="004C15BE">
          <w:rPr>
            <w:rStyle w:val="Hyperlink"/>
            <w:b w:val="0"/>
            <w:caps w:val="0"/>
            <w:noProof/>
            <w:sz w:val="24"/>
            <w:rPrChange w:id="69" w:author="Chris Satterlee" w:date="2022-02-27T15:24:00Z">
              <w:rPr>
                <w:rStyle w:val="Hyperlink"/>
                <w:noProof/>
              </w:rPr>
            </w:rPrChange>
          </w:rPr>
          <w:instrText xml:space="preserve"> </w:instrText>
        </w:r>
        <w:r w:rsidRPr="004C15BE">
          <w:rPr>
            <w:rStyle w:val="Hyperlink"/>
            <w:b w:val="0"/>
            <w:caps w:val="0"/>
            <w:noProof/>
            <w:sz w:val="24"/>
            <w:rPrChange w:id="70" w:author="Chris Satterlee" w:date="2022-02-27T15:24:00Z">
              <w:rPr>
                <w:rStyle w:val="Hyperlink"/>
                <w:noProof/>
              </w:rPr>
            </w:rPrChange>
          </w:rPr>
        </w:r>
        <w:r w:rsidRPr="004C15BE">
          <w:rPr>
            <w:rStyle w:val="Hyperlink"/>
            <w:b w:val="0"/>
            <w:caps w:val="0"/>
            <w:noProof/>
            <w:sz w:val="24"/>
            <w:rPrChange w:id="71" w:author="Chris Satterlee" w:date="2022-02-27T15:24:00Z">
              <w:rPr>
                <w:rStyle w:val="Hyperlink"/>
                <w:noProof/>
              </w:rPr>
            </w:rPrChange>
          </w:rPr>
          <w:fldChar w:fldCharType="separate"/>
        </w:r>
        <w:r w:rsidRPr="004C15BE">
          <w:rPr>
            <w:rStyle w:val="Hyperlink"/>
            <w:b w:val="0"/>
            <w:caps w:val="0"/>
            <w:noProof/>
            <w:sz w:val="24"/>
            <w:rPrChange w:id="72" w:author="Chris Satterlee" w:date="2022-02-27T15:24:00Z">
              <w:rPr>
                <w:rStyle w:val="Hyperlink"/>
                <w:noProof/>
              </w:rPr>
            </w:rPrChange>
          </w:rPr>
          <w:t>Step 5:</w:t>
        </w:r>
        <w:r w:rsidRPr="00FB7EC5">
          <w:rPr>
            <w:noProof/>
            <w:szCs w:val="24"/>
            <w:lang w:eastAsia="ja-JP"/>
          </w:rPr>
          <w:tab/>
        </w:r>
        <w:r w:rsidRPr="004C15BE">
          <w:rPr>
            <w:rStyle w:val="Hyperlink"/>
            <w:b w:val="0"/>
            <w:caps w:val="0"/>
            <w:noProof/>
            <w:sz w:val="24"/>
            <w:rPrChange w:id="73" w:author="Chris Satterlee" w:date="2022-02-27T15:24:00Z">
              <w:rPr>
                <w:rStyle w:val="Hyperlink"/>
                <w:noProof/>
              </w:rPr>
            </w:rPrChange>
          </w:rPr>
          <w:t>Gather / buy tools</w:t>
        </w:r>
        <w:r w:rsidRPr="00FB7EC5">
          <w:rPr>
            <w:noProof/>
            <w:webHidden/>
          </w:rPr>
          <w:tab/>
        </w:r>
        <w:r w:rsidRPr="00FB7EC5">
          <w:rPr>
            <w:noProof/>
            <w:webHidden/>
          </w:rPr>
          <w:fldChar w:fldCharType="begin"/>
        </w:r>
        <w:r w:rsidRPr="00FB7EC5">
          <w:rPr>
            <w:noProof/>
            <w:webHidden/>
          </w:rPr>
          <w:instrText xml:space="preserve"> PAGEREF _Toc96867682 \h </w:instrText>
        </w:r>
        <w:r w:rsidRPr="00FB7EC5">
          <w:rPr>
            <w:noProof/>
            <w:webHidden/>
          </w:rPr>
        </w:r>
      </w:ins>
      <w:r w:rsidRPr="00FB7EC5">
        <w:rPr>
          <w:noProof/>
          <w:webHidden/>
        </w:rPr>
        <w:fldChar w:fldCharType="separate"/>
      </w:r>
      <w:ins w:id="74" w:author="Chris Satterlee" w:date="2022-02-27T15:27:00Z">
        <w:r w:rsidR="00FB7EC5">
          <w:rPr>
            <w:noProof/>
            <w:webHidden/>
          </w:rPr>
          <w:t>7</w:t>
        </w:r>
      </w:ins>
      <w:ins w:id="75" w:author="Chris Satterlee" w:date="2022-02-27T15:21:00Z">
        <w:r w:rsidRPr="00FB7EC5">
          <w:rPr>
            <w:noProof/>
            <w:webHidden/>
          </w:rPr>
          <w:fldChar w:fldCharType="end"/>
        </w:r>
        <w:r w:rsidRPr="004C15BE">
          <w:rPr>
            <w:rStyle w:val="Hyperlink"/>
            <w:b w:val="0"/>
            <w:caps w:val="0"/>
            <w:noProof/>
            <w:sz w:val="24"/>
            <w:rPrChange w:id="76" w:author="Chris Satterlee" w:date="2022-02-27T15:24:00Z">
              <w:rPr>
                <w:rStyle w:val="Hyperlink"/>
                <w:noProof/>
              </w:rPr>
            </w:rPrChange>
          </w:rPr>
          <w:fldChar w:fldCharType="end"/>
        </w:r>
      </w:ins>
    </w:p>
    <w:p w14:paraId="4D6F5B29" w14:textId="4D4A9190" w:rsidR="004C15BE" w:rsidRPr="00FB7EC5" w:rsidRDefault="004C15BE" w:rsidP="00FB7EC5">
      <w:pPr>
        <w:pStyle w:val="TOC1"/>
        <w:rPr>
          <w:ins w:id="77" w:author="Chris Satterlee" w:date="2022-02-27T15:21:00Z"/>
          <w:noProof/>
          <w:szCs w:val="24"/>
          <w:lang w:eastAsia="ja-JP"/>
        </w:rPr>
      </w:pPr>
      <w:ins w:id="78" w:author="Chris Satterlee" w:date="2022-02-27T15:21:00Z">
        <w:r w:rsidRPr="004C15BE">
          <w:rPr>
            <w:rStyle w:val="Hyperlink"/>
            <w:b w:val="0"/>
            <w:caps w:val="0"/>
            <w:noProof/>
            <w:sz w:val="24"/>
            <w:rPrChange w:id="79" w:author="Chris Satterlee" w:date="2022-02-27T15:24:00Z">
              <w:rPr>
                <w:rStyle w:val="Hyperlink"/>
                <w:noProof/>
              </w:rPr>
            </w:rPrChange>
          </w:rPr>
          <w:fldChar w:fldCharType="begin"/>
        </w:r>
        <w:r w:rsidRPr="004C15BE">
          <w:rPr>
            <w:rStyle w:val="Hyperlink"/>
            <w:b w:val="0"/>
            <w:caps w:val="0"/>
            <w:noProof/>
            <w:sz w:val="24"/>
            <w:rPrChange w:id="80" w:author="Chris Satterlee" w:date="2022-02-27T15:24:00Z">
              <w:rPr>
                <w:rStyle w:val="Hyperlink"/>
                <w:noProof/>
              </w:rPr>
            </w:rPrChange>
          </w:rPr>
          <w:instrText xml:space="preserve"> </w:instrText>
        </w:r>
        <w:r w:rsidRPr="00FB7EC5">
          <w:rPr>
            <w:noProof/>
          </w:rPr>
          <w:instrText>HYPERLINK \l "_Toc96867683"</w:instrText>
        </w:r>
        <w:r w:rsidRPr="004C15BE">
          <w:rPr>
            <w:rStyle w:val="Hyperlink"/>
            <w:b w:val="0"/>
            <w:caps w:val="0"/>
            <w:noProof/>
            <w:sz w:val="24"/>
            <w:rPrChange w:id="81" w:author="Chris Satterlee" w:date="2022-02-27T15:24:00Z">
              <w:rPr>
                <w:rStyle w:val="Hyperlink"/>
                <w:noProof/>
              </w:rPr>
            </w:rPrChange>
          </w:rPr>
          <w:instrText xml:space="preserve"> </w:instrText>
        </w:r>
        <w:r w:rsidRPr="004C15BE">
          <w:rPr>
            <w:rStyle w:val="Hyperlink"/>
            <w:b w:val="0"/>
            <w:caps w:val="0"/>
            <w:noProof/>
            <w:sz w:val="24"/>
            <w:rPrChange w:id="82" w:author="Chris Satterlee" w:date="2022-02-27T15:24:00Z">
              <w:rPr>
                <w:rStyle w:val="Hyperlink"/>
                <w:noProof/>
              </w:rPr>
            </w:rPrChange>
          </w:rPr>
        </w:r>
        <w:r w:rsidRPr="004C15BE">
          <w:rPr>
            <w:rStyle w:val="Hyperlink"/>
            <w:b w:val="0"/>
            <w:caps w:val="0"/>
            <w:noProof/>
            <w:sz w:val="24"/>
            <w:rPrChange w:id="83" w:author="Chris Satterlee" w:date="2022-02-27T15:24:00Z">
              <w:rPr>
                <w:rStyle w:val="Hyperlink"/>
                <w:noProof/>
              </w:rPr>
            </w:rPrChange>
          </w:rPr>
          <w:fldChar w:fldCharType="separate"/>
        </w:r>
        <w:r w:rsidRPr="004C15BE">
          <w:rPr>
            <w:rStyle w:val="Hyperlink"/>
            <w:b w:val="0"/>
            <w:caps w:val="0"/>
            <w:noProof/>
            <w:sz w:val="24"/>
            <w:rPrChange w:id="84" w:author="Chris Satterlee" w:date="2022-02-27T15:24:00Z">
              <w:rPr>
                <w:rStyle w:val="Hyperlink"/>
                <w:noProof/>
              </w:rPr>
            </w:rPrChange>
          </w:rPr>
          <w:t>Step 6:</w:t>
        </w:r>
        <w:r w:rsidRPr="00FB7EC5">
          <w:rPr>
            <w:noProof/>
            <w:szCs w:val="24"/>
            <w:lang w:eastAsia="ja-JP"/>
          </w:rPr>
          <w:tab/>
        </w:r>
        <w:r w:rsidRPr="004C15BE">
          <w:rPr>
            <w:rStyle w:val="Hyperlink"/>
            <w:b w:val="0"/>
            <w:caps w:val="0"/>
            <w:noProof/>
            <w:sz w:val="24"/>
            <w:rPrChange w:id="85" w:author="Chris Satterlee" w:date="2022-02-27T15:24:00Z">
              <w:rPr>
                <w:rStyle w:val="Hyperlink"/>
                <w:noProof/>
              </w:rPr>
            </w:rPrChange>
          </w:rPr>
          <w:t>Manually test the relay module</w:t>
        </w:r>
        <w:r w:rsidRPr="00FB7EC5">
          <w:rPr>
            <w:noProof/>
            <w:webHidden/>
          </w:rPr>
          <w:tab/>
        </w:r>
        <w:r w:rsidRPr="00FB7EC5">
          <w:rPr>
            <w:noProof/>
            <w:webHidden/>
          </w:rPr>
          <w:fldChar w:fldCharType="begin"/>
        </w:r>
        <w:r w:rsidRPr="00FB7EC5">
          <w:rPr>
            <w:noProof/>
            <w:webHidden/>
          </w:rPr>
          <w:instrText xml:space="preserve"> PAGEREF _Toc96867683 \h </w:instrText>
        </w:r>
        <w:r w:rsidRPr="00FB7EC5">
          <w:rPr>
            <w:noProof/>
            <w:webHidden/>
          </w:rPr>
        </w:r>
      </w:ins>
      <w:r w:rsidRPr="00FB7EC5">
        <w:rPr>
          <w:noProof/>
          <w:webHidden/>
        </w:rPr>
        <w:fldChar w:fldCharType="separate"/>
      </w:r>
      <w:ins w:id="86" w:author="Chris Satterlee" w:date="2022-02-27T15:27:00Z">
        <w:r w:rsidR="00FB7EC5">
          <w:rPr>
            <w:noProof/>
            <w:webHidden/>
          </w:rPr>
          <w:t>8</w:t>
        </w:r>
      </w:ins>
      <w:ins w:id="87" w:author="Chris Satterlee" w:date="2022-02-27T15:21:00Z">
        <w:r w:rsidRPr="00FB7EC5">
          <w:rPr>
            <w:noProof/>
            <w:webHidden/>
          </w:rPr>
          <w:fldChar w:fldCharType="end"/>
        </w:r>
        <w:r w:rsidRPr="004C15BE">
          <w:rPr>
            <w:rStyle w:val="Hyperlink"/>
            <w:b w:val="0"/>
            <w:caps w:val="0"/>
            <w:noProof/>
            <w:sz w:val="24"/>
            <w:rPrChange w:id="88" w:author="Chris Satterlee" w:date="2022-02-27T15:24:00Z">
              <w:rPr>
                <w:rStyle w:val="Hyperlink"/>
                <w:noProof/>
              </w:rPr>
            </w:rPrChange>
          </w:rPr>
          <w:fldChar w:fldCharType="end"/>
        </w:r>
      </w:ins>
    </w:p>
    <w:p w14:paraId="4409112E" w14:textId="006A22DC" w:rsidR="004C15BE" w:rsidRPr="00FB7EC5" w:rsidRDefault="004C15BE" w:rsidP="00FB7EC5">
      <w:pPr>
        <w:pStyle w:val="TOC1"/>
        <w:rPr>
          <w:ins w:id="89" w:author="Chris Satterlee" w:date="2022-02-27T15:21:00Z"/>
          <w:noProof/>
          <w:szCs w:val="24"/>
          <w:lang w:eastAsia="ja-JP"/>
        </w:rPr>
      </w:pPr>
      <w:ins w:id="90" w:author="Chris Satterlee" w:date="2022-02-27T15:21:00Z">
        <w:r w:rsidRPr="004C15BE">
          <w:rPr>
            <w:rStyle w:val="Hyperlink"/>
            <w:b w:val="0"/>
            <w:caps w:val="0"/>
            <w:noProof/>
            <w:sz w:val="24"/>
            <w:rPrChange w:id="91" w:author="Chris Satterlee" w:date="2022-02-27T15:24:00Z">
              <w:rPr>
                <w:rStyle w:val="Hyperlink"/>
                <w:noProof/>
              </w:rPr>
            </w:rPrChange>
          </w:rPr>
          <w:fldChar w:fldCharType="begin"/>
        </w:r>
        <w:r w:rsidRPr="004C15BE">
          <w:rPr>
            <w:rStyle w:val="Hyperlink"/>
            <w:b w:val="0"/>
            <w:caps w:val="0"/>
            <w:noProof/>
            <w:sz w:val="24"/>
            <w:rPrChange w:id="92" w:author="Chris Satterlee" w:date="2022-02-27T15:24:00Z">
              <w:rPr>
                <w:rStyle w:val="Hyperlink"/>
                <w:noProof/>
              </w:rPr>
            </w:rPrChange>
          </w:rPr>
          <w:instrText xml:space="preserve"> </w:instrText>
        </w:r>
        <w:r w:rsidRPr="00FB7EC5">
          <w:rPr>
            <w:noProof/>
          </w:rPr>
          <w:instrText>HYPERLINK \l "_Toc96867684"</w:instrText>
        </w:r>
        <w:r w:rsidRPr="004C15BE">
          <w:rPr>
            <w:rStyle w:val="Hyperlink"/>
            <w:b w:val="0"/>
            <w:caps w:val="0"/>
            <w:noProof/>
            <w:sz w:val="24"/>
            <w:rPrChange w:id="93" w:author="Chris Satterlee" w:date="2022-02-27T15:24:00Z">
              <w:rPr>
                <w:rStyle w:val="Hyperlink"/>
                <w:noProof/>
              </w:rPr>
            </w:rPrChange>
          </w:rPr>
          <w:instrText xml:space="preserve"> </w:instrText>
        </w:r>
        <w:r w:rsidRPr="004C15BE">
          <w:rPr>
            <w:rStyle w:val="Hyperlink"/>
            <w:b w:val="0"/>
            <w:caps w:val="0"/>
            <w:noProof/>
            <w:sz w:val="24"/>
            <w:rPrChange w:id="94" w:author="Chris Satterlee" w:date="2022-02-27T15:24:00Z">
              <w:rPr>
                <w:rStyle w:val="Hyperlink"/>
                <w:noProof/>
              </w:rPr>
            </w:rPrChange>
          </w:rPr>
        </w:r>
        <w:r w:rsidRPr="004C15BE">
          <w:rPr>
            <w:rStyle w:val="Hyperlink"/>
            <w:b w:val="0"/>
            <w:caps w:val="0"/>
            <w:noProof/>
            <w:sz w:val="24"/>
            <w:rPrChange w:id="95" w:author="Chris Satterlee" w:date="2022-02-27T15:24:00Z">
              <w:rPr>
                <w:rStyle w:val="Hyperlink"/>
                <w:noProof/>
              </w:rPr>
            </w:rPrChange>
          </w:rPr>
          <w:fldChar w:fldCharType="separate"/>
        </w:r>
        <w:r w:rsidRPr="004C15BE">
          <w:rPr>
            <w:rStyle w:val="Hyperlink"/>
            <w:b w:val="0"/>
            <w:caps w:val="0"/>
            <w:noProof/>
            <w:sz w:val="24"/>
            <w:rPrChange w:id="96" w:author="Chris Satterlee" w:date="2022-02-27T15:24:00Z">
              <w:rPr>
                <w:rStyle w:val="Hyperlink"/>
                <w:noProof/>
              </w:rPr>
            </w:rPrChange>
          </w:rPr>
          <w:t>Step 7:</w:t>
        </w:r>
        <w:r w:rsidRPr="00FB7EC5">
          <w:rPr>
            <w:noProof/>
            <w:szCs w:val="24"/>
            <w:lang w:eastAsia="ja-JP"/>
          </w:rPr>
          <w:tab/>
        </w:r>
        <w:r w:rsidRPr="004C15BE">
          <w:rPr>
            <w:rStyle w:val="Hyperlink"/>
            <w:b w:val="0"/>
            <w:caps w:val="0"/>
            <w:noProof/>
            <w:sz w:val="24"/>
            <w:rPrChange w:id="97" w:author="Chris Satterlee" w:date="2022-02-27T15:24:00Z">
              <w:rPr>
                <w:rStyle w:val="Hyperlink"/>
                <w:noProof/>
              </w:rPr>
            </w:rPrChange>
          </w:rPr>
          <w:t>Prepare for Soldering</w:t>
        </w:r>
        <w:r w:rsidRPr="00FB7EC5">
          <w:rPr>
            <w:noProof/>
            <w:webHidden/>
          </w:rPr>
          <w:tab/>
        </w:r>
        <w:r w:rsidRPr="00FB7EC5">
          <w:rPr>
            <w:noProof/>
            <w:webHidden/>
          </w:rPr>
          <w:fldChar w:fldCharType="begin"/>
        </w:r>
        <w:r w:rsidRPr="00FB7EC5">
          <w:rPr>
            <w:noProof/>
            <w:webHidden/>
          </w:rPr>
          <w:instrText xml:space="preserve"> PAGEREF _Toc96867684 \h </w:instrText>
        </w:r>
        <w:r w:rsidRPr="00FB7EC5">
          <w:rPr>
            <w:noProof/>
            <w:webHidden/>
          </w:rPr>
        </w:r>
      </w:ins>
      <w:r w:rsidRPr="00FB7EC5">
        <w:rPr>
          <w:noProof/>
          <w:webHidden/>
        </w:rPr>
        <w:fldChar w:fldCharType="separate"/>
      </w:r>
      <w:ins w:id="98" w:author="Chris Satterlee" w:date="2022-02-27T15:27:00Z">
        <w:r w:rsidR="00FB7EC5">
          <w:rPr>
            <w:noProof/>
            <w:webHidden/>
          </w:rPr>
          <w:t>9</w:t>
        </w:r>
      </w:ins>
      <w:ins w:id="99" w:author="Chris Satterlee" w:date="2022-02-27T15:21:00Z">
        <w:r w:rsidRPr="00FB7EC5">
          <w:rPr>
            <w:noProof/>
            <w:webHidden/>
          </w:rPr>
          <w:fldChar w:fldCharType="end"/>
        </w:r>
        <w:r w:rsidRPr="004C15BE">
          <w:rPr>
            <w:rStyle w:val="Hyperlink"/>
            <w:b w:val="0"/>
            <w:caps w:val="0"/>
            <w:noProof/>
            <w:sz w:val="24"/>
            <w:rPrChange w:id="100" w:author="Chris Satterlee" w:date="2022-02-27T15:24:00Z">
              <w:rPr>
                <w:rStyle w:val="Hyperlink"/>
                <w:noProof/>
              </w:rPr>
            </w:rPrChange>
          </w:rPr>
          <w:fldChar w:fldCharType="end"/>
        </w:r>
      </w:ins>
    </w:p>
    <w:p w14:paraId="2AE4F105" w14:textId="4CF17DD5" w:rsidR="004C15BE" w:rsidRPr="00FB7EC5" w:rsidRDefault="004C15BE" w:rsidP="00FB7EC5">
      <w:pPr>
        <w:pStyle w:val="TOC1"/>
        <w:rPr>
          <w:ins w:id="101" w:author="Chris Satterlee" w:date="2022-02-27T15:21:00Z"/>
          <w:noProof/>
          <w:szCs w:val="24"/>
          <w:lang w:eastAsia="ja-JP"/>
        </w:rPr>
      </w:pPr>
      <w:ins w:id="102" w:author="Chris Satterlee" w:date="2022-02-27T15:21:00Z">
        <w:r w:rsidRPr="004C15BE">
          <w:rPr>
            <w:rStyle w:val="Hyperlink"/>
            <w:b w:val="0"/>
            <w:caps w:val="0"/>
            <w:noProof/>
            <w:sz w:val="24"/>
            <w:rPrChange w:id="103" w:author="Chris Satterlee" w:date="2022-02-27T15:24:00Z">
              <w:rPr>
                <w:rStyle w:val="Hyperlink"/>
                <w:noProof/>
              </w:rPr>
            </w:rPrChange>
          </w:rPr>
          <w:fldChar w:fldCharType="begin"/>
        </w:r>
        <w:r w:rsidRPr="004C15BE">
          <w:rPr>
            <w:rStyle w:val="Hyperlink"/>
            <w:b w:val="0"/>
            <w:caps w:val="0"/>
            <w:noProof/>
            <w:sz w:val="24"/>
            <w:rPrChange w:id="104" w:author="Chris Satterlee" w:date="2022-02-27T15:24:00Z">
              <w:rPr>
                <w:rStyle w:val="Hyperlink"/>
                <w:noProof/>
              </w:rPr>
            </w:rPrChange>
          </w:rPr>
          <w:instrText xml:space="preserve"> </w:instrText>
        </w:r>
        <w:r w:rsidRPr="00FB7EC5">
          <w:rPr>
            <w:noProof/>
          </w:rPr>
          <w:instrText>HYPERLINK \l "_Toc96867685"</w:instrText>
        </w:r>
        <w:r w:rsidRPr="004C15BE">
          <w:rPr>
            <w:rStyle w:val="Hyperlink"/>
            <w:b w:val="0"/>
            <w:caps w:val="0"/>
            <w:noProof/>
            <w:sz w:val="24"/>
            <w:rPrChange w:id="105" w:author="Chris Satterlee" w:date="2022-02-27T15:24:00Z">
              <w:rPr>
                <w:rStyle w:val="Hyperlink"/>
                <w:noProof/>
              </w:rPr>
            </w:rPrChange>
          </w:rPr>
          <w:instrText xml:space="preserve"> </w:instrText>
        </w:r>
        <w:r w:rsidRPr="004C15BE">
          <w:rPr>
            <w:rStyle w:val="Hyperlink"/>
            <w:b w:val="0"/>
            <w:caps w:val="0"/>
            <w:noProof/>
            <w:sz w:val="24"/>
            <w:rPrChange w:id="106" w:author="Chris Satterlee" w:date="2022-02-27T15:24:00Z">
              <w:rPr>
                <w:rStyle w:val="Hyperlink"/>
                <w:noProof/>
              </w:rPr>
            </w:rPrChange>
          </w:rPr>
        </w:r>
        <w:r w:rsidRPr="004C15BE">
          <w:rPr>
            <w:rStyle w:val="Hyperlink"/>
            <w:b w:val="0"/>
            <w:caps w:val="0"/>
            <w:noProof/>
            <w:sz w:val="24"/>
            <w:rPrChange w:id="107" w:author="Chris Satterlee" w:date="2022-02-27T15:24:00Z">
              <w:rPr>
                <w:rStyle w:val="Hyperlink"/>
                <w:noProof/>
              </w:rPr>
            </w:rPrChange>
          </w:rPr>
          <w:fldChar w:fldCharType="separate"/>
        </w:r>
        <w:r w:rsidRPr="004C15BE">
          <w:rPr>
            <w:rStyle w:val="Hyperlink"/>
            <w:b w:val="0"/>
            <w:caps w:val="0"/>
            <w:noProof/>
            <w:sz w:val="24"/>
            <w:rPrChange w:id="108" w:author="Chris Satterlee" w:date="2022-02-27T15:24:00Z">
              <w:rPr>
                <w:rStyle w:val="Hyperlink"/>
                <w:noProof/>
              </w:rPr>
            </w:rPrChange>
          </w:rPr>
          <w:t>Step 8:</w:t>
        </w:r>
        <w:r w:rsidRPr="00FB7EC5">
          <w:rPr>
            <w:noProof/>
            <w:szCs w:val="24"/>
            <w:lang w:eastAsia="ja-JP"/>
          </w:rPr>
          <w:tab/>
        </w:r>
        <w:r w:rsidRPr="004C15BE">
          <w:rPr>
            <w:rStyle w:val="Hyperlink"/>
            <w:b w:val="0"/>
            <w:caps w:val="0"/>
            <w:noProof/>
            <w:sz w:val="24"/>
            <w:rPrChange w:id="109" w:author="Chris Satterlee" w:date="2022-02-27T15:24:00Z">
              <w:rPr>
                <w:rStyle w:val="Hyperlink"/>
                <w:noProof/>
              </w:rPr>
            </w:rPrChange>
          </w:rPr>
          <w:t>1/4W resistors</w:t>
        </w:r>
        <w:r w:rsidRPr="00FB7EC5">
          <w:rPr>
            <w:noProof/>
            <w:webHidden/>
          </w:rPr>
          <w:tab/>
        </w:r>
        <w:r w:rsidRPr="00FB7EC5">
          <w:rPr>
            <w:noProof/>
            <w:webHidden/>
          </w:rPr>
          <w:fldChar w:fldCharType="begin"/>
        </w:r>
        <w:r w:rsidRPr="00FB7EC5">
          <w:rPr>
            <w:noProof/>
            <w:webHidden/>
          </w:rPr>
          <w:instrText xml:space="preserve"> PAGEREF _Toc96867685 \h </w:instrText>
        </w:r>
        <w:r w:rsidRPr="00FB7EC5">
          <w:rPr>
            <w:noProof/>
            <w:webHidden/>
          </w:rPr>
        </w:r>
      </w:ins>
      <w:r w:rsidRPr="00FB7EC5">
        <w:rPr>
          <w:noProof/>
          <w:webHidden/>
        </w:rPr>
        <w:fldChar w:fldCharType="separate"/>
      </w:r>
      <w:ins w:id="110" w:author="Chris Satterlee" w:date="2022-02-27T15:27:00Z">
        <w:r w:rsidR="00FB7EC5">
          <w:rPr>
            <w:noProof/>
            <w:webHidden/>
          </w:rPr>
          <w:t>10</w:t>
        </w:r>
      </w:ins>
      <w:ins w:id="111" w:author="Chris Satterlee" w:date="2022-02-27T15:21:00Z">
        <w:r w:rsidRPr="00FB7EC5">
          <w:rPr>
            <w:noProof/>
            <w:webHidden/>
          </w:rPr>
          <w:fldChar w:fldCharType="end"/>
        </w:r>
        <w:r w:rsidRPr="004C15BE">
          <w:rPr>
            <w:rStyle w:val="Hyperlink"/>
            <w:b w:val="0"/>
            <w:caps w:val="0"/>
            <w:noProof/>
            <w:sz w:val="24"/>
            <w:rPrChange w:id="112" w:author="Chris Satterlee" w:date="2022-02-27T15:24:00Z">
              <w:rPr>
                <w:rStyle w:val="Hyperlink"/>
                <w:noProof/>
              </w:rPr>
            </w:rPrChange>
          </w:rPr>
          <w:fldChar w:fldCharType="end"/>
        </w:r>
      </w:ins>
    </w:p>
    <w:p w14:paraId="2BFF2875" w14:textId="175C4F64" w:rsidR="004C15BE" w:rsidRPr="00FB7EC5" w:rsidRDefault="004C15BE" w:rsidP="00FB7EC5">
      <w:pPr>
        <w:pStyle w:val="TOC1"/>
        <w:rPr>
          <w:ins w:id="113" w:author="Chris Satterlee" w:date="2022-02-27T15:21:00Z"/>
          <w:noProof/>
          <w:szCs w:val="24"/>
          <w:lang w:eastAsia="ja-JP"/>
        </w:rPr>
      </w:pPr>
      <w:ins w:id="114" w:author="Chris Satterlee" w:date="2022-02-27T15:21:00Z">
        <w:r w:rsidRPr="004C15BE">
          <w:rPr>
            <w:rStyle w:val="Hyperlink"/>
            <w:b w:val="0"/>
            <w:caps w:val="0"/>
            <w:noProof/>
            <w:sz w:val="24"/>
            <w:rPrChange w:id="115" w:author="Chris Satterlee" w:date="2022-02-27T15:24:00Z">
              <w:rPr>
                <w:rStyle w:val="Hyperlink"/>
                <w:noProof/>
              </w:rPr>
            </w:rPrChange>
          </w:rPr>
          <w:fldChar w:fldCharType="begin"/>
        </w:r>
        <w:r w:rsidRPr="004C15BE">
          <w:rPr>
            <w:rStyle w:val="Hyperlink"/>
            <w:b w:val="0"/>
            <w:caps w:val="0"/>
            <w:noProof/>
            <w:sz w:val="24"/>
            <w:rPrChange w:id="116" w:author="Chris Satterlee" w:date="2022-02-27T15:24:00Z">
              <w:rPr>
                <w:rStyle w:val="Hyperlink"/>
                <w:noProof/>
              </w:rPr>
            </w:rPrChange>
          </w:rPr>
          <w:instrText xml:space="preserve"> </w:instrText>
        </w:r>
        <w:r w:rsidRPr="00FB7EC5">
          <w:rPr>
            <w:noProof/>
          </w:rPr>
          <w:instrText>HYPERLINK \l "_Toc96867686"</w:instrText>
        </w:r>
        <w:r w:rsidRPr="004C15BE">
          <w:rPr>
            <w:rStyle w:val="Hyperlink"/>
            <w:b w:val="0"/>
            <w:caps w:val="0"/>
            <w:noProof/>
            <w:sz w:val="24"/>
            <w:rPrChange w:id="117" w:author="Chris Satterlee" w:date="2022-02-27T15:24:00Z">
              <w:rPr>
                <w:rStyle w:val="Hyperlink"/>
                <w:noProof/>
              </w:rPr>
            </w:rPrChange>
          </w:rPr>
          <w:instrText xml:space="preserve"> </w:instrText>
        </w:r>
        <w:r w:rsidRPr="004C15BE">
          <w:rPr>
            <w:rStyle w:val="Hyperlink"/>
            <w:b w:val="0"/>
            <w:caps w:val="0"/>
            <w:noProof/>
            <w:sz w:val="24"/>
            <w:rPrChange w:id="118" w:author="Chris Satterlee" w:date="2022-02-27T15:24:00Z">
              <w:rPr>
                <w:rStyle w:val="Hyperlink"/>
                <w:noProof/>
              </w:rPr>
            </w:rPrChange>
          </w:rPr>
        </w:r>
        <w:r w:rsidRPr="004C15BE">
          <w:rPr>
            <w:rStyle w:val="Hyperlink"/>
            <w:b w:val="0"/>
            <w:caps w:val="0"/>
            <w:noProof/>
            <w:sz w:val="24"/>
            <w:rPrChange w:id="119" w:author="Chris Satterlee" w:date="2022-02-27T15:24:00Z">
              <w:rPr>
                <w:rStyle w:val="Hyperlink"/>
                <w:noProof/>
              </w:rPr>
            </w:rPrChange>
          </w:rPr>
          <w:fldChar w:fldCharType="separate"/>
        </w:r>
        <w:r w:rsidRPr="004C15BE">
          <w:rPr>
            <w:rStyle w:val="Hyperlink"/>
            <w:b w:val="0"/>
            <w:caps w:val="0"/>
            <w:noProof/>
            <w:sz w:val="24"/>
            <w:rPrChange w:id="120" w:author="Chris Satterlee" w:date="2022-02-27T15:24:00Z">
              <w:rPr>
                <w:rStyle w:val="Hyperlink"/>
                <w:noProof/>
              </w:rPr>
            </w:rPrChange>
          </w:rPr>
          <w:t>Step 9:</w:t>
        </w:r>
        <w:r w:rsidRPr="00FB7EC5">
          <w:rPr>
            <w:noProof/>
            <w:szCs w:val="24"/>
            <w:lang w:eastAsia="ja-JP"/>
          </w:rPr>
          <w:tab/>
        </w:r>
        <w:r w:rsidRPr="004C15BE">
          <w:rPr>
            <w:rStyle w:val="Hyperlink"/>
            <w:b w:val="0"/>
            <w:caps w:val="0"/>
            <w:noProof/>
            <w:sz w:val="24"/>
            <w:rPrChange w:id="121" w:author="Chris Satterlee" w:date="2022-02-27T15:24:00Z">
              <w:rPr>
                <w:rStyle w:val="Hyperlink"/>
                <w:noProof/>
              </w:rPr>
            </w:rPrChange>
          </w:rPr>
          <w:t>IC sockets</w:t>
        </w:r>
        <w:r w:rsidRPr="00FB7EC5">
          <w:rPr>
            <w:noProof/>
            <w:webHidden/>
          </w:rPr>
          <w:tab/>
        </w:r>
        <w:r w:rsidRPr="00FB7EC5">
          <w:rPr>
            <w:noProof/>
            <w:webHidden/>
          </w:rPr>
          <w:fldChar w:fldCharType="begin"/>
        </w:r>
        <w:r w:rsidRPr="00FB7EC5">
          <w:rPr>
            <w:noProof/>
            <w:webHidden/>
          </w:rPr>
          <w:instrText xml:space="preserve"> PAGEREF _Toc96867686 \h </w:instrText>
        </w:r>
        <w:r w:rsidRPr="00FB7EC5">
          <w:rPr>
            <w:noProof/>
            <w:webHidden/>
          </w:rPr>
        </w:r>
      </w:ins>
      <w:r w:rsidRPr="00FB7EC5">
        <w:rPr>
          <w:noProof/>
          <w:webHidden/>
        </w:rPr>
        <w:fldChar w:fldCharType="separate"/>
      </w:r>
      <w:ins w:id="122" w:author="Chris Satterlee" w:date="2022-02-27T15:27:00Z">
        <w:r w:rsidR="00FB7EC5">
          <w:rPr>
            <w:noProof/>
            <w:webHidden/>
          </w:rPr>
          <w:t>12</w:t>
        </w:r>
      </w:ins>
      <w:ins w:id="123" w:author="Chris Satterlee" w:date="2022-02-27T15:21:00Z">
        <w:r w:rsidRPr="00FB7EC5">
          <w:rPr>
            <w:noProof/>
            <w:webHidden/>
          </w:rPr>
          <w:fldChar w:fldCharType="end"/>
        </w:r>
        <w:r w:rsidRPr="004C15BE">
          <w:rPr>
            <w:rStyle w:val="Hyperlink"/>
            <w:b w:val="0"/>
            <w:caps w:val="0"/>
            <w:noProof/>
            <w:sz w:val="24"/>
            <w:rPrChange w:id="124" w:author="Chris Satterlee" w:date="2022-02-27T15:24:00Z">
              <w:rPr>
                <w:rStyle w:val="Hyperlink"/>
                <w:noProof/>
              </w:rPr>
            </w:rPrChange>
          </w:rPr>
          <w:fldChar w:fldCharType="end"/>
        </w:r>
      </w:ins>
    </w:p>
    <w:p w14:paraId="76BFC999" w14:textId="00DB952C" w:rsidR="004C15BE" w:rsidRPr="00FB7EC5" w:rsidRDefault="004C15BE" w:rsidP="00FB7EC5">
      <w:pPr>
        <w:pStyle w:val="TOC1"/>
        <w:rPr>
          <w:ins w:id="125" w:author="Chris Satterlee" w:date="2022-02-27T15:21:00Z"/>
          <w:noProof/>
          <w:szCs w:val="24"/>
          <w:lang w:eastAsia="ja-JP"/>
        </w:rPr>
      </w:pPr>
      <w:ins w:id="126" w:author="Chris Satterlee" w:date="2022-02-27T15:21:00Z">
        <w:r w:rsidRPr="004C15BE">
          <w:rPr>
            <w:rStyle w:val="Hyperlink"/>
            <w:b w:val="0"/>
            <w:caps w:val="0"/>
            <w:noProof/>
            <w:sz w:val="24"/>
            <w:rPrChange w:id="127" w:author="Chris Satterlee" w:date="2022-02-27T15:24:00Z">
              <w:rPr>
                <w:rStyle w:val="Hyperlink"/>
                <w:noProof/>
              </w:rPr>
            </w:rPrChange>
          </w:rPr>
          <w:fldChar w:fldCharType="begin"/>
        </w:r>
        <w:r w:rsidRPr="004C15BE">
          <w:rPr>
            <w:rStyle w:val="Hyperlink"/>
            <w:b w:val="0"/>
            <w:caps w:val="0"/>
            <w:noProof/>
            <w:sz w:val="24"/>
            <w:rPrChange w:id="128" w:author="Chris Satterlee" w:date="2022-02-27T15:24:00Z">
              <w:rPr>
                <w:rStyle w:val="Hyperlink"/>
                <w:noProof/>
              </w:rPr>
            </w:rPrChange>
          </w:rPr>
          <w:instrText xml:space="preserve"> </w:instrText>
        </w:r>
        <w:r w:rsidRPr="00FB7EC5">
          <w:rPr>
            <w:noProof/>
          </w:rPr>
          <w:instrText>HYPERLINK \l "_Toc96867687"</w:instrText>
        </w:r>
        <w:r w:rsidRPr="004C15BE">
          <w:rPr>
            <w:rStyle w:val="Hyperlink"/>
            <w:b w:val="0"/>
            <w:caps w:val="0"/>
            <w:noProof/>
            <w:sz w:val="24"/>
            <w:rPrChange w:id="129" w:author="Chris Satterlee" w:date="2022-02-27T15:24:00Z">
              <w:rPr>
                <w:rStyle w:val="Hyperlink"/>
                <w:noProof/>
              </w:rPr>
            </w:rPrChange>
          </w:rPr>
          <w:instrText xml:space="preserve"> </w:instrText>
        </w:r>
        <w:r w:rsidRPr="004C15BE">
          <w:rPr>
            <w:rStyle w:val="Hyperlink"/>
            <w:b w:val="0"/>
            <w:caps w:val="0"/>
            <w:noProof/>
            <w:sz w:val="24"/>
            <w:rPrChange w:id="130" w:author="Chris Satterlee" w:date="2022-02-27T15:24:00Z">
              <w:rPr>
                <w:rStyle w:val="Hyperlink"/>
                <w:noProof/>
              </w:rPr>
            </w:rPrChange>
          </w:rPr>
        </w:r>
        <w:r w:rsidRPr="004C15BE">
          <w:rPr>
            <w:rStyle w:val="Hyperlink"/>
            <w:b w:val="0"/>
            <w:caps w:val="0"/>
            <w:noProof/>
            <w:sz w:val="24"/>
            <w:rPrChange w:id="131" w:author="Chris Satterlee" w:date="2022-02-27T15:24:00Z">
              <w:rPr>
                <w:rStyle w:val="Hyperlink"/>
                <w:noProof/>
              </w:rPr>
            </w:rPrChange>
          </w:rPr>
          <w:fldChar w:fldCharType="separate"/>
        </w:r>
        <w:r w:rsidRPr="004C15BE">
          <w:rPr>
            <w:rStyle w:val="Hyperlink"/>
            <w:b w:val="0"/>
            <w:caps w:val="0"/>
            <w:noProof/>
            <w:sz w:val="24"/>
            <w:rPrChange w:id="132" w:author="Chris Satterlee" w:date="2022-02-27T15:24:00Z">
              <w:rPr>
                <w:rStyle w:val="Hyperlink"/>
                <w:noProof/>
              </w:rPr>
            </w:rPrChange>
          </w:rPr>
          <w:t>Step 10:</w:t>
        </w:r>
        <w:r w:rsidRPr="00FB7EC5">
          <w:rPr>
            <w:noProof/>
            <w:szCs w:val="24"/>
            <w:lang w:eastAsia="ja-JP"/>
          </w:rPr>
          <w:tab/>
        </w:r>
        <w:r w:rsidRPr="004C15BE">
          <w:rPr>
            <w:rStyle w:val="Hyperlink"/>
            <w:b w:val="0"/>
            <w:caps w:val="0"/>
            <w:noProof/>
            <w:sz w:val="24"/>
            <w:rPrChange w:id="133" w:author="Chris Satterlee" w:date="2022-02-27T15:24:00Z">
              <w:rPr>
                <w:rStyle w:val="Hyperlink"/>
                <w:noProof/>
              </w:rPr>
            </w:rPrChange>
          </w:rPr>
          <w:t>Stacking connectors and female header</w:t>
        </w:r>
        <w:r w:rsidRPr="00FB7EC5">
          <w:rPr>
            <w:noProof/>
            <w:webHidden/>
          </w:rPr>
          <w:tab/>
        </w:r>
        <w:r w:rsidRPr="00FB7EC5">
          <w:rPr>
            <w:noProof/>
            <w:webHidden/>
          </w:rPr>
          <w:fldChar w:fldCharType="begin"/>
        </w:r>
        <w:r w:rsidRPr="00FB7EC5">
          <w:rPr>
            <w:noProof/>
            <w:webHidden/>
          </w:rPr>
          <w:instrText xml:space="preserve"> PAGEREF _Toc96867687 \h </w:instrText>
        </w:r>
        <w:r w:rsidRPr="00FB7EC5">
          <w:rPr>
            <w:noProof/>
            <w:webHidden/>
          </w:rPr>
        </w:r>
      </w:ins>
      <w:r w:rsidRPr="00FB7EC5">
        <w:rPr>
          <w:noProof/>
          <w:webHidden/>
        </w:rPr>
        <w:fldChar w:fldCharType="separate"/>
      </w:r>
      <w:ins w:id="134" w:author="Chris Satterlee" w:date="2022-02-27T15:27:00Z">
        <w:r w:rsidR="00FB7EC5">
          <w:rPr>
            <w:noProof/>
            <w:webHidden/>
          </w:rPr>
          <w:t>12</w:t>
        </w:r>
      </w:ins>
      <w:ins w:id="135" w:author="Chris Satterlee" w:date="2022-02-27T15:21:00Z">
        <w:r w:rsidRPr="00FB7EC5">
          <w:rPr>
            <w:noProof/>
            <w:webHidden/>
          </w:rPr>
          <w:fldChar w:fldCharType="end"/>
        </w:r>
        <w:r w:rsidRPr="004C15BE">
          <w:rPr>
            <w:rStyle w:val="Hyperlink"/>
            <w:b w:val="0"/>
            <w:caps w:val="0"/>
            <w:noProof/>
            <w:sz w:val="24"/>
            <w:rPrChange w:id="136" w:author="Chris Satterlee" w:date="2022-02-27T15:24:00Z">
              <w:rPr>
                <w:rStyle w:val="Hyperlink"/>
                <w:noProof/>
              </w:rPr>
            </w:rPrChange>
          </w:rPr>
          <w:fldChar w:fldCharType="end"/>
        </w:r>
      </w:ins>
    </w:p>
    <w:p w14:paraId="36A5DC28" w14:textId="442FCB15" w:rsidR="004C15BE" w:rsidRPr="00FB7EC5" w:rsidRDefault="004C15BE" w:rsidP="00FB7EC5">
      <w:pPr>
        <w:pStyle w:val="TOC1"/>
        <w:rPr>
          <w:ins w:id="137" w:author="Chris Satterlee" w:date="2022-02-27T15:21:00Z"/>
          <w:noProof/>
          <w:szCs w:val="24"/>
          <w:lang w:eastAsia="ja-JP"/>
        </w:rPr>
      </w:pPr>
      <w:ins w:id="138" w:author="Chris Satterlee" w:date="2022-02-27T15:21:00Z">
        <w:r w:rsidRPr="004C15BE">
          <w:rPr>
            <w:rStyle w:val="Hyperlink"/>
            <w:b w:val="0"/>
            <w:caps w:val="0"/>
            <w:noProof/>
            <w:sz w:val="24"/>
            <w:rPrChange w:id="139" w:author="Chris Satterlee" w:date="2022-02-27T15:24:00Z">
              <w:rPr>
                <w:rStyle w:val="Hyperlink"/>
                <w:noProof/>
              </w:rPr>
            </w:rPrChange>
          </w:rPr>
          <w:fldChar w:fldCharType="begin"/>
        </w:r>
        <w:r w:rsidRPr="004C15BE">
          <w:rPr>
            <w:rStyle w:val="Hyperlink"/>
            <w:b w:val="0"/>
            <w:caps w:val="0"/>
            <w:noProof/>
            <w:sz w:val="24"/>
            <w:rPrChange w:id="140" w:author="Chris Satterlee" w:date="2022-02-27T15:24:00Z">
              <w:rPr>
                <w:rStyle w:val="Hyperlink"/>
                <w:noProof/>
              </w:rPr>
            </w:rPrChange>
          </w:rPr>
          <w:instrText xml:space="preserve"> </w:instrText>
        </w:r>
        <w:r w:rsidRPr="00FB7EC5">
          <w:rPr>
            <w:noProof/>
          </w:rPr>
          <w:instrText>HYPERLINK \l "_Toc96867688"</w:instrText>
        </w:r>
        <w:r w:rsidRPr="004C15BE">
          <w:rPr>
            <w:rStyle w:val="Hyperlink"/>
            <w:b w:val="0"/>
            <w:caps w:val="0"/>
            <w:noProof/>
            <w:sz w:val="24"/>
            <w:rPrChange w:id="141" w:author="Chris Satterlee" w:date="2022-02-27T15:24:00Z">
              <w:rPr>
                <w:rStyle w:val="Hyperlink"/>
                <w:noProof/>
              </w:rPr>
            </w:rPrChange>
          </w:rPr>
          <w:instrText xml:space="preserve"> </w:instrText>
        </w:r>
        <w:r w:rsidRPr="004C15BE">
          <w:rPr>
            <w:rStyle w:val="Hyperlink"/>
            <w:b w:val="0"/>
            <w:caps w:val="0"/>
            <w:noProof/>
            <w:sz w:val="24"/>
            <w:rPrChange w:id="142" w:author="Chris Satterlee" w:date="2022-02-27T15:24:00Z">
              <w:rPr>
                <w:rStyle w:val="Hyperlink"/>
                <w:noProof/>
              </w:rPr>
            </w:rPrChange>
          </w:rPr>
        </w:r>
        <w:r w:rsidRPr="004C15BE">
          <w:rPr>
            <w:rStyle w:val="Hyperlink"/>
            <w:b w:val="0"/>
            <w:caps w:val="0"/>
            <w:noProof/>
            <w:sz w:val="24"/>
            <w:rPrChange w:id="143" w:author="Chris Satterlee" w:date="2022-02-27T15:24:00Z">
              <w:rPr>
                <w:rStyle w:val="Hyperlink"/>
                <w:noProof/>
              </w:rPr>
            </w:rPrChange>
          </w:rPr>
          <w:fldChar w:fldCharType="separate"/>
        </w:r>
        <w:r w:rsidRPr="004C15BE">
          <w:rPr>
            <w:rStyle w:val="Hyperlink"/>
            <w:b w:val="0"/>
            <w:caps w:val="0"/>
            <w:noProof/>
            <w:sz w:val="24"/>
            <w:rPrChange w:id="144" w:author="Chris Satterlee" w:date="2022-02-27T15:24:00Z">
              <w:rPr>
                <w:rStyle w:val="Hyperlink"/>
                <w:noProof/>
              </w:rPr>
            </w:rPrChange>
          </w:rPr>
          <w:t>Step 11:</w:t>
        </w:r>
        <w:r w:rsidRPr="00FB7EC5">
          <w:rPr>
            <w:noProof/>
            <w:szCs w:val="24"/>
            <w:lang w:eastAsia="ja-JP"/>
          </w:rPr>
          <w:tab/>
        </w:r>
        <w:r w:rsidRPr="004C15BE">
          <w:rPr>
            <w:rStyle w:val="Hyperlink"/>
            <w:b w:val="0"/>
            <w:caps w:val="0"/>
            <w:noProof/>
            <w:sz w:val="24"/>
            <w:rPrChange w:id="145" w:author="Chris Satterlee" w:date="2022-02-27T15:24:00Z">
              <w:rPr>
                <w:rStyle w:val="Hyperlink"/>
                <w:noProof/>
              </w:rPr>
            </w:rPrChange>
          </w:rPr>
          <w:t>Screw terminal blocks</w:t>
        </w:r>
        <w:r w:rsidRPr="00FB7EC5">
          <w:rPr>
            <w:noProof/>
            <w:webHidden/>
          </w:rPr>
          <w:tab/>
        </w:r>
        <w:r w:rsidRPr="00FB7EC5">
          <w:rPr>
            <w:noProof/>
            <w:webHidden/>
          </w:rPr>
          <w:fldChar w:fldCharType="begin"/>
        </w:r>
        <w:r w:rsidRPr="00FB7EC5">
          <w:rPr>
            <w:noProof/>
            <w:webHidden/>
          </w:rPr>
          <w:instrText xml:space="preserve"> PAGEREF _Toc96867688 \h </w:instrText>
        </w:r>
        <w:r w:rsidRPr="00FB7EC5">
          <w:rPr>
            <w:noProof/>
            <w:webHidden/>
          </w:rPr>
        </w:r>
      </w:ins>
      <w:r w:rsidRPr="00FB7EC5">
        <w:rPr>
          <w:noProof/>
          <w:webHidden/>
        </w:rPr>
        <w:fldChar w:fldCharType="separate"/>
      </w:r>
      <w:ins w:id="146" w:author="Chris Satterlee" w:date="2022-02-27T15:27:00Z">
        <w:r w:rsidR="00FB7EC5">
          <w:rPr>
            <w:noProof/>
            <w:webHidden/>
          </w:rPr>
          <w:t>13</w:t>
        </w:r>
      </w:ins>
      <w:ins w:id="147" w:author="Chris Satterlee" w:date="2022-02-27T15:21:00Z">
        <w:r w:rsidRPr="00FB7EC5">
          <w:rPr>
            <w:noProof/>
            <w:webHidden/>
          </w:rPr>
          <w:fldChar w:fldCharType="end"/>
        </w:r>
        <w:r w:rsidRPr="004C15BE">
          <w:rPr>
            <w:rStyle w:val="Hyperlink"/>
            <w:b w:val="0"/>
            <w:caps w:val="0"/>
            <w:noProof/>
            <w:sz w:val="24"/>
            <w:rPrChange w:id="148" w:author="Chris Satterlee" w:date="2022-02-27T15:24:00Z">
              <w:rPr>
                <w:rStyle w:val="Hyperlink"/>
                <w:noProof/>
              </w:rPr>
            </w:rPrChange>
          </w:rPr>
          <w:fldChar w:fldCharType="end"/>
        </w:r>
      </w:ins>
    </w:p>
    <w:p w14:paraId="13FBC1D3" w14:textId="15F2FA77" w:rsidR="004C15BE" w:rsidRPr="00FB7EC5" w:rsidRDefault="004C15BE" w:rsidP="00FB7EC5">
      <w:pPr>
        <w:pStyle w:val="TOC1"/>
        <w:rPr>
          <w:ins w:id="149" w:author="Chris Satterlee" w:date="2022-02-27T15:21:00Z"/>
          <w:noProof/>
          <w:szCs w:val="24"/>
          <w:lang w:eastAsia="ja-JP"/>
        </w:rPr>
      </w:pPr>
      <w:ins w:id="150" w:author="Chris Satterlee" w:date="2022-02-27T15:21:00Z">
        <w:r w:rsidRPr="004C15BE">
          <w:rPr>
            <w:rStyle w:val="Hyperlink"/>
            <w:b w:val="0"/>
            <w:caps w:val="0"/>
            <w:noProof/>
            <w:sz w:val="24"/>
            <w:rPrChange w:id="151" w:author="Chris Satterlee" w:date="2022-02-27T15:24:00Z">
              <w:rPr>
                <w:rStyle w:val="Hyperlink"/>
                <w:noProof/>
              </w:rPr>
            </w:rPrChange>
          </w:rPr>
          <w:fldChar w:fldCharType="begin"/>
        </w:r>
        <w:r w:rsidRPr="004C15BE">
          <w:rPr>
            <w:rStyle w:val="Hyperlink"/>
            <w:b w:val="0"/>
            <w:caps w:val="0"/>
            <w:noProof/>
            <w:sz w:val="24"/>
            <w:rPrChange w:id="152" w:author="Chris Satterlee" w:date="2022-02-27T15:24:00Z">
              <w:rPr>
                <w:rStyle w:val="Hyperlink"/>
                <w:noProof/>
              </w:rPr>
            </w:rPrChange>
          </w:rPr>
          <w:instrText xml:space="preserve"> </w:instrText>
        </w:r>
        <w:r w:rsidRPr="00FB7EC5">
          <w:rPr>
            <w:noProof/>
          </w:rPr>
          <w:instrText>HYPERLINK \l "_Toc96867689"</w:instrText>
        </w:r>
        <w:r w:rsidRPr="004C15BE">
          <w:rPr>
            <w:rStyle w:val="Hyperlink"/>
            <w:b w:val="0"/>
            <w:caps w:val="0"/>
            <w:noProof/>
            <w:sz w:val="24"/>
            <w:rPrChange w:id="153" w:author="Chris Satterlee" w:date="2022-02-27T15:24:00Z">
              <w:rPr>
                <w:rStyle w:val="Hyperlink"/>
                <w:noProof/>
              </w:rPr>
            </w:rPrChange>
          </w:rPr>
          <w:instrText xml:space="preserve"> </w:instrText>
        </w:r>
        <w:r w:rsidRPr="004C15BE">
          <w:rPr>
            <w:rStyle w:val="Hyperlink"/>
            <w:b w:val="0"/>
            <w:caps w:val="0"/>
            <w:noProof/>
            <w:sz w:val="24"/>
            <w:rPrChange w:id="154" w:author="Chris Satterlee" w:date="2022-02-27T15:24:00Z">
              <w:rPr>
                <w:rStyle w:val="Hyperlink"/>
                <w:noProof/>
              </w:rPr>
            </w:rPrChange>
          </w:rPr>
        </w:r>
        <w:r w:rsidRPr="004C15BE">
          <w:rPr>
            <w:rStyle w:val="Hyperlink"/>
            <w:b w:val="0"/>
            <w:caps w:val="0"/>
            <w:noProof/>
            <w:sz w:val="24"/>
            <w:rPrChange w:id="155" w:author="Chris Satterlee" w:date="2022-02-27T15:24:00Z">
              <w:rPr>
                <w:rStyle w:val="Hyperlink"/>
                <w:noProof/>
              </w:rPr>
            </w:rPrChange>
          </w:rPr>
          <w:fldChar w:fldCharType="separate"/>
        </w:r>
        <w:r w:rsidRPr="004C15BE">
          <w:rPr>
            <w:rStyle w:val="Hyperlink"/>
            <w:b w:val="0"/>
            <w:caps w:val="0"/>
            <w:noProof/>
            <w:sz w:val="24"/>
            <w:rPrChange w:id="156" w:author="Chris Satterlee" w:date="2022-02-27T15:24:00Z">
              <w:rPr>
                <w:rStyle w:val="Hyperlink"/>
                <w:noProof/>
              </w:rPr>
            </w:rPrChange>
          </w:rPr>
          <w:t>Step 12:</w:t>
        </w:r>
        <w:r w:rsidRPr="00FB7EC5">
          <w:rPr>
            <w:noProof/>
            <w:szCs w:val="24"/>
            <w:lang w:eastAsia="ja-JP"/>
          </w:rPr>
          <w:tab/>
        </w:r>
        <w:r w:rsidRPr="004C15BE">
          <w:rPr>
            <w:rStyle w:val="Hyperlink"/>
            <w:b w:val="0"/>
            <w:caps w:val="0"/>
            <w:noProof/>
            <w:sz w:val="24"/>
            <w:rPrChange w:id="157" w:author="Chris Satterlee" w:date="2022-02-27T15:24:00Z">
              <w:rPr>
                <w:rStyle w:val="Hyperlink"/>
                <w:noProof/>
              </w:rPr>
            </w:rPrChange>
          </w:rPr>
          <w:t>Filter capacitors</w:t>
        </w:r>
        <w:r w:rsidRPr="00FB7EC5">
          <w:rPr>
            <w:noProof/>
            <w:webHidden/>
          </w:rPr>
          <w:tab/>
        </w:r>
        <w:r w:rsidRPr="00FB7EC5">
          <w:rPr>
            <w:noProof/>
            <w:webHidden/>
          </w:rPr>
          <w:fldChar w:fldCharType="begin"/>
        </w:r>
        <w:r w:rsidRPr="00FB7EC5">
          <w:rPr>
            <w:noProof/>
            <w:webHidden/>
          </w:rPr>
          <w:instrText xml:space="preserve"> PAGEREF _Toc96867689 \h </w:instrText>
        </w:r>
        <w:r w:rsidRPr="00FB7EC5">
          <w:rPr>
            <w:noProof/>
            <w:webHidden/>
          </w:rPr>
        </w:r>
      </w:ins>
      <w:r w:rsidRPr="00FB7EC5">
        <w:rPr>
          <w:noProof/>
          <w:webHidden/>
        </w:rPr>
        <w:fldChar w:fldCharType="separate"/>
      </w:r>
      <w:ins w:id="158" w:author="Chris Satterlee" w:date="2022-02-27T15:27:00Z">
        <w:r w:rsidR="00FB7EC5">
          <w:rPr>
            <w:noProof/>
            <w:webHidden/>
          </w:rPr>
          <w:t>14</w:t>
        </w:r>
      </w:ins>
      <w:ins w:id="159" w:author="Chris Satterlee" w:date="2022-02-27T15:21:00Z">
        <w:r w:rsidRPr="00FB7EC5">
          <w:rPr>
            <w:noProof/>
            <w:webHidden/>
          </w:rPr>
          <w:fldChar w:fldCharType="end"/>
        </w:r>
        <w:r w:rsidRPr="004C15BE">
          <w:rPr>
            <w:rStyle w:val="Hyperlink"/>
            <w:b w:val="0"/>
            <w:caps w:val="0"/>
            <w:noProof/>
            <w:sz w:val="24"/>
            <w:rPrChange w:id="160" w:author="Chris Satterlee" w:date="2022-02-27T15:24:00Z">
              <w:rPr>
                <w:rStyle w:val="Hyperlink"/>
                <w:noProof/>
              </w:rPr>
            </w:rPrChange>
          </w:rPr>
          <w:fldChar w:fldCharType="end"/>
        </w:r>
      </w:ins>
    </w:p>
    <w:p w14:paraId="3C478695" w14:textId="223A9E41" w:rsidR="004C15BE" w:rsidRPr="00FB7EC5" w:rsidRDefault="004C15BE" w:rsidP="00FB7EC5">
      <w:pPr>
        <w:pStyle w:val="TOC1"/>
        <w:rPr>
          <w:ins w:id="161" w:author="Chris Satterlee" w:date="2022-02-27T15:21:00Z"/>
          <w:noProof/>
          <w:szCs w:val="24"/>
          <w:lang w:eastAsia="ja-JP"/>
        </w:rPr>
      </w:pPr>
      <w:ins w:id="162" w:author="Chris Satterlee" w:date="2022-02-27T15:21:00Z">
        <w:r w:rsidRPr="004C15BE">
          <w:rPr>
            <w:rStyle w:val="Hyperlink"/>
            <w:b w:val="0"/>
            <w:caps w:val="0"/>
            <w:noProof/>
            <w:sz w:val="24"/>
            <w:rPrChange w:id="163" w:author="Chris Satterlee" w:date="2022-02-27T15:24:00Z">
              <w:rPr>
                <w:rStyle w:val="Hyperlink"/>
                <w:noProof/>
              </w:rPr>
            </w:rPrChange>
          </w:rPr>
          <w:fldChar w:fldCharType="begin"/>
        </w:r>
        <w:r w:rsidRPr="004C15BE">
          <w:rPr>
            <w:rStyle w:val="Hyperlink"/>
            <w:b w:val="0"/>
            <w:caps w:val="0"/>
            <w:noProof/>
            <w:sz w:val="24"/>
            <w:rPrChange w:id="164" w:author="Chris Satterlee" w:date="2022-02-27T15:24:00Z">
              <w:rPr>
                <w:rStyle w:val="Hyperlink"/>
                <w:noProof/>
              </w:rPr>
            </w:rPrChange>
          </w:rPr>
          <w:instrText xml:space="preserve"> </w:instrText>
        </w:r>
        <w:r w:rsidRPr="00FB7EC5">
          <w:rPr>
            <w:noProof/>
          </w:rPr>
          <w:instrText>HYPERLINK \l "_Toc96867690"</w:instrText>
        </w:r>
        <w:r w:rsidRPr="004C15BE">
          <w:rPr>
            <w:rStyle w:val="Hyperlink"/>
            <w:b w:val="0"/>
            <w:caps w:val="0"/>
            <w:noProof/>
            <w:sz w:val="24"/>
            <w:rPrChange w:id="165" w:author="Chris Satterlee" w:date="2022-02-27T15:24:00Z">
              <w:rPr>
                <w:rStyle w:val="Hyperlink"/>
                <w:noProof/>
              </w:rPr>
            </w:rPrChange>
          </w:rPr>
          <w:instrText xml:space="preserve"> </w:instrText>
        </w:r>
        <w:r w:rsidRPr="004C15BE">
          <w:rPr>
            <w:rStyle w:val="Hyperlink"/>
            <w:b w:val="0"/>
            <w:caps w:val="0"/>
            <w:noProof/>
            <w:sz w:val="24"/>
            <w:rPrChange w:id="166" w:author="Chris Satterlee" w:date="2022-02-27T15:24:00Z">
              <w:rPr>
                <w:rStyle w:val="Hyperlink"/>
                <w:noProof/>
              </w:rPr>
            </w:rPrChange>
          </w:rPr>
        </w:r>
        <w:r w:rsidRPr="004C15BE">
          <w:rPr>
            <w:rStyle w:val="Hyperlink"/>
            <w:b w:val="0"/>
            <w:caps w:val="0"/>
            <w:noProof/>
            <w:sz w:val="24"/>
            <w:rPrChange w:id="167" w:author="Chris Satterlee" w:date="2022-02-27T15:24:00Z">
              <w:rPr>
                <w:rStyle w:val="Hyperlink"/>
                <w:noProof/>
              </w:rPr>
            </w:rPrChange>
          </w:rPr>
          <w:fldChar w:fldCharType="separate"/>
        </w:r>
        <w:r w:rsidRPr="004C15BE">
          <w:rPr>
            <w:rStyle w:val="Hyperlink"/>
            <w:b w:val="0"/>
            <w:caps w:val="0"/>
            <w:noProof/>
            <w:sz w:val="24"/>
            <w:rPrChange w:id="168" w:author="Chris Satterlee" w:date="2022-02-27T15:24:00Z">
              <w:rPr>
                <w:rStyle w:val="Hyperlink"/>
                <w:noProof/>
              </w:rPr>
            </w:rPrChange>
          </w:rPr>
          <w:t>Step 13:</w:t>
        </w:r>
        <w:r w:rsidRPr="00FB7EC5">
          <w:rPr>
            <w:noProof/>
            <w:szCs w:val="24"/>
            <w:lang w:eastAsia="ja-JP"/>
          </w:rPr>
          <w:tab/>
        </w:r>
        <w:r w:rsidRPr="004C15BE">
          <w:rPr>
            <w:rStyle w:val="Hyperlink"/>
            <w:b w:val="0"/>
            <w:caps w:val="0"/>
            <w:noProof/>
            <w:sz w:val="24"/>
            <w:rPrChange w:id="169" w:author="Chris Satterlee" w:date="2022-02-27T15:24:00Z">
              <w:rPr>
                <w:rStyle w:val="Hyperlink"/>
                <w:noProof/>
              </w:rPr>
            </w:rPrChange>
          </w:rPr>
          <w:t>Bypass diode</w:t>
        </w:r>
        <w:r w:rsidRPr="00FB7EC5">
          <w:rPr>
            <w:noProof/>
            <w:webHidden/>
          </w:rPr>
          <w:tab/>
        </w:r>
        <w:r w:rsidRPr="00FB7EC5">
          <w:rPr>
            <w:noProof/>
            <w:webHidden/>
          </w:rPr>
          <w:fldChar w:fldCharType="begin"/>
        </w:r>
        <w:r w:rsidRPr="00FB7EC5">
          <w:rPr>
            <w:noProof/>
            <w:webHidden/>
          </w:rPr>
          <w:instrText xml:space="preserve"> PAGEREF _Toc96867690 \h </w:instrText>
        </w:r>
        <w:r w:rsidRPr="00FB7EC5">
          <w:rPr>
            <w:noProof/>
            <w:webHidden/>
          </w:rPr>
        </w:r>
      </w:ins>
      <w:r w:rsidRPr="00FB7EC5">
        <w:rPr>
          <w:noProof/>
          <w:webHidden/>
        </w:rPr>
        <w:fldChar w:fldCharType="separate"/>
      </w:r>
      <w:ins w:id="170" w:author="Chris Satterlee" w:date="2022-02-27T15:27:00Z">
        <w:r w:rsidR="00FB7EC5">
          <w:rPr>
            <w:noProof/>
            <w:webHidden/>
          </w:rPr>
          <w:t>15</w:t>
        </w:r>
      </w:ins>
      <w:ins w:id="171" w:author="Chris Satterlee" w:date="2022-02-27T15:21:00Z">
        <w:r w:rsidRPr="00FB7EC5">
          <w:rPr>
            <w:noProof/>
            <w:webHidden/>
          </w:rPr>
          <w:fldChar w:fldCharType="end"/>
        </w:r>
        <w:r w:rsidRPr="004C15BE">
          <w:rPr>
            <w:rStyle w:val="Hyperlink"/>
            <w:b w:val="0"/>
            <w:caps w:val="0"/>
            <w:noProof/>
            <w:sz w:val="24"/>
            <w:rPrChange w:id="172" w:author="Chris Satterlee" w:date="2022-02-27T15:24:00Z">
              <w:rPr>
                <w:rStyle w:val="Hyperlink"/>
                <w:noProof/>
              </w:rPr>
            </w:rPrChange>
          </w:rPr>
          <w:fldChar w:fldCharType="end"/>
        </w:r>
      </w:ins>
    </w:p>
    <w:p w14:paraId="1F02CE2F" w14:textId="53A2F13F" w:rsidR="004C15BE" w:rsidRPr="00FB7EC5" w:rsidRDefault="004C15BE" w:rsidP="00FB7EC5">
      <w:pPr>
        <w:pStyle w:val="TOC1"/>
        <w:rPr>
          <w:ins w:id="173" w:author="Chris Satterlee" w:date="2022-02-27T15:21:00Z"/>
          <w:noProof/>
          <w:szCs w:val="24"/>
          <w:lang w:eastAsia="ja-JP"/>
        </w:rPr>
      </w:pPr>
      <w:ins w:id="174" w:author="Chris Satterlee" w:date="2022-02-27T15:21:00Z">
        <w:r w:rsidRPr="004C15BE">
          <w:rPr>
            <w:rStyle w:val="Hyperlink"/>
            <w:b w:val="0"/>
            <w:caps w:val="0"/>
            <w:noProof/>
            <w:sz w:val="24"/>
            <w:rPrChange w:id="175" w:author="Chris Satterlee" w:date="2022-02-27T15:24:00Z">
              <w:rPr>
                <w:rStyle w:val="Hyperlink"/>
                <w:noProof/>
              </w:rPr>
            </w:rPrChange>
          </w:rPr>
          <w:fldChar w:fldCharType="begin"/>
        </w:r>
        <w:r w:rsidRPr="004C15BE">
          <w:rPr>
            <w:rStyle w:val="Hyperlink"/>
            <w:b w:val="0"/>
            <w:caps w:val="0"/>
            <w:noProof/>
            <w:sz w:val="24"/>
            <w:rPrChange w:id="176" w:author="Chris Satterlee" w:date="2022-02-27T15:24:00Z">
              <w:rPr>
                <w:rStyle w:val="Hyperlink"/>
                <w:noProof/>
              </w:rPr>
            </w:rPrChange>
          </w:rPr>
          <w:instrText xml:space="preserve"> </w:instrText>
        </w:r>
        <w:r w:rsidRPr="00FB7EC5">
          <w:rPr>
            <w:noProof/>
          </w:rPr>
          <w:instrText>HYPERLINK \l "_Toc96867691"</w:instrText>
        </w:r>
        <w:r w:rsidRPr="004C15BE">
          <w:rPr>
            <w:rStyle w:val="Hyperlink"/>
            <w:b w:val="0"/>
            <w:caps w:val="0"/>
            <w:noProof/>
            <w:sz w:val="24"/>
            <w:rPrChange w:id="177" w:author="Chris Satterlee" w:date="2022-02-27T15:24:00Z">
              <w:rPr>
                <w:rStyle w:val="Hyperlink"/>
                <w:noProof/>
              </w:rPr>
            </w:rPrChange>
          </w:rPr>
          <w:instrText xml:space="preserve"> </w:instrText>
        </w:r>
        <w:r w:rsidRPr="004C15BE">
          <w:rPr>
            <w:rStyle w:val="Hyperlink"/>
            <w:b w:val="0"/>
            <w:caps w:val="0"/>
            <w:noProof/>
            <w:sz w:val="24"/>
            <w:rPrChange w:id="178" w:author="Chris Satterlee" w:date="2022-02-27T15:24:00Z">
              <w:rPr>
                <w:rStyle w:val="Hyperlink"/>
                <w:noProof/>
              </w:rPr>
            </w:rPrChange>
          </w:rPr>
        </w:r>
        <w:r w:rsidRPr="004C15BE">
          <w:rPr>
            <w:rStyle w:val="Hyperlink"/>
            <w:b w:val="0"/>
            <w:caps w:val="0"/>
            <w:noProof/>
            <w:sz w:val="24"/>
            <w:rPrChange w:id="179" w:author="Chris Satterlee" w:date="2022-02-27T15:24:00Z">
              <w:rPr>
                <w:rStyle w:val="Hyperlink"/>
                <w:noProof/>
              </w:rPr>
            </w:rPrChange>
          </w:rPr>
          <w:fldChar w:fldCharType="separate"/>
        </w:r>
        <w:r w:rsidRPr="004C15BE">
          <w:rPr>
            <w:rStyle w:val="Hyperlink"/>
            <w:b w:val="0"/>
            <w:caps w:val="0"/>
            <w:noProof/>
            <w:sz w:val="24"/>
            <w:rPrChange w:id="180" w:author="Chris Satterlee" w:date="2022-02-27T15:24:00Z">
              <w:rPr>
                <w:rStyle w:val="Hyperlink"/>
                <w:noProof/>
              </w:rPr>
            </w:rPrChange>
          </w:rPr>
          <w:t>Step 14:</w:t>
        </w:r>
        <w:r w:rsidRPr="00FB7EC5">
          <w:rPr>
            <w:noProof/>
            <w:szCs w:val="24"/>
            <w:lang w:eastAsia="ja-JP"/>
          </w:rPr>
          <w:tab/>
        </w:r>
        <w:r w:rsidRPr="004C15BE">
          <w:rPr>
            <w:rStyle w:val="Hyperlink"/>
            <w:b w:val="0"/>
            <w:caps w:val="0"/>
            <w:noProof/>
            <w:sz w:val="24"/>
            <w:rPrChange w:id="181" w:author="Chris Satterlee" w:date="2022-02-27T15:24:00Z">
              <w:rPr>
                <w:rStyle w:val="Hyperlink"/>
                <w:noProof/>
              </w:rPr>
            </w:rPrChange>
          </w:rPr>
          <w:t>Vertical shunt resistor</w:t>
        </w:r>
        <w:r w:rsidRPr="00FB7EC5">
          <w:rPr>
            <w:noProof/>
            <w:webHidden/>
          </w:rPr>
          <w:tab/>
        </w:r>
        <w:r w:rsidRPr="00FB7EC5">
          <w:rPr>
            <w:noProof/>
            <w:webHidden/>
          </w:rPr>
          <w:fldChar w:fldCharType="begin"/>
        </w:r>
        <w:r w:rsidRPr="00FB7EC5">
          <w:rPr>
            <w:noProof/>
            <w:webHidden/>
          </w:rPr>
          <w:instrText xml:space="preserve"> PAGEREF _Toc96867691 \h </w:instrText>
        </w:r>
        <w:r w:rsidRPr="00FB7EC5">
          <w:rPr>
            <w:noProof/>
            <w:webHidden/>
          </w:rPr>
        </w:r>
      </w:ins>
      <w:r w:rsidRPr="00FB7EC5">
        <w:rPr>
          <w:noProof/>
          <w:webHidden/>
        </w:rPr>
        <w:fldChar w:fldCharType="separate"/>
      </w:r>
      <w:ins w:id="182" w:author="Chris Satterlee" w:date="2022-02-27T15:27:00Z">
        <w:r w:rsidR="00FB7EC5">
          <w:rPr>
            <w:noProof/>
            <w:webHidden/>
          </w:rPr>
          <w:t>16</w:t>
        </w:r>
      </w:ins>
      <w:ins w:id="183" w:author="Chris Satterlee" w:date="2022-02-27T15:21:00Z">
        <w:r w:rsidRPr="00FB7EC5">
          <w:rPr>
            <w:noProof/>
            <w:webHidden/>
          </w:rPr>
          <w:fldChar w:fldCharType="end"/>
        </w:r>
        <w:r w:rsidRPr="004C15BE">
          <w:rPr>
            <w:rStyle w:val="Hyperlink"/>
            <w:b w:val="0"/>
            <w:caps w:val="0"/>
            <w:noProof/>
            <w:sz w:val="24"/>
            <w:rPrChange w:id="184" w:author="Chris Satterlee" w:date="2022-02-27T15:24:00Z">
              <w:rPr>
                <w:rStyle w:val="Hyperlink"/>
                <w:noProof/>
              </w:rPr>
            </w:rPrChange>
          </w:rPr>
          <w:fldChar w:fldCharType="end"/>
        </w:r>
      </w:ins>
    </w:p>
    <w:p w14:paraId="49ACA290" w14:textId="06E04ED5" w:rsidR="004C15BE" w:rsidRPr="00FB7EC5" w:rsidRDefault="004C15BE" w:rsidP="00FB7EC5">
      <w:pPr>
        <w:pStyle w:val="TOC1"/>
        <w:rPr>
          <w:ins w:id="185" w:author="Chris Satterlee" w:date="2022-02-27T15:21:00Z"/>
          <w:noProof/>
          <w:szCs w:val="24"/>
          <w:lang w:eastAsia="ja-JP"/>
        </w:rPr>
      </w:pPr>
      <w:ins w:id="186" w:author="Chris Satterlee" w:date="2022-02-27T15:21:00Z">
        <w:r w:rsidRPr="004C15BE">
          <w:rPr>
            <w:rStyle w:val="Hyperlink"/>
            <w:b w:val="0"/>
            <w:caps w:val="0"/>
            <w:noProof/>
            <w:sz w:val="24"/>
            <w:rPrChange w:id="187" w:author="Chris Satterlee" w:date="2022-02-27T15:24:00Z">
              <w:rPr>
                <w:rStyle w:val="Hyperlink"/>
                <w:noProof/>
              </w:rPr>
            </w:rPrChange>
          </w:rPr>
          <w:fldChar w:fldCharType="begin"/>
        </w:r>
        <w:r w:rsidRPr="004C15BE">
          <w:rPr>
            <w:rStyle w:val="Hyperlink"/>
            <w:b w:val="0"/>
            <w:caps w:val="0"/>
            <w:noProof/>
            <w:sz w:val="24"/>
            <w:rPrChange w:id="188" w:author="Chris Satterlee" w:date="2022-02-27T15:24:00Z">
              <w:rPr>
                <w:rStyle w:val="Hyperlink"/>
                <w:noProof/>
              </w:rPr>
            </w:rPrChange>
          </w:rPr>
          <w:instrText xml:space="preserve"> </w:instrText>
        </w:r>
        <w:r w:rsidRPr="00FB7EC5">
          <w:rPr>
            <w:noProof/>
          </w:rPr>
          <w:instrText>HYPERLINK \l "_Toc96867692"</w:instrText>
        </w:r>
        <w:r w:rsidRPr="004C15BE">
          <w:rPr>
            <w:rStyle w:val="Hyperlink"/>
            <w:b w:val="0"/>
            <w:caps w:val="0"/>
            <w:noProof/>
            <w:sz w:val="24"/>
            <w:rPrChange w:id="189" w:author="Chris Satterlee" w:date="2022-02-27T15:24:00Z">
              <w:rPr>
                <w:rStyle w:val="Hyperlink"/>
                <w:noProof/>
              </w:rPr>
            </w:rPrChange>
          </w:rPr>
          <w:instrText xml:space="preserve"> </w:instrText>
        </w:r>
        <w:r w:rsidRPr="004C15BE">
          <w:rPr>
            <w:rStyle w:val="Hyperlink"/>
            <w:b w:val="0"/>
            <w:caps w:val="0"/>
            <w:noProof/>
            <w:sz w:val="24"/>
            <w:rPrChange w:id="190" w:author="Chris Satterlee" w:date="2022-02-27T15:24:00Z">
              <w:rPr>
                <w:rStyle w:val="Hyperlink"/>
                <w:noProof/>
              </w:rPr>
            </w:rPrChange>
          </w:rPr>
        </w:r>
        <w:r w:rsidRPr="004C15BE">
          <w:rPr>
            <w:rStyle w:val="Hyperlink"/>
            <w:b w:val="0"/>
            <w:caps w:val="0"/>
            <w:noProof/>
            <w:sz w:val="24"/>
            <w:rPrChange w:id="191" w:author="Chris Satterlee" w:date="2022-02-27T15:24:00Z">
              <w:rPr>
                <w:rStyle w:val="Hyperlink"/>
                <w:noProof/>
              </w:rPr>
            </w:rPrChange>
          </w:rPr>
          <w:fldChar w:fldCharType="separate"/>
        </w:r>
        <w:r w:rsidRPr="004C15BE">
          <w:rPr>
            <w:rStyle w:val="Hyperlink"/>
            <w:b w:val="0"/>
            <w:caps w:val="0"/>
            <w:noProof/>
            <w:sz w:val="24"/>
            <w:rPrChange w:id="192" w:author="Chris Satterlee" w:date="2022-02-27T15:24:00Z">
              <w:rPr>
                <w:rStyle w:val="Hyperlink"/>
                <w:noProof/>
              </w:rPr>
            </w:rPrChange>
          </w:rPr>
          <w:t>Step 15:</w:t>
        </w:r>
        <w:r w:rsidRPr="00FB7EC5">
          <w:rPr>
            <w:noProof/>
            <w:szCs w:val="24"/>
            <w:lang w:eastAsia="ja-JP"/>
          </w:rPr>
          <w:tab/>
        </w:r>
        <w:r w:rsidRPr="004C15BE">
          <w:rPr>
            <w:rStyle w:val="Hyperlink"/>
            <w:b w:val="0"/>
            <w:caps w:val="0"/>
            <w:noProof/>
            <w:sz w:val="24"/>
            <w:rPrChange w:id="193" w:author="Chris Satterlee" w:date="2022-02-27T15:24:00Z">
              <w:rPr>
                <w:rStyle w:val="Hyperlink"/>
                <w:noProof/>
              </w:rPr>
            </w:rPrChange>
          </w:rPr>
          <w:t>Vertical bleed resistor</w:t>
        </w:r>
        <w:r w:rsidRPr="00FB7EC5">
          <w:rPr>
            <w:noProof/>
            <w:webHidden/>
          </w:rPr>
          <w:tab/>
        </w:r>
        <w:r w:rsidRPr="00FB7EC5">
          <w:rPr>
            <w:noProof/>
            <w:webHidden/>
          </w:rPr>
          <w:fldChar w:fldCharType="begin"/>
        </w:r>
        <w:r w:rsidRPr="00FB7EC5">
          <w:rPr>
            <w:noProof/>
            <w:webHidden/>
          </w:rPr>
          <w:instrText xml:space="preserve"> PAGEREF _Toc96867692 \h </w:instrText>
        </w:r>
        <w:r w:rsidRPr="00FB7EC5">
          <w:rPr>
            <w:noProof/>
            <w:webHidden/>
          </w:rPr>
        </w:r>
      </w:ins>
      <w:r w:rsidRPr="00FB7EC5">
        <w:rPr>
          <w:noProof/>
          <w:webHidden/>
        </w:rPr>
        <w:fldChar w:fldCharType="separate"/>
      </w:r>
      <w:ins w:id="194" w:author="Chris Satterlee" w:date="2022-02-27T15:27:00Z">
        <w:r w:rsidR="00FB7EC5">
          <w:rPr>
            <w:noProof/>
            <w:webHidden/>
          </w:rPr>
          <w:t>16</w:t>
        </w:r>
      </w:ins>
      <w:ins w:id="195" w:author="Chris Satterlee" w:date="2022-02-27T15:21:00Z">
        <w:r w:rsidRPr="00FB7EC5">
          <w:rPr>
            <w:noProof/>
            <w:webHidden/>
          </w:rPr>
          <w:fldChar w:fldCharType="end"/>
        </w:r>
        <w:r w:rsidRPr="004C15BE">
          <w:rPr>
            <w:rStyle w:val="Hyperlink"/>
            <w:b w:val="0"/>
            <w:caps w:val="0"/>
            <w:noProof/>
            <w:sz w:val="24"/>
            <w:rPrChange w:id="196" w:author="Chris Satterlee" w:date="2022-02-27T15:24:00Z">
              <w:rPr>
                <w:rStyle w:val="Hyperlink"/>
                <w:noProof/>
              </w:rPr>
            </w:rPrChange>
          </w:rPr>
          <w:fldChar w:fldCharType="end"/>
        </w:r>
      </w:ins>
    </w:p>
    <w:p w14:paraId="7EE53EB5" w14:textId="4C537E2D" w:rsidR="004C15BE" w:rsidRPr="00FB7EC5" w:rsidRDefault="004C15BE" w:rsidP="00FB7EC5">
      <w:pPr>
        <w:pStyle w:val="TOC1"/>
        <w:rPr>
          <w:ins w:id="197" w:author="Chris Satterlee" w:date="2022-02-27T15:21:00Z"/>
          <w:noProof/>
          <w:szCs w:val="24"/>
          <w:lang w:eastAsia="ja-JP"/>
        </w:rPr>
      </w:pPr>
      <w:ins w:id="198" w:author="Chris Satterlee" w:date="2022-02-27T15:21:00Z">
        <w:r w:rsidRPr="004C15BE">
          <w:rPr>
            <w:rStyle w:val="Hyperlink"/>
            <w:b w:val="0"/>
            <w:caps w:val="0"/>
            <w:noProof/>
            <w:sz w:val="24"/>
            <w:rPrChange w:id="199" w:author="Chris Satterlee" w:date="2022-02-27T15:24:00Z">
              <w:rPr>
                <w:rStyle w:val="Hyperlink"/>
                <w:noProof/>
              </w:rPr>
            </w:rPrChange>
          </w:rPr>
          <w:fldChar w:fldCharType="begin"/>
        </w:r>
        <w:r w:rsidRPr="004C15BE">
          <w:rPr>
            <w:rStyle w:val="Hyperlink"/>
            <w:b w:val="0"/>
            <w:caps w:val="0"/>
            <w:noProof/>
            <w:sz w:val="24"/>
            <w:rPrChange w:id="200" w:author="Chris Satterlee" w:date="2022-02-27T15:24:00Z">
              <w:rPr>
                <w:rStyle w:val="Hyperlink"/>
                <w:noProof/>
              </w:rPr>
            </w:rPrChange>
          </w:rPr>
          <w:instrText xml:space="preserve"> </w:instrText>
        </w:r>
        <w:r w:rsidRPr="00FB7EC5">
          <w:rPr>
            <w:noProof/>
          </w:rPr>
          <w:instrText>HYPERLINK \l "_Toc96867693"</w:instrText>
        </w:r>
        <w:r w:rsidRPr="004C15BE">
          <w:rPr>
            <w:rStyle w:val="Hyperlink"/>
            <w:b w:val="0"/>
            <w:caps w:val="0"/>
            <w:noProof/>
            <w:sz w:val="24"/>
            <w:rPrChange w:id="201" w:author="Chris Satterlee" w:date="2022-02-27T15:24:00Z">
              <w:rPr>
                <w:rStyle w:val="Hyperlink"/>
                <w:noProof/>
              </w:rPr>
            </w:rPrChange>
          </w:rPr>
          <w:instrText xml:space="preserve"> </w:instrText>
        </w:r>
        <w:r w:rsidRPr="004C15BE">
          <w:rPr>
            <w:rStyle w:val="Hyperlink"/>
            <w:b w:val="0"/>
            <w:caps w:val="0"/>
            <w:noProof/>
            <w:sz w:val="24"/>
            <w:rPrChange w:id="202" w:author="Chris Satterlee" w:date="2022-02-27T15:24:00Z">
              <w:rPr>
                <w:rStyle w:val="Hyperlink"/>
                <w:noProof/>
              </w:rPr>
            </w:rPrChange>
          </w:rPr>
        </w:r>
        <w:r w:rsidRPr="004C15BE">
          <w:rPr>
            <w:rStyle w:val="Hyperlink"/>
            <w:b w:val="0"/>
            <w:caps w:val="0"/>
            <w:noProof/>
            <w:sz w:val="24"/>
            <w:rPrChange w:id="203" w:author="Chris Satterlee" w:date="2022-02-27T15:24:00Z">
              <w:rPr>
                <w:rStyle w:val="Hyperlink"/>
                <w:noProof/>
              </w:rPr>
            </w:rPrChange>
          </w:rPr>
          <w:fldChar w:fldCharType="separate"/>
        </w:r>
        <w:r w:rsidRPr="004C15BE">
          <w:rPr>
            <w:rStyle w:val="Hyperlink"/>
            <w:b w:val="0"/>
            <w:caps w:val="0"/>
            <w:noProof/>
            <w:sz w:val="24"/>
            <w:rPrChange w:id="204" w:author="Chris Satterlee" w:date="2022-02-27T15:24:00Z">
              <w:rPr>
                <w:rStyle w:val="Hyperlink"/>
                <w:noProof/>
              </w:rPr>
            </w:rPrChange>
          </w:rPr>
          <w:t>Step 16:</w:t>
        </w:r>
        <w:r w:rsidRPr="00FB7EC5">
          <w:rPr>
            <w:noProof/>
            <w:szCs w:val="24"/>
            <w:lang w:eastAsia="ja-JP"/>
          </w:rPr>
          <w:tab/>
        </w:r>
        <w:r w:rsidRPr="004C15BE">
          <w:rPr>
            <w:rStyle w:val="Hyperlink"/>
            <w:b w:val="0"/>
            <w:caps w:val="0"/>
            <w:noProof/>
            <w:sz w:val="24"/>
            <w:rPrChange w:id="205" w:author="Chris Satterlee" w:date="2022-02-27T15:24:00Z">
              <w:rPr>
                <w:rStyle w:val="Hyperlink"/>
                <w:noProof/>
              </w:rPr>
            </w:rPrChange>
          </w:rPr>
          <w:t>Load capacitors</w:t>
        </w:r>
        <w:r w:rsidRPr="00FB7EC5">
          <w:rPr>
            <w:noProof/>
            <w:webHidden/>
          </w:rPr>
          <w:tab/>
        </w:r>
        <w:r w:rsidRPr="00FB7EC5">
          <w:rPr>
            <w:noProof/>
            <w:webHidden/>
          </w:rPr>
          <w:fldChar w:fldCharType="begin"/>
        </w:r>
        <w:r w:rsidRPr="00FB7EC5">
          <w:rPr>
            <w:noProof/>
            <w:webHidden/>
          </w:rPr>
          <w:instrText xml:space="preserve"> PAGEREF _Toc96867693 \h </w:instrText>
        </w:r>
        <w:r w:rsidRPr="00FB7EC5">
          <w:rPr>
            <w:noProof/>
            <w:webHidden/>
          </w:rPr>
        </w:r>
      </w:ins>
      <w:r w:rsidRPr="00FB7EC5">
        <w:rPr>
          <w:noProof/>
          <w:webHidden/>
        </w:rPr>
        <w:fldChar w:fldCharType="separate"/>
      </w:r>
      <w:ins w:id="206" w:author="Chris Satterlee" w:date="2022-02-27T15:27:00Z">
        <w:r w:rsidR="00FB7EC5">
          <w:rPr>
            <w:noProof/>
            <w:webHidden/>
          </w:rPr>
          <w:t>17</w:t>
        </w:r>
      </w:ins>
      <w:ins w:id="207" w:author="Chris Satterlee" w:date="2022-02-27T15:21:00Z">
        <w:r w:rsidRPr="00FB7EC5">
          <w:rPr>
            <w:noProof/>
            <w:webHidden/>
          </w:rPr>
          <w:fldChar w:fldCharType="end"/>
        </w:r>
        <w:r w:rsidRPr="004C15BE">
          <w:rPr>
            <w:rStyle w:val="Hyperlink"/>
            <w:b w:val="0"/>
            <w:caps w:val="0"/>
            <w:noProof/>
            <w:sz w:val="24"/>
            <w:rPrChange w:id="208" w:author="Chris Satterlee" w:date="2022-02-27T15:24:00Z">
              <w:rPr>
                <w:rStyle w:val="Hyperlink"/>
                <w:noProof/>
              </w:rPr>
            </w:rPrChange>
          </w:rPr>
          <w:fldChar w:fldCharType="end"/>
        </w:r>
      </w:ins>
    </w:p>
    <w:p w14:paraId="3BA3A223" w14:textId="70080A12" w:rsidR="004C15BE" w:rsidRPr="00FB7EC5" w:rsidRDefault="004C15BE" w:rsidP="00FB7EC5">
      <w:pPr>
        <w:pStyle w:val="TOC1"/>
        <w:rPr>
          <w:ins w:id="209" w:author="Chris Satterlee" w:date="2022-02-27T15:21:00Z"/>
          <w:noProof/>
          <w:szCs w:val="24"/>
          <w:lang w:eastAsia="ja-JP"/>
        </w:rPr>
      </w:pPr>
      <w:ins w:id="210" w:author="Chris Satterlee" w:date="2022-02-27T15:21:00Z">
        <w:r w:rsidRPr="004C15BE">
          <w:rPr>
            <w:rStyle w:val="Hyperlink"/>
            <w:b w:val="0"/>
            <w:caps w:val="0"/>
            <w:noProof/>
            <w:sz w:val="24"/>
            <w:rPrChange w:id="211" w:author="Chris Satterlee" w:date="2022-02-27T15:24:00Z">
              <w:rPr>
                <w:rStyle w:val="Hyperlink"/>
                <w:noProof/>
              </w:rPr>
            </w:rPrChange>
          </w:rPr>
          <w:fldChar w:fldCharType="begin"/>
        </w:r>
        <w:r w:rsidRPr="004C15BE">
          <w:rPr>
            <w:rStyle w:val="Hyperlink"/>
            <w:b w:val="0"/>
            <w:caps w:val="0"/>
            <w:noProof/>
            <w:sz w:val="24"/>
            <w:rPrChange w:id="212" w:author="Chris Satterlee" w:date="2022-02-27T15:24:00Z">
              <w:rPr>
                <w:rStyle w:val="Hyperlink"/>
                <w:noProof/>
              </w:rPr>
            </w:rPrChange>
          </w:rPr>
          <w:instrText xml:space="preserve"> </w:instrText>
        </w:r>
        <w:r w:rsidRPr="00FB7EC5">
          <w:rPr>
            <w:noProof/>
          </w:rPr>
          <w:instrText>HYPERLINK \l "_Toc96867694"</w:instrText>
        </w:r>
        <w:r w:rsidRPr="004C15BE">
          <w:rPr>
            <w:rStyle w:val="Hyperlink"/>
            <w:b w:val="0"/>
            <w:caps w:val="0"/>
            <w:noProof/>
            <w:sz w:val="24"/>
            <w:rPrChange w:id="213" w:author="Chris Satterlee" w:date="2022-02-27T15:24:00Z">
              <w:rPr>
                <w:rStyle w:val="Hyperlink"/>
                <w:noProof/>
              </w:rPr>
            </w:rPrChange>
          </w:rPr>
          <w:instrText xml:space="preserve"> </w:instrText>
        </w:r>
        <w:r w:rsidRPr="004C15BE">
          <w:rPr>
            <w:rStyle w:val="Hyperlink"/>
            <w:b w:val="0"/>
            <w:caps w:val="0"/>
            <w:noProof/>
            <w:sz w:val="24"/>
            <w:rPrChange w:id="214" w:author="Chris Satterlee" w:date="2022-02-27T15:24:00Z">
              <w:rPr>
                <w:rStyle w:val="Hyperlink"/>
                <w:noProof/>
              </w:rPr>
            </w:rPrChange>
          </w:rPr>
        </w:r>
        <w:r w:rsidRPr="004C15BE">
          <w:rPr>
            <w:rStyle w:val="Hyperlink"/>
            <w:b w:val="0"/>
            <w:caps w:val="0"/>
            <w:noProof/>
            <w:sz w:val="24"/>
            <w:rPrChange w:id="215" w:author="Chris Satterlee" w:date="2022-02-27T15:24:00Z">
              <w:rPr>
                <w:rStyle w:val="Hyperlink"/>
                <w:noProof/>
              </w:rPr>
            </w:rPrChange>
          </w:rPr>
          <w:fldChar w:fldCharType="separate"/>
        </w:r>
        <w:r w:rsidRPr="004C15BE">
          <w:rPr>
            <w:rStyle w:val="Hyperlink"/>
            <w:b w:val="0"/>
            <w:caps w:val="0"/>
            <w:noProof/>
            <w:sz w:val="24"/>
            <w:rPrChange w:id="216" w:author="Chris Satterlee" w:date="2022-02-27T15:24:00Z">
              <w:rPr>
                <w:rStyle w:val="Hyperlink"/>
                <w:noProof/>
              </w:rPr>
            </w:rPrChange>
          </w:rPr>
          <w:t>Step 17:</w:t>
        </w:r>
        <w:r w:rsidRPr="00FB7EC5">
          <w:rPr>
            <w:noProof/>
            <w:szCs w:val="24"/>
            <w:lang w:eastAsia="ja-JP"/>
          </w:rPr>
          <w:tab/>
        </w:r>
        <w:r w:rsidRPr="004C15BE">
          <w:rPr>
            <w:rStyle w:val="Hyperlink"/>
            <w:b w:val="0"/>
            <w:caps w:val="0"/>
            <w:noProof/>
            <w:sz w:val="24"/>
            <w:rPrChange w:id="217" w:author="Chris Satterlee" w:date="2022-02-27T15:24:00Z">
              <w:rPr>
                <w:rStyle w:val="Hyperlink"/>
                <w:noProof/>
              </w:rPr>
            </w:rPrChange>
          </w:rPr>
          <w:t>Optionally clean flux residue from PCB</w:t>
        </w:r>
        <w:r w:rsidRPr="00FB7EC5">
          <w:rPr>
            <w:noProof/>
            <w:webHidden/>
          </w:rPr>
          <w:tab/>
        </w:r>
        <w:r w:rsidRPr="00FB7EC5">
          <w:rPr>
            <w:noProof/>
            <w:webHidden/>
          </w:rPr>
          <w:fldChar w:fldCharType="begin"/>
        </w:r>
        <w:r w:rsidRPr="00FB7EC5">
          <w:rPr>
            <w:noProof/>
            <w:webHidden/>
          </w:rPr>
          <w:instrText xml:space="preserve"> PAGEREF _Toc96867694 \h </w:instrText>
        </w:r>
        <w:r w:rsidRPr="00FB7EC5">
          <w:rPr>
            <w:noProof/>
            <w:webHidden/>
          </w:rPr>
        </w:r>
      </w:ins>
      <w:r w:rsidRPr="00FB7EC5">
        <w:rPr>
          <w:noProof/>
          <w:webHidden/>
        </w:rPr>
        <w:fldChar w:fldCharType="separate"/>
      </w:r>
      <w:ins w:id="218" w:author="Chris Satterlee" w:date="2022-02-27T15:27:00Z">
        <w:r w:rsidR="00FB7EC5">
          <w:rPr>
            <w:noProof/>
            <w:webHidden/>
          </w:rPr>
          <w:t>18</w:t>
        </w:r>
      </w:ins>
      <w:ins w:id="219" w:author="Chris Satterlee" w:date="2022-02-27T15:21:00Z">
        <w:r w:rsidRPr="00FB7EC5">
          <w:rPr>
            <w:noProof/>
            <w:webHidden/>
          </w:rPr>
          <w:fldChar w:fldCharType="end"/>
        </w:r>
        <w:r w:rsidRPr="004C15BE">
          <w:rPr>
            <w:rStyle w:val="Hyperlink"/>
            <w:b w:val="0"/>
            <w:caps w:val="0"/>
            <w:noProof/>
            <w:sz w:val="24"/>
            <w:rPrChange w:id="220" w:author="Chris Satterlee" w:date="2022-02-27T15:24:00Z">
              <w:rPr>
                <w:rStyle w:val="Hyperlink"/>
                <w:noProof/>
              </w:rPr>
            </w:rPrChange>
          </w:rPr>
          <w:fldChar w:fldCharType="end"/>
        </w:r>
      </w:ins>
    </w:p>
    <w:p w14:paraId="0F8FE046" w14:textId="1B6BC347" w:rsidR="004C15BE" w:rsidRPr="00FB7EC5" w:rsidRDefault="004C15BE" w:rsidP="00FB7EC5">
      <w:pPr>
        <w:pStyle w:val="TOC1"/>
        <w:rPr>
          <w:ins w:id="221" w:author="Chris Satterlee" w:date="2022-02-27T15:21:00Z"/>
          <w:noProof/>
          <w:szCs w:val="24"/>
          <w:lang w:eastAsia="ja-JP"/>
        </w:rPr>
      </w:pPr>
      <w:ins w:id="222" w:author="Chris Satterlee" w:date="2022-02-27T15:21:00Z">
        <w:r w:rsidRPr="004C15BE">
          <w:rPr>
            <w:rStyle w:val="Hyperlink"/>
            <w:b w:val="0"/>
            <w:caps w:val="0"/>
            <w:noProof/>
            <w:sz w:val="24"/>
            <w:rPrChange w:id="223" w:author="Chris Satterlee" w:date="2022-02-27T15:24:00Z">
              <w:rPr>
                <w:rStyle w:val="Hyperlink"/>
                <w:noProof/>
              </w:rPr>
            </w:rPrChange>
          </w:rPr>
          <w:fldChar w:fldCharType="begin"/>
        </w:r>
        <w:r w:rsidRPr="004C15BE">
          <w:rPr>
            <w:rStyle w:val="Hyperlink"/>
            <w:b w:val="0"/>
            <w:caps w:val="0"/>
            <w:noProof/>
            <w:sz w:val="24"/>
            <w:rPrChange w:id="224" w:author="Chris Satterlee" w:date="2022-02-27T15:24:00Z">
              <w:rPr>
                <w:rStyle w:val="Hyperlink"/>
                <w:noProof/>
              </w:rPr>
            </w:rPrChange>
          </w:rPr>
          <w:instrText xml:space="preserve"> </w:instrText>
        </w:r>
        <w:r w:rsidRPr="00FB7EC5">
          <w:rPr>
            <w:noProof/>
          </w:rPr>
          <w:instrText>HYPERLINK \l "_Toc96867695"</w:instrText>
        </w:r>
        <w:r w:rsidRPr="004C15BE">
          <w:rPr>
            <w:rStyle w:val="Hyperlink"/>
            <w:b w:val="0"/>
            <w:caps w:val="0"/>
            <w:noProof/>
            <w:sz w:val="24"/>
            <w:rPrChange w:id="225" w:author="Chris Satterlee" w:date="2022-02-27T15:24:00Z">
              <w:rPr>
                <w:rStyle w:val="Hyperlink"/>
                <w:noProof/>
              </w:rPr>
            </w:rPrChange>
          </w:rPr>
          <w:instrText xml:space="preserve"> </w:instrText>
        </w:r>
        <w:r w:rsidRPr="004C15BE">
          <w:rPr>
            <w:rStyle w:val="Hyperlink"/>
            <w:b w:val="0"/>
            <w:caps w:val="0"/>
            <w:noProof/>
            <w:sz w:val="24"/>
            <w:rPrChange w:id="226" w:author="Chris Satterlee" w:date="2022-02-27T15:24:00Z">
              <w:rPr>
                <w:rStyle w:val="Hyperlink"/>
                <w:noProof/>
              </w:rPr>
            </w:rPrChange>
          </w:rPr>
        </w:r>
        <w:r w:rsidRPr="004C15BE">
          <w:rPr>
            <w:rStyle w:val="Hyperlink"/>
            <w:b w:val="0"/>
            <w:caps w:val="0"/>
            <w:noProof/>
            <w:sz w:val="24"/>
            <w:rPrChange w:id="227" w:author="Chris Satterlee" w:date="2022-02-27T15:24:00Z">
              <w:rPr>
                <w:rStyle w:val="Hyperlink"/>
                <w:noProof/>
              </w:rPr>
            </w:rPrChange>
          </w:rPr>
          <w:fldChar w:fldCharType="separate"/>
        </w:r>
        <w:r w:rsidRPr="004C15BE">
          <w:rPr>
            <w:rStyle w:val="Hyperlink"/>
            <w:b w:val="0"/>
            <w:caps w:val="0"/>
            <w:noProof/>
            <w:sz w:val="24"/>
            <w:rPrChange w:id="228" w:author="Chris Satterlee" w:date="2022-02-27T15:24:00Z">
              <w:rPr>
                <w:rStyle w:val="Hyperlink"/>
                <w:noProof/>
              </w:rPr>
            </w:rPrChange>
          </w:rPr>
          <w:t>Step 18:</w:t>
        </w:r>
        <w:r w:rsidRPr="00FB7EC5">
          <w:rPr>
            <w:noProof/>
            <w:szCs w:val="24"/>
            <w:lang w:eastAsia="ja-JP"/>
          </w:rPr>
          <w:tab/>
        </w:r>
        <w:r w:rsidRPr="004C15BE">
          <w:rPr>
            <w:rStyle w:val="Hyperlink"/>
            <w:b w:val="0"/>
            <w:caps w:val="0"/>
            <w:noProof/>
            <w:sz w:val="24"/>
            <w:rPrChange w:id="229" w:author="Chris Satterlee" w:date="2022-02-27T15:24:00Z">
              <w:rPr>
                <w:rStyle w:val="Hyperlink"/>
                <w:noProof/>
              </w:rPr>
            </w:rPrChange>
          </w:rPr>
          <w:t>Check for shorts</w:t>
        </w:r>
        <w:r w:rsidRPr="00FB7EC5">
          <w:rPr>
            <w:noProof/>
            <w:webHidden/>
          </w:rPr>
          <w:tab/>
        </w:r>
        <w:r w:rsidRPr="00FB7EC5">
          <w:rPr>
            <w:noProof/>
            <w:webHidden/>
          </w:rPr>
          <w:fldChar w:fldCharType="begin"/>
        </w:r>
        <w:r w:rsidRPr="00FB7EC5">
          <w:rPr>
            <w:noProof/>
            <w:webHidden/>
          </w:rPr>
          <w:instrText xml:space="preserve"> PAGEREF _Toc96867695 \h </w:instrText>
        </w:r>
        <w:r w:rsidRPr="00FB7EC5">
          <w:rPr>
            <w:noProof/>
            <w:webHidden/>
          </w:rPr>
        </w:r>
      </w:ins>
      <w:r w:rsidRPr="00FB7EC5">
        <w:rPr>
          <w:noProof/>
          <w:webHidden/>
        </w:rPr>
        <w:fldChar w:fldCharType="separate"/>
      </w:r>
      <w:ins w:id="230" w:author="Chris Satterlee" w:date="2022-02-27T15:27:00Z">
        <w:r w:rsidR="00FB7EC5">
          <w:rPr>
            <w:noProof/>
            <w:webHidden/>
          </w:rPr>
          <w:t>18</w:t>
        </w:r>
      </w:ins>
      <w:ins w:id="231" w:author="Chris Satterlee" w:date="2022-02-27T15:21:00Z">
        <w:r w:rsidRPr="00FB7EC5">
          <w:rPr>
            <w:noProof/>
            <w:webHidden/>
          </w:rPr>
          <w:fldChar w:fldCharType="end"/>
        </w:r>
        <w:r w:rsidRPr="004C15BE">
          <w:rPr>
            <w:rStyle w:val="Hyperlink"/>
            <w:b w:val="0"/>
            <w:caps w:val="0"/>
            <w:noProof/>
            <w:sz w:val="24"/>
            <w:rPrChange w:id="232" w:author="Chris Satterlee" w:date="2022-02-27T15:24:00Z">
              <w:rPr>
                <w:rStyle w:val="Hyperlink"/>
                <w:noProof/>
              </w:rPr>
            </w:rPrChange>
          </w:rPr>
          <w:fldChar w:fldCharType="end"/>
        </w:r>
      </w:ins>
    </w:p>
    <w:p w14:paraId="1D9BA2D1" w14:textId="01926AC1" w:rsidR="004C15BE" w:rsidRPr="00FB7EC5" w:rsidRDefault="004C15BE" w:rsidP="00FB7EC5">
      <w:pPr>
        <w:pStyle w:val="TOC1"/>
        <w:rPr>
          <w:ins w:id="233" w:author="Chris Satterlee" w:date="2022-02-27T15:21:00Z"/>
          <w:noProof/>
          <w:szCs w:val="24"/>
          <w:lang w:eastAsia="ja-JP"/>
        </w:rPr>
      </w:pPr>
      <w:ins w:id="234" w:author="Chris Satterlee" w:date="2022-02-27T15:21:00Z">
        <w:r w:rsidRPr="004C15BE">
          <w:rPr>
            <w:rStyle w:val="Hyperlink"/>
            <w:b w:val="0"/>
            <w:caps w:val="0"/>
            <w:noProof/>
            <w:sz w:val="24"/>
            <w:rPrChange w:id="235" w:author="Chris Satterlee" w:date="2022-02-27T15:24:00Z">
              <w:rPr>
                <w:rStyle w:val="Hyperlink"/>
                <w:noProof/>
              </w:rPr>
            </w:rPrChange>
          </w:rPr>
          <w:fldChar w:fldCharType="begin"/>
        </w:r>
        <w:r w:rsidRPr="004C15BE">
          <w:rPr>
            <w:rStyle w:val="Hyperlink"/>
            <w:b w:val="0"/>
            <w:caps w:val="0"/>
            <w:noProof/>
            <w:sz w:val="24"/>
            <w:rPrChange w:id="236" w:author="Chris Satterlee" w:date="2022-02-27T15:24:00Z">
              <w:rPr>
                <w:rStyle w:val="Hyperlink"/>
                <w:noProof/>
              </w:rPr>
            </w:rPrChange>
          </w:rPr>
          <w:instrText xml:space="preserve"> </w:instrText>
        </w:r>
        <w:r w:rsidRPr="00FB7EC5">
          <w:rPr>
            <w:noProof/>
          </w:rPr>
          <w:instrText>HYPERLINK \l "_Toc96867696"</w:instrText>
        </w:r>
        <w:r w:rsidRPr="004C15BE">
          <w:rPr>
            <w:rStyle w:val="Hyperlink"/>
            <w:b w:val="0"/>
            <w:caps w:val="0"/>
            <w:noProof/>
            <w:sz w:val="24"/>
            <w:rPrChange w:id="237" w:author="Chris Satterlee" w:date="2022-02-27T15:24:00Z">
              <w:rPr>
                <w:rStyle w:val="Hyperlink"/>
                <w:noProof/>
              </w:rPr>
            </w:rPrChange>
          </w:rPr>
          <w:instrText xml:space="preserve"> </w:instrText>
        </w:r>
        <w:r w:rsidRPr="004C15BE">
          <w:rPr>
            <w:rStyle w:val="Hyperlink"/>
            <w:b w:val="0"/>
            <w:caps w:val="0"/>
            <w:noProof/>
            <w:sz w:val="24"/>
            <w:rPrChange w:id="238" w:author="Chris Satterlee" w:date="2022-02-27T15:24:00Z">
              <w:rPr>
                <w:rStyle w:val="Hyperlink"/>
                <w:noProof/>
              </w:rPr>
            </w:rPrChange>
          </w:rPr>
        </w:r>
        <w:r w:rsidRPr="004C15BE">
          <w:rPr>
            <w:rStyle w:val="Hyperlink"/>
            <w:b w:val="0"/>
            <w:caps w:val="0"/>
            <w:noProof/>
            <w:sz w:val="24"/>
            <w:rPrChange w:id="239" w:author="Chris Satterlee" w:date="2022-02-27T15:24:00Z">
              <w:rPr>
                <w:rStyle w:val="Hyperlink"/>
                <w:noProof/>
              </w:rPr>
            </w:rPrChange>
          </w:rPr>
          <w:fldChar w:fldCharType="separate"/>
        </w:r>
        <w:r w:rsidRPr="004C15BE">
          <w:rPr>
            <w:rStyle w:val="Hyperlink"/>
            <w:b w:val="0"/>
            <w:caps w:val="0"/>
            <w:noProof/>
            <w:sz w:val="24"/>
            <w:rPrChange w:id="240" w:author="Chris Satterlee" w:date="2022-02-27T15:24:00Z">
              <w:rPr>
                <w:rStyle w:val="Hyperlink"/>
                <w:noProof/>
              </w:rPr>
            </w:rPrChange>
          </w:rPr>
          <w:t>Step 19:</w:t>
        </w:r>
        <w:r w:rsidRPr="00FB7EC5">
          <w:rPr>
            <w:noProof/>
            <w:szCs w:val="24"/>
            <w:lang w:eastAsia="ja-JP"/>
          </w:rPr>
          <w:tab/>
        </w:r>
        <w:r w:rsidRPr="004C15BE">
          <w:rPr>
            <w:rStyle w:val="Hyperlink"/>
            <w:b w:val="0"/>
            <w:caps w:val="0"/>
            <w:noProof/>
            <w:sz w:val="24"/>
            <w:rPrChange w:id="241" w:author="Chris Satterlee" w:date="2022-02-27T15:24:00Z">
              <w:rPr>
                <w:rStyle w:val="Hyperlink"/>
                <w:noProof/>
              </w:rPr>
            </w:rPrChange>
          </w:rPr>
          <w:t>Insert ICs</w:t>
        </w:r>
        <w:r w:rsidRPr="00FB7EC5">
          <w:rPr>
            <w:noProof/>
            <w:webHidden/>
          </w:rPr>
          <w:tab/>
        </w:r>
        <w:r w:rsidRPr="00FB7EC5">
          <w:rPr>
            <w:noProof/>
            <w:webHidden/>
          </w:rPr>
          <w:fldChar w:fldCharType="begin"/>
        </w:r>
        <w:r w:rsidRPr="00FB7EC5">
          <w:rPr>
            <w:noProof/>
            <w:webHidden/>
          </w:rPr>
          <w:instrText xml:space="preserve"> PAGEREF _Toc96867696 \h </w:instrText>
        </w:r>
        <w:r w:rsidRPr="00FB7EC5">
          <w:rPr>
            <w:noProof/>
            <w:webHidden/>
          </w:rPr>
        </w:r>
      </w:ins>
      <w:r w:rsidRPr="00FB7EC5">
        <w:rPr>
          <w:noProof/>
          <w:webHidden/>
        </w:rPr>
        <w:fldChar w:fldCharType="separate"/>
      </w:r>
      <w:ins w:id="242" w:author="Chris Satterlee" w:date="2022-02-27T15:27:00Z">
        <w:r w:rsidR="00FB7EC5">
          <w:rPr>
            <w:noProof/>
            <w:webHidden/>
          </w:rPr>
          <w:t>19</w:t>
        </w:r>
      </w:ins>
      <w:ins w:id="243" w:author="Chris Satterlee" w:date="2022-02-27T15:21:00Z">
        <w:r w:rsidRPr="00FB7EC5">
          <w:rPr>
            <w:noProof/>
            <w:webHidden/>
          </w:rPr>
          <w:fldChar w:fldCharType="end"/>
        </w:r>
        <w:r w:rsidRPr="004C15BE">
          <w:rPr>
            <w:rStyle w:val="Hyperlink"/>
            <w:b w:val="0"/>
            <w:caps w:val="0"/>
            <w:noProof/>
            <w:sz w:val="24"/>
            <w:rPrChange w:id="244" w:author="Chris Satterlee" w:date="2022-02-27T15:24:00Z">
              <w:rPr>
                <w:rStyle w:val="Hyperlink"/>
                <w:noProof/>
              </w:rPr>
            </w:rPrChange>
          </w:rPr>
          <w:fldChar w:fldCharType="end"/>
        </w:r>
      </w:ins>
    </w:p>
    <w:p w14:paraId="76C1E70B" w14:textId="0FF3FC77" w:rsidR="004C15BE" w:rsidRPr="00FB7EC5" w:rsidRDefault="004C15BE" w:rsidP="00FB7EC5">
      <w:pPr>
        <w:pStyle w:val="TOC1"/>
        <w:rPr>
          <w:ins w:id="245" w:author="Chris Satterlee" w:date="2022-02-27T15:21:00Z"/>
          <w:noProof/>
          <w:szCs w:val="24"/>
          <w:lang w:eastAsia="ja-JP"/>
        </w:rPr>
      </w:pPr>
      <w:ins w:id="246" w:author="Chris Satterlee" w:date="2022-02-27T15:21:00Z">
        <w:r w:rsidRPr="004C15BE">
          <w:rPr>
            <w:rStyle w:val="Hyperlink"/>
            <w:b w:val="0"/>
            <w:caps w:val="0"/>
            <w:noProof/>
            <w:sz w:val="24"/>
            <w:rPrChange w:id="247" w:author="Chris Satterlee" w:date="2022-02-27T15:24:00Z">
              <w:rPr>
                <w:rStyle w:val="Hyperlink"/>
                <w:noProof/>
              </w:rPr>
            </w:rPrChange>
          </w:rPr>
          <w:fldChar w:fldCharType="begin"/>
        </w:r>
        <w:r w:rsidRPr="004C15BE">
          <w:rPr>
            <w:rStyle w:val="Hyperlink"/>
            <w:b w:val="0"/>
            <w:caps w:val="0"/>
            <w:noProof/>
            <w:sz w:val="24"/>
            <w:rPrChange w:id="248" w:author="Chris Satterlee" w:date="2022-02-27T15:24:00Z">
              <w:rPr>
                <w:rStyle w:val="Hyperlink"/>
                <w:noProof/>
              </w:rPr>
            </w:rPrChange>
          </w:rPr>
          <w:instrText xml:space="preserve"> </w:instrText>
        </w:r>
        <w:r w:rsidRPr="00FB7EC5">
          <w:rPr>
            <w:noProof/>
          </w:rPr>
          <w:instrText>HYPERLINK \l "_Toc96867697"</w:instrText>
        </w:r>
        <w:r w:rsidRPr="004C15BE">
          <w:rPr>
            <w:rStyle w:val="Hyperlink"/>
            <w:b w:val="0"/>
            <w:caps w:val="0"/>
            <w:noProof/>
            <w:sz w:val="24"/>
            <w:rPrChange w:id="249" w:author="Chris Satterlee" w:date="2022-02-27T15:24:00Z">
              <w:rPr>
                <w:rStyle w:val="Hyperlink"/>
                <w:noProof/>
              </w:rPr>
            </w:rPrChange>
          </w:rPr>
          <w:instrText xml:space="preserve"> </w:instrText>
        </w:r>
        <w:r w:rsidRPr="004C15BE">
          <w:rPr>
            <w:rStyle w:val="Hyperlink"/>
            <w:b w:val="0"/>
            <w:caps w:val="0"/>
            <w:noProof/>
            <w:sz w:val="24"/>
            <w:rPrChange w:id="250" w:author="Chris Satterlee" w:date="2022-02-27T15:24:00Z">
              <w:rPr>
                <w:rStyle w:val="Hyperlink"/>
                <w:noProof/>
              </w:rPr>
            </w:rPrChange>
          </w:rPr>
        </w:r>
        <w:r w:rsidRPr="004C15BE">
          <w:rPr>
            <w:rStyle w:val="Hyperlink"/>
            <w:b w:val="0"/>
            <w:caps w:val="0"/>
            <w:noProof/>
            <w:sz w:val="24"/>
            <w:rPrChange w:id="251" w:author="Chris Satterlee" w:date="2022-02-27T15:24:00Z">
              <w:rPr>
                <w:rStyle w:val="Hyperlink"/>
                <w:noProof/>
              </w:rPr>
            </w:rPrChange>
          </w:rPr>
          <w:fldChar w:fldCharType="separate"/>
        </w:r>
        <w:r w:rsidRPr="004C15BE">
          <w:rPr>
            <w:rStyle w:val="Hyperlink"/>
            <w:b w:val="0"/>
            <w:caps w:val="0"/>
            <w:noProof/>
            <w:sz w:val="24"/>
            <w:rPrChange w:id="252" w:author="Chris Satterlee" w:date="2022-02-27T15:24:00Z">
              <w:rPr>
                <w:rStyle w:val="Hyperlink"/>
                <w:noProof/>
              </w:rPr>
            </w:rPrChange>
          </w:rPr>
          <w:t>Step 20:</w:t>
        </w:r>
        <w:r w:rsidRPr="00FB7EC5">
          <w:rPr>
            <w:noProof/>
            <w:szCs w:val="24"/>
            <w:lang w:eastAsia="ja-JP"/>
          </w:rPr>
          <w:tab/>
        </w:r>
        <w:r w:rsidRPr="004C15BE">
          <w:rPr>
            <w:rStyle w:val="Hyperlink"/>
            <w:b w:val="0"/>
            <w:caps w:val="0"/>
            <w:noProof/>
            <w:sz w:val="24"/>
            <w:rPrChange w:id="253" w:author="Chris Satterlee" w:date="2022-02-27T15:24:00Z">
              <w:rPr>
                <w:rStyle w:val="Hyperlink"/>
                <w:noProof/>
              </w:rPr>
            </w:rPrChange>
          </w:rPr>
          <w:t>Prepare load circuit wires</w:t>
        </w:r>
        <w:r w:rsidRPr="00FB7EC5">
          <w:rPr>
            <w:noProof/>
            <w:webHidden/>
          </w:rPr>
          <w:tab/>
        </w:r>
        <w:r w:rsidRPr="00FB7EC5">
          <w:rPr>
            <w:noProof/>
            <w:webHidden/>
          </w:rPr>
          <w:fldChar w:fldCharType="begin"/>
        </w:r>
        <w:r w:rsidRPr="00FB7EC5">
          <w:rPr>
            <w:noProof/>
            <w:webHidden/>
          </w:rPr>
          <w:instrText xml:space="preserve"> PAGEREF _Toc96867697 \h </w:instrText>
        </w:r>
        <w:r w:rsidRPr="00FB7EC5">
          <w:rPr>
            <w:noProof/>
            <w:webHidden/>
          </w:rPr>
        </w:r>
      </w:ins>
      <w:r w:rsidRPr="00FB7EC5">
        <w:rPr>
          <w:noProof/>
          <w:webHidden/>
        </w:rPr>
        <w:fldChar w:fldCharType="separate"/>
      </w:r>
      <w:ins w:id="254" w:author="Chris Satterlee" w:date="2022-02-27T15:27:00Z">
        <w:r w:rsidR="00FB7EC5">
          <w:rPr>
            <w:noProof/>
            <w:webHidden/>
          </w:rPr>
          <w:t>19</w:t>
        </w:r>
      </w:ins>
      <w:ins w:id="255" w:author="Chris Satterlee" w:date="2022-02-27T15:21:00Z">
        <w:r w:rsidRPr="00FB7EC5">
          <w:rPr>
            <w:noProof/>
            <w:webHidden/>
          </w:rPr>
          <w:fldChar w:fldCharType="end"/>
        </w:r>
        <w:r w:rsidRPr="004C15BE">
          <w:rPr>
            <w:rStyle w:val="Hyperlink"/>
            <w:b w:val="0"/>
            <w:caps w:val="0"/>
            <w:noProof/>
            <w:sz w:val="24"/>
            <w:rPrChange w:id="256" w:author="Chris Satterlee" w:date="2022-02-27T15:24:00Z">
              <w:rPr>
                <w:rStyle w:val="Hyperlink"/>
                <w:noProof/>
              </w:rPr>
            </w:rPrChange>
          </w:rPr>
          <w:fldChar w:fldCharType="end"/>
        </w:r>
      </w:ins>
    </w:p>
    <w:p w14:paraId="07C976E7" w14:textId="2937537D" w:rsidR="004C15BE" w:rsidRPr="00FB7EC5" w:rsidRDefault="004C15BE" w:rsidP="00FB7EC5">
      <w:pPr>
        <w:pStyle w:val="TOC1"/>
        <w:rPr>
          <w:ins w:id="257" w:author="Chris Satterlee" w:date="2022-02-27T15:21:00Z"/>
          <w:noProof/>
          <w:szCs w:val="24"/>
          <w:lang w:eastAsia="ja-JP"/>
        </w:rPr>
      </w:pPr>
      <w:ins w:id="258" w:author="Chris Satterlee" w:date="2022-02-27T15:21:00Z">
        <w:r w:rsidRPr="004C15BE">
          <w:rPr>
            <w:rStyle w:val="Hyperlink"/>
            <w:b w:val="0"/>
            <w:caps w:val="0"/>
            <w:noProof/>
            <w:sz w:val="24"/>
            <w:rPrChange w:id="259" w:author="Chris Satterlee" w:date="2022-02-27T15:24:00Z">
              <w:rPr>
                <w:rStyle w:val="Hyperlink"/>
                <w:noProof/>
              </w:rPr>
            </w:rPrChange>
          </w:rPr>
          <w:fldChar w:fldCharType="begin"/>
        </w:r>
        <w:r w:rsidRPr="004C15BE">
          <w:rPr>
            <w:rStyle w:val="Hyperlink"/>
            <w:b w:val="0"/>
            <w:caps w:val="0"/>
            <w:noProof/>
            <w:sz w:val="24"/>
            <w:rPrChange w:id="260" w:author="Chris Satterlee" w:date="2022-02-27T15:24:00Z">
              <w:rPr>
                <w:rStyle w:val="Hyperlink"/>
                <w:noProof/>
              </w:rPr>
            </w:rPrChange>
          </w:rPr>
          <w:instrText xml:space="preserve"> </w:instrText>
        </w:r>
        <w:r w:rsidRPr="00FB7EC5">
          <w:rPr>
            <w:noProof/>
          </w:rPr>
          <w:instrText>HYPERLINK \l "_Toc96867698"</w:instrText>
        </w:r>
        <w:r w:rsidRPr="004C15BE">
          <w:rPr>
            <w:rStyle w:val="Hyperlink"/>
            <w:b w:val="0"/>
            <w:caps w:val="0"/>
            <w:noProof/>
            <w:sz w:val="24"/>
            <w:rPrChange w:id="261" w:author="Chris Satterlee" w:date="2022-02-27T15:24:00Z">
              <w:rPr>
                <w:rStyle w:val="Hyperlink"/>
                <w:noProof/>
              </w:rPr>
            </w:rPrChange>
          </w:rPr>
          <w:instrText xml:space="preserve"> </w:instrText>
        </w:r>
        <w:r w:rsidRPr="004C15BE">
          <w:rPr>
            <w:rStyle w:val="Hyperlink"/>
            <w:b w:val="0"/>
            <w:caps w:val="0"/>
            <w:noProof/>
            <w:sz w:val="24"/>
            <w:rPrChange w:id="262" w:author="Chris Satterlee" w:date="2022-02-27T15:24:00Z">
              <w:rPr>
                <w:rStyle w:val="Hyperlink"/>
                <w:noProof/>
              </w:rPr>
            </w:rPrChange>
          </w:rPr>
        </w:r>
        <w:r w:rsidRPr="004C15BE">
          <w:rPr>
            <w:rStyle w:val="Hyperlink"/>
            <w:b w:val="0"/>
            <w:caps w:val="0"/>
            <w:noProof/>
            <w:sz w:val="24"/>
            <w:rPrChange w:id="263" w:author="Chris Satterlee" w:date="2022-02-27T15:24:00Z">
              <w:rPr>
                <w:rStyle w:val="Hyperlink"/>
                <w:noProof/>
              </w:rPr>
            </w:rPrChange>
          </w:rPr>
          <w:fldChar w:fldCharType="separate"/>
        </w:r>
        <w:r w:rsidRPr="004C15BE">
          <w:rPr>
            <w:rStyle w:val="Hyperlink"/>
            <w:b w:val="0"/>
            <w:caps w:val="0"/>
            <w:noProof/>
            <w:sz w:val="24"/>
            <w:rPrChange w:id="264" w:author="Chris Satterlee" w:date="2022-02-27T15:24:00Z">
              <w:rPr>
                <w:rStyle w:val="Hyperlink"/>
                <w:noProof/>
              </w:rPr>
            </w:rPrChange>
          </w:rPr>
          <w:t>Step 21:</w:t>
        </w:r>
        <w:r w:rsidRPr="00FB7EC5">
          <w:rPr>
            <w:noProof/>
            <w:szCs w:val="24"/>
            <w:lang w:eastAsia="ja-JP"/>
          </w:rPr>
          <w:tab/>
        </w:r>
        <w:r w:rsidRPr="004C15BE">
          <w:rPr>
            <w:rStyle w:val="Hyperlink"/>
            <w:b w:val="0"/>
            <w:caps w:val="0"/>
            <w:noProof/>
            <w:sz w:val="24"/>
            <w:rPrChange w:id="265" w:author="Chris Satterlee" w:date="2022-02-27T15:24:00Z">
              <w:rPr>
                <w:rStyle w:val="Hyperlink"/>
                <w:noProof/>
              </w:rPr>
            </w:rPrChange>
          </w:rPr>
          <w:t>Make load circuit connections</w:t>
        </w:r>
        <w:r w:rsidRPr="00FB7EC5">
          <w:rPr>
            <w:noProof/>
            <w:webHidden/>
          </w:rPr>
          <w:tab/>
        </w:r>
        <w:r w:rsidRPr="00FB7EC5">
          <w:rPr>
            <w:noProof/>
            <w:webHidden/>
          </w:rPr>
          <w:fldChar w:fldCharType="begin"/>
        </w:r>
        <w:r w:rsidRPr="00FB7EC5">
          <w:rPr>
            <w:noProof/>
            <w:webHidden/>
          </w:rPr>
          <w:instrText xml:space="preserve"> PAGEREF _Toc96867698 \h </w:instrText>
        </w:r>
        <w:r w:rsidRPr="00FB7EC5">
          <w:rPr>
            <w:noProof/>
            <w:webHidden/>
          </w:rPr>
        </w:r>
      </w:ins>
      <w:r w:rsidRPr="00FB7EC5">
        <w:rPr>
          <w:noProof/>
          <w:webHidden/>
        </w:rPr>
        <w:fldChar w:fldCharType="separate"/>
      </w:r>
      <w:ins w:id="266" w:author="Chris Satterlee" w:date="2022-02-27T15:27:00Z">
        <w:r w:rsidR="00FB7EC5">
          <w:rPr>
            <w:noProof/>
            <w:webHidden/>
          </w:rPr>
          <w:t>21</w:t>
        </w:r>
      </w:ins>
      <w:ins w:id="267" w:author="Chris Satterlee" w:date="2022-02-27T15:21:00Z">
        <w:r w:rsidRPr="00FB7EC5">
          <w:rPr>
            <w:noProof/>
            <w:webHidden/>
          </w:rPr>
          <w:fldChar w:fldCharType="end"/>
        </w:r>
        <w:r w:rsidRPr="004C15BE">
          <w:rPr>
            <w:rStyle w:val="Hyperlink"/>
            <w:b w:val="0"/>
            <w:caps w:val="0"/>
            <w:noProof/>
            <w:sz w:val="24"/>
            <w:rPrChange w:id="268" w:author="Chris Satterlee" w:date="2022-02-27T15:24:00Z">
              <w:rPr>
                <w:rStyle w:val="Hyperlink"/>
                <w:noProof/>
              </w:rPr>
            </w:rPrChange>
          </w:rPr>
          <w:fldChar w:fldCharType="end"/>
        </w:r>
      </w:ins>
    </w:p>
    <w:p w14:paraId="56E33097" w14:textId="43CFBE2D" w:rsidR="004C15BE" w:rsidRPr="00FB7EC5" w:rsidRDefault="004C15BE" w:rsidP="00FB7EC5">
      <w:pPr>
        <w:pStyle w:val="TOC1"/>
        <w:rPr>
          <w:ins w:id="269" w:author="Chris Satterlee" w:date="2022-02-27T15:21:00Z"/>
          <w:noProof/>
          <w:szCs w:val="24"/>
          <w:lang w:eastAsia="ja-JP"/>
        </w:rPr>
      </w:pPr>
      <w:ins w:id="270" w:author="Chris Satterlee" w:date="2022-02-27T15:21:00Z">
        <w:r w:rsidRPr="004C15BE">
          <w:rPr>
            <w:rStyle w:val="Hyperlink"/>
            <w:b w:val="0"/>
            <w:caps w:val="0"/>
            <w:noProof/>
            <w:sz w:val="24"/>
            <w:rPrChange w:id="271" w:author="Chris Satterlee" w:date="2022-02-27T15:24:00Z">
              <w:rPr>
                <w:rStyle w:val="Hyperlink"/>
                <w:noProof/>
              </w:rPr>
            </w:rPrChange>
          </w:rPr>
          <w:fldChar w:fldCharType="begin"/>
        </w:r>
        <w:r w:rsidRPr="004C15BE">
          <w:rPr>
            <w:rStyle w:val="Hyperlink"/>
            <w:b w:val="0"/>
            <w:caps w:val="0"/>
            <w:noProof/>
            <w:sz w:val="24"/>
            <w:rPrChange w:id="272" w:author="Chris Satterlee" w:date="2022-02-27T15:24:00Z">
              <w:rPr>
                <w:rStyle w:val="Hyperlink"/>
                <w:noProof/>
              </w:rPr>
            </w:rPrChange>
          </w:rPr>
          <w:instrText xml:space="preserve"> </w:instrText>
        </w:r>
        <w:r w:rsidRPr="00FB7EC5">
          <w:rPr>
            <w:noProof/>
          </w:rPr>
          <w:instrText>HYPERLINK \l "_Toc96867699"</w:instrText>
        </w:r>
        <w:r w:rsidRPr="004C15BE">
          <w:rPr>
            <w:rStyle w:val="Hyperlink"/>
            <w:b w:val="0"/>
            <w:caps w:val="0"/>
            <w:noProof/>
            <w:sz w:val="24"/>
            <w:rPrChange w:id="273" w:author="Chris Satterlee" w:date="2022-02-27T15:24:00Z">
              <w:rPr>
                <w:rStyle w:val="Hyperlink"/>
                <w:noProof/>
              </w:rPr>
            </w:rPrChange>
          </w:rPr>
          <w:instrText xml:space="preserve"> </w:instrText>
        </w:r>
        <w:r w:rsidRPr="004C15BE">
          <w:rPr>
            <w:rStyle w:val="Hyperlink"/>
            <w:b w:val="0"/>
            <w:caps w:val="0"/>
            <w:noProof/>
            <w:sz w:val="24"/>
            <w:rPrChange w:id="274" w:author="Chris Satterlee" w:date="2022-02-27T15:24:00Z">
              <w:rPr>
                <w:rStyle w:val="Hyperlink"/>
                <w:noProof/>
              </w:rPr>
            </w:rPrChange>
          </w:rPr>
        </w:r>
        <w:r w:rsidRPr="004C15BE">
          <w:rPr>
            <w:rStyle w:val="Hyperlink"/>
            <w:b w:val="0"/>
            <w:caps w:val="0"/>
            <w:noProof/>
            <w:sz w:val="24"/>
            <w:rPrChange w:id="275" w:author="Chris Satterlee" w:date="2022-02-27T15:24:00Z">
              <w:rPr>
                <w:rStyle w:val="Hyperlink"/>
                <w:noProof/>
              </w:rPr>
            </w:rPrChange>
          </w:rPr>
          <w:fldChar w:fldCharType="separate"/>
        </w:r>
        <w:r w:rsidRPr="004C15BE">
          <w:rPr>
            <w:rStyle w:val="Hyperlink"/>
            <w:b w:val="0"/>
            <w:caps w:val="0"/>
            <w:noProof/>
            <w:sz w:val="24"/>
            <w:rPrChange w:id="276" w:author="Chris Satterlee" w:date="2022-02-27T15:24:00Z">
              <w:rPr>
                <w:rStyle w:val="Hyperlink"/>
                <w:noProof/>
              </w:rPr>
            </w:rPrChange>
          </w:rPr>
          <w:t>Step 22:</w:t>
        </w:r>
        <w:r w:rsidRPr="00FB7EC5">
          <w:rPr>
            <w:noProof/>
            <w:szCs w:val="24"/>
            <w:lang w:eastAsia="ja-JP"/>
          </w:rPr>
          <w:tab/>
        </w:r>
        <w:r w:rsidRPr="004C15BE">
          <w:rPr>
            <w:rStyle w:val="Hyperlink"/>
            <w:b w:val="0"/>
            <w:caps w:val="0"/>
            <w:noProof/>
            <w:sz w:val="24"/>
            <w:rPrChange w:id="277" w:author="Chris Satterlee" w:date="2022-02-27T15:24:00Z">
              <w:rPr>
                <w:rStyle w:val="Hyperlink"/>
                <w:noProof/>
              </w:rPr>
            </w:rPrChange>
          </w:rPr>
          <w:t>Make relay power/control side connections</w:t>
        </w:r>
        <w:r w:rsidRPr="00FB7EC5">
          <w:rPr>
            <w:noProof/>
            <w:webHidden/>
          </w:rPr>
          <w:tab/>
        </w:r>
        <w:r w:rsidRPr="00FB7EC5">
          <w:rPr>
            <w:noProof/>
            <w:webHidden/>
          </w:rPr>
          <w:fldChar w:fldCharType="begin"/>
        </w:r>
        <w:r w:rsidRPr="00FB7EC5">
          <w:rPr>
            <w:noProof/>
            <w:webHidden/>
          </w:rPr>
          <w:instrText xml:space="preserve"> PAGEREF _Toc96867699 \h </w:instrText>
        </w:r>
        <w:r w:rsidRPr="00FB7EC5">
          <w:rPr>
            <w:noProof/>
            <w:webHidden/>
          </w:rPr>
        </w:r>
      </w:ins>
      <w:r w:rsidRPr="00FB7EC5">
        <w:rPr>
          <w:noProof/>
          <w:webHidden/>
        </w:rPr>
        <w:fldChar w:fldCharType="separate"/>
      </w:r>
      <w:ins w:id="278" w:author="Chris Satterlee" w:date="2022-02-27T15:27:00Z">
        <w:r w:rsidR="00FB7EC5">
          <w:rPr>
            <w:noProof/>
            <w:webHidden/>
          </w:rPr>
          <w:t>23</w:t>
        </w:r>
      </w:ins>
      <w:ins w:id="279" w:author="Chris Satterlee" w:date="2022-02-27T15:21:00Z">
        <w:r w:rsidRPr="00FB7EC5">
          <w:rPr>
            <w:noProof/>
            <w:webHidden/>
          </w:rPr>
          <w:fldChar w:fldCharType="end"/>
        </w:r>
        <w:r w:rsidRPr="004C15BE">
          <w:rPr>
            <w:rStyle w:val="Hyperlink"/>
            <w:b w:val="0"/>
            <w:caps w:val="0"/>
            <w:noProof/>
            <w:sz w:val="24"/>
            <w:rPrChange w:id="280" w:author="Chris Satterlee" w:date="2022-02-27T15:24:00Z">
              <w:rPr>
                <w:rStyle w:val="Hyperlink"/>
                <w:noProof/>
              </w:rPr>
            </w:rPrChange>
          </w:rPr>
          <w:fldChar w:fldCharType="end"/>
        </w:r>
      </w:ins>
    </w:p>
    <w:p w14:paraId="64CC054B" w14:textId="3A9CF82B" w:rsidR="004C15BE" w:rsidRPr="00FB7EC5" w:rsidRDefault="004C15BE" w:rsidP="00FB7EC5">
      <w:pPr>
        <w:pStyle w:val="TOC1"/>
        <w:rPr>
          <w:ins w:id="281" w:author="Chris Satterlee" w:date="2022-02-27T15:21:00Z"/>
          <w:noProof/>
          <w:szCs w:val="24"/>
          <w:lang w:eastAsia="ja-JP"/>
        </w:rPr>
      </w:pPr>
      <w:ins w:id="282" w:author="Chris Satterlee" w:date="2022-02-27T15:21:00Z">
        <w:r w:rsidRPr="004C15BE">
          <w:rPr>
            <w:rStyle w:val="Hyperlink"/>
            <w:b w:val="0"/>
            <w:caps w:val="0"/>
            <w:noProof/>
            <w:sz w:val="24"/>
            <w:rPrChange w:id="283" w:author="Chris Satterlee" w:date="2022-02-27T15:24:00Z">
              <w:rPr>
                <w:rStyle w:val="Hyperlink"/>
                <w:noProof/>
              </w:rPr>
            </w:rPrChange>
          </w:rPr>
          <w:fldChar w:fldCharType="begin"/>
        </w:r>
        <w:r w:rsidRPr="004C15BE">
          <w:rPr>
            <w:rStyle w:val="Hyperlink"/>
            <w:b w:val="0"/>
            <w:caps w:val="0"/>
            <w:noProof/>
            <w:sz w:val="24"/>
            <w:rPrChange w:id="284" w:author="Chris Satterlee" w:date="2022-02-27T15:24:00Z">
              <w:rPr>
                <w:rStyle w:val="Hyperlink"/>
                <w:noProof/>
              </w:rPr>
            </w:rPrChange>
          </w:rPr>
          <w:instrText xml:space="preserve"> </w:instrText>
        </w:r>
        <w:r w:rsidRPr="00FB7EC5">
          <w:rPr>
            <w:noProof/>
          </w:rPr>
          <w:instrText>HYPERLINK \l "_Toc96867700"</w:instrText>
        </w:r>
        <w:r w:rsidRPr="004C15BE">
          <w:rPr>
            <w:rStyle w:val="Hyperlink"/>
            <w:b w:val="0"/>
            <w:caps w:val="0"/>
            <w:noProof/>
            <w:sz w:val="24"/>
            <w:rPrChange w:id="285" w:author="Chris Satterlee" w:date="2022-02-27T15:24:00Z">
              <w:rPr>
                <w:rStyle w:val="Hyperlink"/>
                <w:noProof/>
              </w:rPr>
            </w:rPrChange>
          </w:rPr>
          <w:instrText xml:space="preserve"> </w:instrText>
        </w:r>
        <w:r w:rsidRPr="004C15BE">
          <w:rPr>
            <w:rStyle w:val="Hyperlink"/>
            <w:b w:val="0"/>
            <w:caps w:val="0"/>
            <w:noProof/>
            <w:sz w:val="24"/>
            <w:rPrChange w:id="286" w:author="Chris Satterlee" w:date="2022-02-27T15:24:00Z">
              <w:rPr>
                <w:rStyle w:val="Hyperlink"/>
                <w:noProof/>
              </w:rPr>
            </w:rPrChange>
          </w:rPr>
        </w:r>
        <w:r w:rsidRPr="004C15BE">
          <w:rPr>
            <w:rStyle w:val="Hyperlink"/>
            <w:b w:val="0"/>
            <w:caps w:val="0"/>
            <w:noProof/>
            <w:sz w:val="24"/>
            <w:rPrChange w:id="287" w:author="Chris Satterlee" w:date="2022-02-27T15:24:00Z">
              <w:rPr>
                <w:rStyle w:val="Hyperlink"/>
                <w:noProof/>
              </w:rPr>
            </w:rPrChange>
          </w:rPr>
          <w:fldChar w:fldCharType="separate"/>
        </w:r>
        <w:r w:rsidRPr="004C15BE">
          <w:rPr>
            <w:rStyle w:val="Hyperlink"/>
            <w:b w:val="0"/>
            <w:caps w:val="0"/>
            <w:noProof/>
            <w:sz w:val="24"/>
            <w:rPrChange w:id="288" w:author="Chris Satterlee" w:date="2022-02-27T15:24:00Z">
              <w:rPr>
                <w:rStyle w:val="Hyperlink"/>
                <w:noProof/>
              </w:rPr>
            </w:rPrChange>
          </w:rPr>
          <w:t>Step 23:</w:t>
        </w:r>
        <w:r w:rsidRPr="00FB7EC5">
          <w:rPr>
            <w:noProof/>
            <w:szCs w:val="24"/>
            <w:lang w:eastAsia="ja-JP"/>
          </w:rPr>
          <w:tab/>
        </w:r>
        <w:r w:rsidRPr="004C15BE">
          <w:rPr>
            <w:rStyle w:val="Hyperlink"/>
            <w:b w:val="0"/>
            <w:caps w:val="0"/>
            <w:noProof/>
            <w:sz w:val="24"/>
            <w:rPrChange w:id="289" w:author="Chris Satterlee" w:date="2022-02-27T15:24:00Z">
              <w:rPr>
                <w:rStyle w:val="Hyperlink"/>
                <w:noProof/>
              </w:rPr>
            </w:rPrChange>
          </w:rPr>
          <w:t>Check all off-PCB connections</w:t>
        </w:r>
        <w:r w:rsidRPr="00FB7EC5">
          <w:rPr>
            <w:noProof/>
            <w:webHidden/>
          </w:rPr>
          <w:tab/>
        </w:r>
        <w:r w:rsidRPr="00FB7EC5">
          <w:rPr>
            <w:noProof/>
            <w:webHidden/>
          </w:rPr>
          <w:fldChar w:fldCharType="begin"/>
        </w:r>
        <w:r w:rsidRPr="00FB7EC5">
          <w:rPr>
            <w:noProof/>
            <w:webHidden/>
          </w:rPr>
          <w:instrText xml:space="preserve"> PAGEREF _Toc96867700 \h </w:instrText>
        </w:r>
        <w:r w:rsidRPr="00FB7EC5">
          <w:rPr>
            <w:noProof/>
            <w:webHidden/>
          </w:rPr>
        </w:r>
      </w:ins>
      <w:r w:rsidRPr="00FB7EC5">
        <w:rPr>
          <w:noProof/>
          <w:webHidden/>
        </w:rPr>
        <w:fldChar w:fldCharType="separate"/>
      </w:r>
      <w:ins w:id="290" w:author="Chris Satterlee" w:date="2022-02-27T15:27:00Z">
        <w:r w:rsidR="00FB7EC5">
          <w:rPr>
            <w:noProof/>
            <w:webHidden/>
          </w:rPr>
          <w:t>24</w:t>
        </w:r>
      </w:ins>
      <w:ins w:id="291" w:author="Chris Satterlee" w:date="2022-02-27T15:21:00Z">
        <w:r w:rsidRPr="00FB7EC5">
          <w:rPr>
            <w:noProof/>
            <w:webHidden/>
          </w:rPr>
          <w:fldChar w:fldCharType="end"/>
        </w:r>
        <w:r w:rsidRPr="004C15BE">
          <w:rPr>
            <w:rStyle w:val="Hyperlink"/>
            <w:b w:val="0"/>
            <w:caps w:val="0"/>
            <w:noProof/>
            <w:sz w:val="24"/>
            <w:rPrChange w:id="292" w:author="Chris Satterlee" w:date="2022-02-27T15:24:00Z">
              <w:rPr>
                <w:rStyle w:val="Hyperlink"/>
                <w:noProof/>
              </w:rPr>
            </w:rPrChange>
          </w:rPr>
          <w:fldChar w:fldCharType="end"/>
        </w:r>
      </w:ins>
    </w:p>
    <w:p w14:paraId="01F3F26E" w14:textId="3E1DDD1A" w:rsidR="004C15BE" w:rsidRPr="00FB7EC5" w:rsidRDefault="004C15BE" w:rsidP="00FB7EC5">
      <w:pPr>
        <w:pStyle w:val="TOC1"/>
        <w:rPr>
          <w:ins w:id="293" w:author="Chris Satterlee" w:date="2022-02-27T15:21:00Z"/>
          <w:noProof/>
          <w:szCs w:val="24"/>
          <w:lang w:eastAsia="ja-JP"/>
        </w:rPr>
      </w:pPr>
      <w:ins w:id="294" w:author="Chris Satterlee" w:date="2022-02-27T15:21:00Z">
        <w:r w:rsidRPr="004C15BE">
          <w:rPr>
            <w:rStyle w:val="Hyperlink"/>
            <w:b w:val="0"/>
            <w:caps w:val="0"/>
            <w:noProof/>
            <w:sz w:val="24"/>
            <w:rPrChange w:id="295" w:author="Chris Satterlee" w:date="2022-02-27T15:24:00Z">
              <w:rPr>
                <w:rStyle w:val="Hyperlink"/>
                <w:noProof/>
              </w:rPr>
            </w:rPrChange>
          </w:rPr>
          <w:fldChar w:fldCharType="begin"/>
        </w:r>
        <w:r w:rsidRPr="004C15BE">
          <w:rPr>
            <w:rStyle w:val="Hyperlink"/>
            <w:b w:val="0"/>
            <w:caps w:val="0"/>
            <w:noProof/>
            <w:sz w:val="24"/>
            <w:rPrChange w:id="296" w:author="Chris Satterlee" w:date="2022-02-27T15:24:00Z">
              <w:rPr>
                <w:rStyle w:val="Hyperlink"/>
                <w:noProof/>
              </w:rPr>
            </w:rPrChange>
          </w:rPr>
          <w:instrText xml:space="preserve"> </w:instrText>
        </w:r>
        <w:r w:rsidRPr="00FB7EC5">
          <w:rPr>
            <w:noProof/>
          </w:rPr>
          <w:instrText>HYPERLINK \l "_Toc96867701"</w:instrText>
        </w:r>
        <w:r w:rsidRPr="004C15BE">
          <w:rPr>
            <w:rStyle w:val="Hyperlink"/>
            <w:b w:val="0"/>
            <w:caps w:val="0"/>
            <w:noProof/>
            <w:sz w:val="24"/>
            <w:rPrChange w:id="297" w:author="Chris Satterlee" w:date="2022-02-27T15:24:00Z">
              <w:rPr>
                <w:rStyle w:val="Hyperlink"/>
                <w:noProof/>
              </w:rPr>
            </w:rPrChange>
          </w:rPr>
          <w:instrText xml:space="preserve"> </w:instrText>
        </w:r>
        <w:r w:rsidRPr="004C15BE">
          <w:rPr>
            <w:rStyle w:val="Hyperlink"/>
            <w:b w:val="0"/>
            <w:caps w:val="0"/>
            <w:noProof/>
            <w:sz w:val="24"/>
            <w:rPrChange w:id="298" w:author="Chris Satterlee" w:date="2022-02-27T15:24:00Z">
              <w:rPr>
                <w:rStyle w:val="Hyperlink"/>
                <w:noProof/>
              </w:rPr>
            </w:rPrChange>
          </w:rPr>
        </w:r>
        <w:r w:rsidRPr="004C15BE">
          <w:rPr>
            <w:rStyle w:val="Hyperlink"/>
            <w:b w:val="0"/>
            <w:caps w:val="0"/>
            <w:noProof/>
            <w:sz w:val="24"/>
            <w:rPrChange w:id="299" w:author="Chris Satterlee" w:date="2022-02-27T15:24:00Z">
              <w:rPr>
                <w:rStyle w:val="Hyperlink"/>
                <w:noProof/>
              </w:rPr>
            </w:rPrChange>
          </w:rPr>
          <w:fldChar w:fldCharType="separate"/>
        </w:r>
        <w:r w:rsidRPr="004C15BE">
          <w:rPr>
            <w:rStyle w:val="Hyperlink"/>
            <w:b w:val="0"/>
            <w:caps w:val="0"/>
            <w:noProof/>
            <w:sz w:val="24"/>
            <w:rPrChange w:id="300" w:author="Chris Satterlee" w:date="2022-02-27T15:24:00Z">
              <w:rPr>
                <w:rStyle w:val="Hyperlink"/>
                <w:noProof/>
              </w:rPr>
            </w:rPrChange>
          </w:rPr>
          <w:t>Step 24:</w:t>
        </w:r>
        <w:r w:rsidRPr="00FB7EC5">
          <w:rPr>
            <w:noProof/>
            <w:szCs w:val="24"/>
            <w:lang w:eastAsia="ja-JP"/>
          </w:rPr>
          <w:tab/>
        </w:r>
        <w:r w:rsidRPr="004C15BE">
          <w:rPr>
            <w:rStyle w:val="Hyperlink"/>
            <w:b w:val="0"/>
            <w:caps w:val="0"/>
            <w:noProof/>
            <w:sz w:val="24"/>
            <w:rPrChange w:id="301" w:author="Chris Satterlee" w:date="2022-02-27T15:24:00Z">
              <w:rPr>
                <w:rStyle w:val="Hyperlink"/>
                <w:noProof/>
              </w:rPr>
            </w:rPrChange>
          </w:rPr>
          <w:t>Mate PCB with Arduino</w:t>
        </w:r>
        <w:r w:rsidRPr="00FB7EC5">
          <w:rPr>
            <w:noProof/>
            <w:webHidden/>
          </w:rPr>
          <w:tab/>
        </w:r>
        <w:r w:rsidRPr="00FB7EC5">
          <w:rPr>
            <w:noProof/>
            <w:webHidden/>
          </w:rPr>
          <w:fldChar w:fldCharType="begin"/>
        </w:r>
        <w:r w:rsidRPr="00FB7EC5">
          <w:rPr>
            <w:noProof/>
            <w:webHidden/>
          </w:rPr>
          <w:instrText xml:space="preserve"> PAGEREF _Toc96867701 \h </w:instrText>
        </w:r>
        <w:r w:rsidRPr="00FB7EC5">
          <w:rPr>
            <w:noProof/>
            <w:webHidden/>
          </w:rPr>
        </w:r>
      </w:ins>
      <w:r w:rsidRPr="00FB7EC5">
        <w:rPr>
          <w:noProof/>
          <w:webHidden/>
        </w:rPr>
        <w:fldChar w:fldCharType="separate"/>
      </w:r>
      <w:ins w:id="302" w:author="Chris Satterlee" w:date="2022-02-27T15:27:00Z">
        <w:r w:rsidR="00FB7EC5">
          <w:rPr>
            <w:noProof/>
            <w:webHidden/>
          </w:rPr>
          <w:t>24</w:t>
        </w:r>
      </w:ins>
      <w:ins w:id="303" w:author="Chris Satterlee" w:date="2022-02-27T15:21:00Z">
        <w:r w:rsidRPr="00FB7EC5">
          <w:rPr>
            <w:noProof/>
            <w:webHidden/>
          </w:rPr>
          <w:fldChar w:fldCharType="end"/>
        </w:r>
        <w:r w:rsidRPr="004C15BE">
          <w:rPr>
            <w:rStyle w:val="Hyperlink"/>
            <w:b w:val="0"/>
            <w:caps w:val="0"/>
            <w:noProof/>
            <w:sz w:val="24"/>
            <w:rPrChange w:id="304" w:author="Chris Satterlee" w:date="2022-02-27T15:24:00Z">
              <w:rPr>
                <w:rStyle w:val="Hyperlink"/>
                <w:noProof/>
              </w:rPr>
            </w:rPrChange>
          </w:rPr>
          <w:fldChar w:fldCharType="end"/>
        </w:r>
      </w:ins>
    </w:p>
    <w:p w14:paraId="06A813D2" w14:textId="1EE0E430" w:rsidR="004C15BE" w:rsidRPr="00FB7EC5" w:rsidRDefault="004C15BE" w:rsidP="00FB7EC5">
      <w:pPr>
        <w:pStyle w:val="TOC1"/>
        <w:rPr>
          <w:ins w:id="305" w:author="Chris Satterlee" w:date="2022-02-27T15:21:00Z"/>
          <w:noProof/>
          <w:szCs w:val="24"/>
          <w:lang w:eastAsia="ja-JP"/>
        </w:rPr>
      </w:pPr>
      <w:ins w:id="306" w:author="Chris Satterlee" w:date="2022-02-27T15:21:00Z">
        <w:r w:rsidRPr="004C15BE">
          <w:rPr>
            <w:rStyle w:val="Hyperlink"/>
            <w:b w:val="0"/>
            <w:caps w:val="0"/>
            <w:noProof/>
            <w:sz w:val="24"/>
            <w:rPrChange w:id="307" w:author="Chris Satterlee" w:date="2022-02-27T15:24:00Z">
              <w:rPr>
                <w:rStyle w:val="Hyperlink"/>
                <w:noProof/>
              </w:rPr>
            </w:rPrChange>
          </w:rPr>
          <w:fldChar w:fldCharType="begin"/>
        </w:r>
        <w:r w:rsidRPr="004C15BE">
          <w:rPr>
            <w:rStyle w:val="Hyperlink"/>
            <w:b w:val="0"/>
            <w:caps w:val="0"/>
            <w:noProof/>
            <w:sz w:val="24"/>
            <w:rPrChange w:id="308" w:author="Chris Satterlee" w:date="2022-02-27T15:24:00Z">
              <w:rPr>
                <w:rStyle w:val="Hyperlink"/>
                <w:noProof/>
              </w:rPr>
            </w:rPrChange>
          </w:rPr>
          <w:instrText xml:space="preserve"> </w:instrText>
        </w:r>
        <w:r w:rsidRPr="00FB7EC5">
          <w:rPr>
            <w:noProof/>
          </w:rPr>
          <w:instrText>HYPERLINK \l "_Toc96867702"</w:instrText>
        </w:r>
        <w:r w:rsidRPr="004C15BE">
          <w:rPr>
            <w:rStyle w:val="Hyperlink"/>
            <w:b w:val="0"/>
            <w:caps w:val="0"/>
            <w:noProof/>
            <w:sz w:val="24"/>
            <w:rPrChange w:id="309" w:author="Chris Satterlee" w:date="2022-02-27T15:24:00Z">
              <w:rPr>
                <w:rStyle w:val="Hyperlink"/>
                <w:noProof/>
              </w:rPr>
            </w:rPrChange>
          </w:rPr>
          <w:instrText xml:space="preserve"> </w:instrText>
        </w:r>
        <w:r w:rsidRPr="004C15BE">
          <w:rPr>
            <w:rStyle w:val="Hyperlink"/>
            <w:b w:val="0"/>
            <w:caps w:val="0"/>
            <w:noProof/>
            <w:sz w:val="24"/>
            <w:rPrChange w:id="310" w:author="Chris Satterlee" w:date="2022-02-27T15:24:00Z">
              <w:rPr>
                <w:rStyle w:val="Hyperlink"/>
                <w:noProof/>
              </w:rPr>
            </w:rPrChange>
          </w:rPr>
        </w:r>
        <w:r w:rsidRPr="004C15BE">
          <w:rPr>
            <w:rStyle w:val="Hyperlink"/>
            <w:b w:val="0"/>
            <w:caps w:val="0"/>
            <w:noProof/>
            <w:sz w:val="24"/>
            <w:rPrChange w:id="311" w:author="Chris Satterlee" w:date="2022-02-27T15:24:00Z">
              <w:rPr>
                <w:rStyle w:val="Hyperlink"/>
                <w:noProof/>
              </w:rPr>
            </w:rPrChange>
          </w:rPr>
          <w:fldChar w:fldCharType="separate"/>
        </w:r>
        <w:r w:rsidRPr="004C15BE">
          <w:rPr>
            <w:rStyle w:val="Hyperlink"/>
            <w:b w:val="0"/>
            <w:caps w:val="0"/>
            <w:noProof/>
            <w:sz w:val="24"/>
            <w:rPrChange w:id="312" w:author="Chris Satterlee" w:date="2022-02-27T15:24:00Z">
              <w:rPr>
                <w:rStyle w:val="Hyperlink"/>
                <w:noProof/>
              </w:rPr>
            </w:rPrChange>
          </w:rPr>
          <w:t>Step 25:</w:t>
        </w:r>
        <w:r w:rsidRPr="00FB7EC5">
          <w:rPr>
            <w:noProof/>
            <w:szCs w:val="24"/>
            <w:lang w:eastAsia="ja-JP"/>
          </w:rPr>
          <w:tab/>
        </w:r>
        <w:r w:rsidRPr="004C15BE">
          <w:rPr>
            <w:rStyle w:val="Hyperlink"/>
            <w:b w:val="0"/>
            <w:caps w:val="0"/>
            <w:noProof/>
            <w:sz w:val="24"/>
            <w:rPrChange w:id="313" w:author="Chris Satterlee" w:date="2022-02-27T15:24:00Z">
              <w:rPr>
                <w:rStyle w:val="Hyperlink"/>
                <w:noProof/>
              </w:rPr>
            </w:rPrChange>
          </w:rPr>
          <w:t>Smoke test</w:t>
        </w:r>
        <w:r w:rsidRPr="00FB7EC5">
          <w:rPr>
            <w:noProof/>
            <w:webHidden/>
          </w:rPr>
          <w:tab/>
        </w:r>
        <w:r w:rsidRPr="00FB7EC5">
          <w:rPr>
            <w:noProof/>
            <w:webHidden/>
          </w:rPr>
          <w:fldChar w:fldCharType="begin"/>
        </w:r>
        <w:r w:rsidRPr="00FB7EC5">
          <w:rPr>
            <w:noProof/>
            <w:webHidden/>
          </w:rPr>
          <w:instrText xml:space="preserve"> PAGEREF _Toc96867702 \h </w:instrText>
        </w:r>
        <w:r w:rsidRPr="00FB7EC5">
          <w:rPr>
            <w:noProof/>
            <w:webHidden/>
          </w:rPr>
        </w:r>
      </w:ins>
      <w:r w:rsidRPr="00FB7EC5">
        <w:rPr>
          <w:noProof/>
          <w:webHidden/>
        </w:rPr>
        <w:fldChar w:fldCharType="separate"/>
      </w:r>
      <w:ins w:id="314" w:author="Chris Satterlee" w:date="2022-02-27T15:27:00Z">
        <w:r w:rsidR="00FB7EC5">
          <w:rPr>
            <w:noProof/>
            <w:webHidden/>
          </w:rPr>
          <w:t>25</w:t>
        </w:r>
      </w:ins>
      <w:ins w:id="315" w:author="Chris Satterlee" w:date="2022-02-27T15:21:00Z">
        <w:r w:rsidRPr="00FB7EC5">
          <w:rPr>
            <w:noProof/>
            <w:webHidden/>
          </w:rPr>
          <w:fldChar w:fldCharType="end"/>
        </w:r>
        <w:r w:rsidRPr="004C15BE">
          <w:rPr>
            <w:rStyle w:val="Hyperlink"/>
            <w:b w:val="0"/>
            <w:caps w:val="0"/>
            <w:noProof/>
            <w:sz w:val="24"/>
            <w:rPrChange w:id="316" w:author="Chris Satterlee" w:date="2022-02-27T15:24:00Z">
              <w:rPr>
                <w:rStyle w:val="Hyperlink"/>
                <w:noProof/>
              </w:rPr>
            </w:rPrChange>
          </w:rPr>
          <w:fldChar w:fldCharType="end"/>
        </w:r>
      </w:ins>
    </w:p>
    <w:p w14:paraId="790D190F" w14:textId="4B7E7445" w:rsidR="004C15BE" w:rsidRPr="00FB7EC5" w:rsidRDefault="004C15BE" w:rsidP="00FB7EC5">
      <w:pPr>
        <w:pStyle w:val="TOC1"/>
        <w:rPr>
          <w:ins w:id="317" w:author="Chris Satterlee" w:date="2022-02-27T15:21:00Z"/>
          <w:noProof/>
          <w:szCs w:val="24"/>
          <w:lang w:eastAsia="ja-JP"/>
        </w:rPr>
      </w:pPr>
      <w:ins w:id="318" w:author="Chris Satterlee" w:date="2022-02-27T15:21:00Z">
        <w:r w:rsidRPr="004C15BE">
          <w:rPr>
            <w:rStyle w:val="Hyperlink"/>
            <w:b w:val="0"/>
            <w:caps w:val="0"/>
            <w:noProof/>
            <w:sz w:val="24"/>
            <w:rPrChange w:id="319" w:author="Chris Satterlee" w:date="2022-02-27T15:24:00Z">
              <w:rPr>
                <w:rStyle w:val="Hyperlink"/>
                <w:noProof/>
              </w:rPr>
            </w:rPrChange>
          </w:rPr>
          <w:fldChar w:fldCharType="begin"/>
        </w:r>
        <w:r w:rsidRPr="004C15BE">
          <w:rPr>
            <w:rStyle w:val="Hyperlink"/>
            <w:b w:val="0"/>
            <w:caps w:val="0"/>
            <w:noProof/>
            <w:sz w:val="24"/>
            <w:rPrChange w:id="320" w:author="Chris Satterlee" w:date="2022-02-27T15:24:00Z">
              <w:rPr>
                <w:rStyle w:val="Hyperlink"/>
                <w:noProof/>
              </w:rPr>
            </w:rPrChange>
          </w:rPr>
          <w:instrText xml:space="preserve"> </w:instrText>
        </w:r>
        <w:r w:rsidRPr="00FB7EC5">
          <w:rPr>
            <w:noProof/>
          </w:rPr>
          <w:instrText>HYPERLINK \l "_Toc96867703"</w:instrText>
        </w:r>
        <w:r w:rsidRPr="004C15BE">
          <w:rPr>
            <w:rStyle w:val="Hyperlink"/>
            <w:b w:val="0"/>
            <w:caps w:val="0"/>
            <w:noProof/>
            <w:sz w:val="24"/>
            <w:rPrChange w:id="321" w:author="Chris Satterlee" w:date="2022-02-27T15:24:00Z">
              <w:rPr>
                <w:rStyle w:val="Hyperlink"/>
                <w:noProof/>
              </w:rPr>
            </w:rPrChange>
          </w:rPr>
          <w:instrText xml:space="preserve"> </w:instrText>
        </w:r>
        <w:r w:rsidRPr="004C15BE">
          <w:rPr>
            <w:rStyle w:val="Hyperlink"/>
            <w:b w:val="0"/>
            <w:caps w:val="0"/>
            <w:noProof/>
            <w:sz w:val="24"/>
            <w:rPrChange w:id="322" w:author="Chris Satterlee" w:date="2022-02-27T15:24:00Z">
              <w:rPr>
                <w:rStyle w:val="Hyperlink"/>
                <w:noProof/>
              </w:rPr>
            </w:rPrChange>
          </w:rPr>
        </w:r>
        <w:r w:rsidRPr="004C15BE">
          <w:rPr>
            <w:rStyle w:val="Hyperlink"/>
            <w:b w:val="0"/>
            <w:caps w:val="0"/>
            <w:noProof/>
            <w:sz w:val="24"/>
            <w:rPrChange w:id="323" w:author="Chris Satterlee" w:date="2022-02-27T15:24:00Z">
              <w:rPr>
                <w:rStyle w:val="Hyperlink"/>
                <w:noProof/>
              </w:rPr>
            </w:rPrChange>
          </w:rPr>
          <w:fldChar w:fldCharType="separate"/>
        </w:r>
        <w:r w:rsidRPr="004C15BE">
          <w:rPr>
            <w:rStyle w:val="Hyperlink"/>
            <w:b w:val="0"/>
            <w:caps w:val="0"/>
            <w:noProof/>
            <w:sz w:val="24"/>
            <w:rPrChange w:id="324" w:author="Chris Satterlee" w:date="2022-02-27T15:24:00Z">
              <w:rPr>
                <w:rStyle w:val="Hyperlink"/>
                <w:noProof/>
              </w:rPr>
            </w:rPrChange>
          </w:rPr>
          <w:t>Step 26:</w:t>
        </w:r>
        <w:r w:rsidRPr="00FB7EC5">
          <w:rPr>
            <w:noProof/>
            <w:szCs w:val="24"/>
            <w:lang w:eastAsia="ja-JP"/>
          </w:rPr>
          <w:tab/>
        </w:r>
        <w:r w:rsidRPr="004C15BE">
          <w:rPr>
            <w:rStyle w:val="Hyperlink"/>
            <w:b w:val="0"/>
            <w:caps w:val="0"/>
            <w:noProof/>
            <w:sz w:val="24"/>
            <w:rPrChange w:id="325" w:author="Chris Satterlee" w:date="2022-02-27T15:24:00Z">
              <w:rPr>
                <w:rStyle w:val="Hyperlink"/>
                <w:noProof/>
              </w:rPr>
            </w:rPrChange>
          </w:rPr>
          <w:t>Load Arduino sketch</w:t>
        </w:r>
        <w:r w:rsidRPr="00FB7EC5">
          <w:rPr>
            <w:noProof/>
            <w:webHidden/>
          </w:rPr>
          <w:tab/>
        </w:r>
        <w:r w:rsidRPr="00FB7EC5">
          <w:rPr>
            <w:noProof/>
            <w:webHidden/>
          </w:rPr>
          <w:fldChar w:fldCharType="begin"/>
        </w:r>
        <w:r w:rsidRPr="00FB7EC5">
          <w:rPr>
            <w:noProof/>
            <w:webHidden/>
          </w:rPr>
          <w:instrText xml:space="preserve"> PAGEREF _Toc96867703 \h </w:instrText>
        </w:r>
        <w:r w:rsidRPr="00FB7EC5">
          <w:rPr>
            <w:noProof/>
            <w:webHidden/>
          </w:rPr>
        </w:r>
      </w:ins>
      <w:r w:rsidRPr="00FB7EC5">
        <w:rPr>
          <w:noProof/>
          <w:webHidden/>
        </w:rPr>
        <w:fldChar w:fldCharType="separate"/>
      </w:r>
      <w:ins w:id="326" w:author="Chris Satterlee" w:date="2022-02-27T15:27:00Z">
        <w:r w:rsidR="00FB7EC5">
          <w:rPr>
            <w:noProof/>
            <w:webHidden/>
          </w:rPr>
          <w:t>25</w:t>
        </w:r>
      </w:ins>
      <w:ins w:id="327" w:author="Chris Satterlee" w:date="2022-02-27T15:21:00Z">
        <w:r w:rsidRPr="00FB7EC5">
          <w:rPr>
            <w:noProof/>
            <w:webHidden/>
          </w:rPr>
          <w:fldChar w:fldCharType="end"/>
        </w:r>
        <w:r w:rsidRPr="004C15BE">
          <w:rPr>
            <w:rStyle w:val="Hyperlink"/>
            <w:b w:val="0"/>
            <w:caps w:val="0"/>
            <w:noProof/>
            <w:sz w:val="24"/>
            <w:rPrChange w:id="328" w:author="Chris Satterlee" w:date="2022-02-27T15:24:00Z">
              <w:rPr>
                <w:rStyle w:val="Hyperlink"/>
                <w:noProof/>
              </w:rPr>
            </w:rPrChange>
          </w:rPr>
          <w:fldChar w:fldCharType="end"/>
        </w:r>
      </w:ins>
    </w:p>
    <w:p w14:paraId="06874702" w14:textId="1224B465" w:rsidR="004C15BE" w:rsidRPr="00FB7EC5" w:rsidRDefault="004C15BE" w:rsidP="00FB7EC5">
      <w:pPr>
        <w:pStyle w:val="TOC1"/>
        <w:rPr>
          <w:ins w:id="329" w:author="Chris Satterlee" w:date="2022-02-27T15:21:00Z"/>
          <w:noProof/>
          <w:szCs w:val="24"/>
          <w:lang w:eastAsia="ja-JP"/>
        </w:rPr>
      </w:pPr>
      <w:ins w:id="330" w:author="Chris Satterlee" w:date="2022-02-27T15:21:00Z">
        <w:r w:rsidRPr="004C15BE">
          <w:rPr>
            <w:rStyle w:val="Hyperlink"/>
            <w:b w:val="0"/>
            <w:caps w:val="0"/>
            <w:noProof/>
            <w:sz w:val="24"/>
            <w:rPrChange w:id="331" w:author="Chris Satterlee" w:date="2022-02-27T15:24:00Z">
              <w:rPr>
                <w:rStyle w:val="Hyperlink"/>
                <w:noProof/>
              </w:rPr>
            </w:rPrChange>
          </w:rPr>
          <w:fldChar w:fldCharType="begin"/>
        </w:r>
        <w:r w:rsidRPr="004C15BE">
          <w:rPr>
            <w:rStyle w:val="Hyperlink"/>
            <w:b w:val="0"/>
            <w:caps w:val="0"/>
            <w:noProof/>
            <w:sz w:val="24"/>
            <w:rPrChange w:id="332" w:author="Chris Satterlee" w:date="2022-02-27T15:24:00Z">
              <w:rPr>
                <w:rStyle w:val="Hyperlink"/>
                <w:noProof/>
              </w:rPr>
            </w:rPrChange>
          </w:rPr>
          <w:instrText xml:space="preserve"> </w:instrText>
        </w:r>
        <w:r w:rsidRPr="00FB7EC5">
          <w:rPr>
            <w:noProof/>
          </w:rPr>
          <w:instrText>HYPERLINK \l "_Toc96867704"</w:instrText>
        </w:r>
        <w:r w:rsidRPr="004C15BE">
          <w:rPr>
            <w:rStyle w:val="Hyperlink"/>
            <w:b w:val="0"/>
            <w:caps w:val="0"/>
            <w:noProof/>
            <w:sz w:val="24"/>
            <w:rPrChange w:id="333" w:author="Chris Satterlee" w:date="2022-02-27T15:24:00Z">
              <w:rPr>
                <w:rStyle w:val="Hyperlink"/>
                <w:noProof/>
              </w:rPr>
            </w:rPrChange>
          </w:rPr>
          <w:instrText xml:space="preserve"> </w:instrText>
        </w:r>
        <w:r w:rsidRPr="004C15BE">
          <w:rPr>
            <w:rStyle w:val="Hyperlink"/>
            <w:b w:val="0"/>
            <w:caps w:val="0"/>
            <w:noProof/>
            <w:sz w:val="24"/>
            <w:rPrChange w:id="334" w:author="Chris Satterlee" w:date="2022-02-27T15:24:00Z">
              <w:rPr>
                <w:rStyle w:val="Hyperlink"/>
                <w:noProof/>
              </w:rPr>
            </w:rPrChange>
          </w:rPr>
        </w:r>
        <w:r w:rsidRPr="004C15BE">
          <w:rPr>
            <w:rStyle w:val="Hyperlink"/>
            <w:b w:val="0"/>
            <w:caps w:val="0"/>
            <w:noProof/>
            <w:sz w:val="24"/>
            <w:rPrChange w:id="335" w:author="Chris Satterlee" w:date="2022-02-27T15:24:00Z">
              <w:rPr>
                <w:rStyle w:val="Hyperlink"/>
                <w:noProof/>
              </w:rPr>
            </w:rPrChange>
          </w:rPr>
          <w:fldChar w:fldCharType="separate"/>
        </w:r>
        <w:r w:rsidRPr="004C15BE">
          <w:rPr>
            <w:rStyle w:val="Hyperlink"/>
            <w:b w:val="0"/>
            <w:caps w:val="0"/>
            <w:noProof/>
            <w:sz w:val="24"/>
            <w:rPrChange w:id="336" w:author="Chris Satterlee" w:date="2022-02-27T15:24:00Z">
              <w:rPr>
                <w:rStyle w:val="Hyperlink"/>
                <w:noProof/>
              </w:rPr>
            </w:rPrChange>
          </w:rPr>
          <w:t>Step 27:</w:t>
        </w:r>
        <w:r w:rsidRPr="00FB7EC5">
          <w:rPr>
            <w:noProof/>
            <w:szCs w:val="24"/>
            <w:lang w:eastAsia="ja-JP"/>
          </w:rPr>
          <w:tab/>
        </w:r>
        <w:r w:rsidRPr="004C15BE">
          <w:rPr>
            <w:rStyle w:val="Hyperlink"/>
            <w:b w:val="0"/>
            <w:caps w:val="0"/>
            <w:noProof/>
            <w:sz w:val="24"/>
            <w:rPrChange w:id="337" w:author="Chris Satterlee" w:date="2022-02-27T15:24:00Z">
              <w:rPr>
                <w:rStyle w:val="Hyperlink"/>
                <w:noProof/>
              </w:rPr>
            </w:rPrChange>
          </w:rPr>
          <w:t>Connect via IV Swinger 2 app</w:t>
        </w:r>
        <w:r w:rsidRPr="00FB7EC5">
          <w:rPr>
            <w:noProof/>
            <w:webHidden/>
          </w:rPr>
          <w:tab/>
        </w:r>
        <w:r w:rsidRPr="00FB7EC5">
          <w:rPr>
            <w:noProof/>
            <w:webHidden/>
          </w:rPr>
          <w:fldChar w:fldCharType="begin"/>
        </w:r>
        <w:r w:rsidRPr="00FB7EC5">
          <w:rPr>
            <w:noProof/>
            <w:webHidden/>
          </w:rPr>
          <w:instrText xml:space="preserve"> PAGEREF _Toc96867704 \h </w:instrText>
        </w:r>
        <w:r w:rsidRPr="00FB7EC5">
          <w:rPr>
            <w:noProof/>
            <w:webHidden/>
          </w:rPr>
        </w:r>
      </w:ins>
      <w:r w:rsidRPr="00FB7EC5">
        <w:rPr>
          <w:noProof/>
          <w:webHidden/>
        </w:rPr>
        <w:fldChar w:fldCharType="separate"/>
      </w:r>
      <w:ins w:id="338" w:author="Chris Satterlee" w:date="2022-02-27T15:27:00Z">
        <w:r w:rsidR="00FB7EC5">
          <w:rPr>
            <w:noProof/>
            <w:webHidden/>
          </w:rPr>
          <w:t>26</w:t>
        </w:r>
      </w:ins>
      <w:ins w:id="339" w:author="Chris Satterlee" w:date="2022-02-27T15:21:00Z">
        <w:r w:rsidRPr="00FB7EC5">
          <w:rPr>
            <w:noProof/>
            <w:webHidden/>
          </w:rPr>
          <w:fldChar w:fldCharType="end"/>
        </w:r>
        <w:r w:rsidRPr="004C15BE">
          <w:rPr>
            <w:rStyle w:val="Hyperlink"/>
            <w:b w:val="0"/>
            <w:caps w:val="0"/>
            <w:noProof/>
            <w:sz w:val="24"/>
            <w:rPrChange w:id="340" w:author="Chris Satterlee" w:date="2022-02-27T15:24:00Z">
              <w:rPr>
                <w:rStyle w:val="Hyperlink"/>
                <w:noProof/>
              </w:rPr>
            </w:rPrChange>
          </w:rPr>
          <w:fldChar w:fldCharType="end"/>
        </w:r>
      </w:ins>
    </w:p>
    <w:p w14:paraId="0EBBD7F2" w14:textId="3BC89CDA" w:rsidR="004C15BE" w:rsidRPr="00FB7EC5" w:rsidRDefault="004C15BE" w:rsidP="00FB7EC5">
      <w:pPr>
        <w:pStyle w:val="TOC1"/>
        <w:rPr>
          <w:ins w:id="341" w:author="Chris Satterlee" w:date="2022-02-27T15:21:00Z"/>
          <w:noProof/>
          <w:szCs w:val="24"/>
          <w:lang w:eastAsia="ja-JP"/>
        </w:rPr>
      </w:pPr>
      <w:ins w:id="342" w:author="Chris Satterlee" w:date="2022-02-27T15:21:00Z">
        <w:r w:rsidRPr="004C15BE">
          <w:rPr>
            <w:rStyle w:val="Hyperlink"/>
            <w:b w:val="0"/>
            <w:caps w:val="0"/>
            <w:noProof/>
            <w:sz w:val="24"/>
            <w:rPrChange w:id="343" w:author="Chris Satterlee" w:date="2022-02-27T15:24:00Z">
              <w:rPr>
                <w:rStyle w:val="Hyperlink"/>
                <w:noProof/>
              </w:rPr>
            </w:rPrChange>
          </w:rPr>
          <w:fldChar w:fldCharType="begin"/>
        </w:r>
        <w:r w:rsidRPr="004C15BE">
          <w:rPr>
            <w:rStyle w:val="Hyperlink"/>
            <w:b w:val="0"/>
            <w:caps w:val="0"/>
            <w:noProof/>
            <w:sz w:val="24"/>
            <w:rPrChange w:id="344" w:author="Chris Satterlee" w:date="2022-02-27T15:24:00Z">
              <w:rPr>
                <w:rStyle w:val="Hyperlink"/>
                <w:noProof/>
              </w:rPr>
            </w:rPrChange>
          </w:rPr>
          <w:instrText xml:space="preserve"> </w:instrText>
        </w:r>
        <w:r w:rsidRPr="00FB7EC5">
          <w:rPr>
            <w:noProof/>
          </w:rPr>
          <w:instrText>HYPERLINK \l "_Toc96867705"</w:instrText>
        </w:r>
        <w:r w:rsidRPr="004C15BE">
          <w:rPr>
            <w:rStyle w:val="Hyperlink"/>
            <w:b w:val="0"/>
            <w:caps w:val="0"/>
            <w:noProof/>
            <w:sz w:val="24"/>
            <w:rPrChange w:id="345" w:author="Chris Satterlee" w:date="2022-02-27T15:24:00Z">
              <w:rPr>
                <w:rStyle w:val="Hyperlink"/>
                <w:noProof/>
              </w:rPr>
            </w:rPrChange>
          </w:rPr>
          <w:instrText xml:space="preserve"> </w:instrText>
        </w:r>
        <w:r w:rsidRPr="004C15BE">
          <w:rPr>
            <w:rStyle w:val="Hyperlink"/>
            <w:b w:val="0"/>
            <w:caps w:val="0"/>
            <w:noProof/>
            <w:sz w:val="24"/>
            <w:rPrChange w:id="346" w:author="Chris Satterlee" w:date="2022-02-27T15:24:00Z">
              <w:rPr>
                <w:rStyle w:val="Hyperlink"/>
                <w:noProof/>
              </w:rPr>
            </w:rPrChange>
          </w:rPr>
        </w:r>
        <w:r w:rsidRPr="004C15BE">
          <w:rPr>
            <w:rStyle w:val="Hyperlink"/>
            <w:b w:val="0"/>
            <w:caps w:val="0"/>
            <w:noProof/>
            <w:sz w:val="24"/>
            <w:rPrChange w:id="347" w:author="Chris Satterlee" w:date="2022-02-27T15:24:00Z">
              <w:rPr>
                <w:rStyle w:val="Hyperlink"/>
                <w:noProof/>
              </w:rPr>
            </w:rPrChange>
          </w:rPr>
          <w:fldChar w:fldCharType="separate"/>
        </w:r>
        <w:r w:rsidRPr="004C15BE">
          <w:rPr>
            <w:rStyle w:val="Hyperlink"/>
            <w:b w:val="0"/>
            <w:caps w:val="0"/>
            <w:noProof/>
            <w:sz w:val="24"/>
            <w:rPrChange w:id="348" w:author="Chris Satterlee" w:date="2022-02-27T15:24:00Z">
              <w:rPr>
                <w:rStyle w:val="Hyperlink"/>
                <w:noProof/>
              </w:rPr>
            </w:rPrChange>
          </w:rPr>
          <w:t>Step 28:</w:t>
        </w:r>
        <w:r w:rsidRPr="00FB7EC5">
          <w:rPr>
            <w:noProof/>
            <w:szCs w:val="24"/>
            <w:lang w:eastAsia="ja-JP"/>
          </w:rPr>
          <w:tab/>
        </w:r>
        <w:r w:rsidRPr="004C15BE">
          <w:rPr>
            <w:rStyle w:val="Hyperlink"/>
            <w:b w:val="0"/>
            <w:caps w:val="0"/>
            <w:noProof/>
            <w:sz w:val="24"/>
            <w:rPrChange w:id="349" w:author="Chris Satterlee" w:date="2022-02-27T15:24:00Z">
              <w:rPr>
                <w:rStyle w:val="Hyperlink"/>
                <w:noProof/>
              </w:rPr>
            </w:rPrChange>
          </w:rPr>
          <w:t>Apply resistor calibration</w:t>
        </w:r>
        <w:r w:rsidRPr="00FB7EC5">
          <w:rPr>
            <w:noProof/>
            <w:webHidden/>
          </w:rPr>
          <w:tab/>
        </w:r>
        <w:r w:rsidRPr="00FB7EC5">
          <w:rPr>
            <w:noProof/>
            <w:webHidden/>
          </w:rPr>
          <w:fldChar w:fldCharType="begin"/>
        </w:r>
        <w:r w:rsidRPr="00FB7EC5">
          <w:rPr>
            <w:noProof/>
            <w:webHidden/>
          </w:rPr>
          <w:instrText xml:space="preserve"> PAGEREF _Toc96867705 \h </w:instrText>
        </w:r>
        <w:r w:rsidRPr="00FB7EC5">
          <w:rPr>
            <w:noProof/>
            <w:webHidden/>
          </w:rPr>
        </w:r>
      </w:ins>
      <w:r w:rsidRPr="00FB7EC5">
        <w:rPr>
          <w:noProof/>
          <w:webHidden/>
        </w:rPr>
        <w:fldChar w:fldCharType="separate"/>
      </w:r>
      <w:ins w:id="350" w:author="Chris Satterlee" w:date="2022-02-27T15:27:00Z">
        <w:r w:rsidR="00FB7EC5">
          <w:rPr>
            <w:noProof/>
            <w:webHidden/>
          </w:rPr>
          <w:t>27</w:t>
        </w:r>
      </w:ins>
      <w:ins w:id="351" w:author="Chris Satterlee" w:date="2022-02-27T15:21:00Z">
        <w:r w:rsidRPr="00FB7EC5">
          <w:rPr>
            <w:noProof/>
            <w:webHidden/>
          </w:rPr>
          <w:fldChar w:fldCharType="end"/>
        </w:r>
        <w:r w:rsidRPr="004C15BE">
          <w:rPr>
            <w:rStyle w:val="Hyperlink"/>
            <w:b w:val="0"/>
            <w:caps w:val="0"/>
            <w:noProof/>
            <w:sz w:val="24"/>
            <w:rPrChange w:id="352" w:author="Chris Satterlee" w:date="2022-02-27T15:24:00Z">
              <w:rPr>
                <w:rStyle w:val="Hyperlink"/>
                <w:noProof/>
              </w:rPr>
            </w:rPrChange>
          </w:rPr>
          <w:fldChar w:fldCharType="end"/>
        </w:r>
      </w:ins>
    </w:p>
    <w:p w14:paraId="57580593" w14:textId="2A352CC4" w:rsidR="004C15BE" w:rsidRPr="00FB7EC5" w:rsidRDefault="004C15BE" w:rsidP="00FB7EC5">
      <w:pPr>
        <w:pStyle w:val="TOC1"/>
        <w:rPr>
          <w:ins w:id="353" w:author="Chris Satterlee" w:date="2022-02-27T15:21:00Z"/>
          <w:noProof/>
          <w:szCs w:val="24"/>
          <w:lang w:eastAsia="ja-JP"/>
        </w:rPr>
      </w:pPr>
      <w:ins w:id="354" w:author="Chris Satterlee" w:date="2022-02-27T15:21:00Z">
        <w:r w:rsidRPr="004C15BE">
          <w:rPr>
            <w:rStyle w:val="Hyperlink"/>
            <w:b w:val="0"/>
            <w:caps w:val="0"/>
            <w:noProof/>
            <w:sz w:val="24"/>
            <w:rPrChange w:id="355" w:author="Chris Satterlee" w:date="2022-02-27T15:24:00Z">
              <w:rPr>
                <w:rStyle w:val="Hyperlink"/>
                <w:noProof/>
              </w:rPr>
            </w:rPrChange>
          </w:rPr>
          <w:fldChar w:fldCharType="begin"/>
        </w:r>
        <w:r w:rsidRPr="004C15BE">
          <w:rPr>
            <w:rStyle w:val="Hyperlink"/>
            <w:b w:val="0"/>
            <w:caps w:val="0"/>
            <w:noProof/>
            <w:sz w:val="24"/>
            <w:rPrChange w:id="356" w:author="Chris Satterlee" w:date="2022-02-27T15:24:00Z">
              <w:rPr>
                <w:rStyle w:val="Hyperlink"/>
                <w:noProof/>
              </w:rPr>
            </w:rPrChange>
          </w:rPr>
          <w:instrText xml:space="preserve"> </w:instrText>
        </w:r>
        <w:r w:rsidRPr="00FB7EC5">
          <w:rPr>
            <w:noProof/>
          </w:rPr>
          <w:instrText>HYPERLINK \l "_Toc96867706"</w:instrText>
        </w:r>
        <w:r w:rsidRPr="004C15BE">
          <w:rPr>
            <w:rStyle w:val="Hyperlink"/>
            <w:b w:val="0"/>
            <w:caps w:val="0"/>
            <w:noProof/>
            <w:sz w:val="24"/>
            <w:rPrChange w:id="357" w:author="Chris Satterlee" w:date="2022-02-27T15:24:00Z">
              <w:rPr>
                <w:rStyle w:val="Hyperlink"/>
                <w:noProof/>
              </w:rPr>
            </w:rPrChange>
          </w:rPr>
          <w:instrText xml:space="preserve"> </w:instrText>
        </w:r>
        <w:r w:rsidRPr="004C15BE">
          <w:rPr>
            <w:rStyle w:val="Hyperlink"/>
            <w:b w:val="0"/>
            <w:caps w:val="0"/>
            <w:noProof/>
            <w:sz w:val="24"/>
            <w:rPrChange w:id="358" w:author="Chris Satterlee" w:date="2022-02-27T15:24:00Z">
              <w:rPr>
                <w:rStyle w:val="Hyperlink"/>
                <w:noProof/>
              </w:rPr>
            </w:rPrChange>
          </w:rPr>
        </w:r>
        <w:r w:rsidRPr="004C15BE">
          <w:rPr>
            <w:rStyle w:val="Hyperlink"/>
            <w:b w:val="0"/>
            <w:caps w:val="0"/>
            <w:noProof/>
            <w:sz w:val="24"/>
            <w:rPrChange w:id="359" w:author="Chris Satterlee" w:date="2022-02-27T15:24:00Z">
              <w:rPr>
                <w:rStyle w:val="Hyperlink"/>
                <w:noProof/>
              </w:rPr>
            </w:rPrChange>
          </w:rPr>
          <w:fldChar w:fldCharType="separate"/>
        </w:r>
        <w:r w:rsidRPr="004C15BE">
          <w:rPr>
            <w:rStyle w:val="Hyperlink"/>
            <w:b w:val="0"/>
            <w:caps w:val="0"/>
            <w:noProof/>
            <w:sz w:val="24"/>
            <w:rPrChange w:id="360" w:author="Chris Satterlee" w:date="2022-02-27T15:24:00Z">
              <w:rPr>
                <w:rStyle w:val="Hyperlink"/>
                <w:noProof/>
              </w:rPr>
            </w:rPrChange>
          </w:rPr>
          <w:t>Step 29:</w:t>
        </w:r>
        <w:r w:rsidRPr="00FB7EC5">
          <w:rPr>
            <w:noProof/>
            <w:szCs w:val="24"/>
            <w:lang w:eastAsia="ja-JP"/>
          </w:rPr>
          <w:tab/>
        </w:r>
        <w:r w:rsidRPr="004C15BE">
          <w:rPr>
            <w:rStyle w:val="Hyperlink"/>
            <w:b w:val="0"/>
            <w:caps w:val="0"/>
            <w:noProof/>
            <w:sz w:val="24"/>
            <w:rPrChange w:id="361" w:author="Chris Satterlee" w:date="2022-02-27T15:24:00Z">
              <w:rPr>
                <w:rStyle w:val="Hyperlink"/>
                <w:noProof/>
              </w:rPr>
            </w:rPrChange>
          </w:rPr>
          <w:t>Sanity tests</w:t>
        </w:r>
        <w:r w:rsidRPr="00FB7EC5">
          <w:rPr>
            <w:noProof/>
            <w:webHidden/>
          </w:rPr>
          <w:tab/>
        </w:r>
        <w:r w:rsidRPr="00FB7EC5">
          <w:rPr>
            <w:noProof/>
            <w:webHidden/>
          </w:rPr>
          <w:fldChar w:fldCharType="begin"/>
        </w:r>
        <w:r w:rsidRPr="00FB7EC5">
          <w:rPr>
            <w:noProof/>
            <w:webHidden/>
          </w:rPr>
          <w:instrText xml:space="preserve"> PAGEREF _Toc96867706 \h </w:instrText>
        </w:r>
        <w:r w:rsidRPr="00FB7EC5">
          <w:rPr>
            <w:noProof/>
            <w:webHidden/>
          </w:rPr>
        </w:r>
      </w:ins>
      <w:r w:rsidRPr="00FB7EC5">
        <w:rPr>
          <w:noProof/>
          <w:webHidden/>
        </w:rPr>
        <w:fldChar w:fldCharType="separate"/>
      </w:r>
      <w:ins w:id="362" w:author="Chris Satterlee" w:date="2022-02-27T15:27:00Z">
        <w:r w:rsidR="00FB7EC5">
          <w:rPr>
            <w:noProof/>
            <w:webHidden/>
          </w:rPr>
          <w:t>27</w:t>
        </w:r>
      </w:ins>
      <w:ins w:id="363" w:author="Chris Satterlee" w:date="2022-02-27T15:21:00Z">
        <w:r w:rsidRPr="00FB7EC5">
          <w:rPr>
            <w:noProof/>
            <w:webHidden/>
          </w:rPr>
          <w:fldChar w:fldCharType="end"/>
        </w:r>
        <w:r w:rsidRPr="004C15BE">
          <w:rPr>
            <w:rStyle w:val="Hyperlink"/>
            <w:b w:val="0"/>
            <w:caps w:val="0"/>
            <w:noProof/>
            <w:sz w:val="24"/>
            <w:rPrChange w:id="364" w:author="Chris Satterlee" w:date="2022-02-27T15:24:00Z">
              <w:rPr>
                <w:rStyle w:val="Hyperlink"/>
                <w:noProof/>
              </w:rPr>
            </w:rPrChange>
          </w:rPr>
          <w:fldChar w:fldCharType="end"/>
        </w:r>
      </w:ins>
    </w:p>
    <w:p w14:paraId="66DACE1D" w14:textId="72F7C821" w:rsidR="004C15BE" w:rsidRPr="00FB7EC5" w:rsidRDefault="004C15BE" w:rsidP="00FB7EC5">
      <w:pPr>
        <w:pStyle w:val="TOC1"/>
        <w:rPr>
          <w:ins w:id="365" w:author="Chris Satterlee" w:date="2022-02-27T15:21:00Z"/>
          <w:noProof/>
          <w:szCs w:val="24"/>
          <w:lang w:eastAsia="ja-JP"/>
        </w:rPr>
      </w:pPr>
      <w:ins w:id="366" w:author="Chris Satterlee" w:date="2022-02-27T15:21:00Z">
        <w:r w:rsidRPr="004C15BE">
          <w:rPr>
            <w:rStyle w:val="Hyperlink"/>
            <w:b w:val="0"/>
            <w:caps w:val="0"/>
            <w:noProof/>
            <w:sz w:val="24"/>
            <w:rPrChange w:id="367" w:author="Chris Satterlee" w:date="2022-02-27T15:24:00Z">
              <w:rPr>
                <w:rStyle w:val="Hyperlink"/>
                <w:noProof/>
              </w:rPr>
            </w:rPrChange>
          </w:rPr>
          <w:fldChar w:fldCharType="begin"/>
        </w:r>
        <w:r w:rsidRPr="004C15BE">
          <w:rPr>
            <w:rStyle w:val="Hyperlink"/>
            <w:b w:val="0"/>
            <w:caps w:val="0"/>
            <w:noProof/>
            <w:sz w:val="24"/>
            <w:rPrChange w:id="368" w:author="Chris Satterlee" w:date="2022-02-27T15:24:00Z">
              <w:rPr>
                <w:rStyle w:val="Hyperlink"/>
                <w:noProof/>
              </w:rPr>
            </w:rPrChange>
          </w:rPr>
          <w:instrText xml:space="preserve"> </w:instrText>
        </w:r>
        <w:r w:rsidRPr="00FB7EC5">
          <w:rPr>
            <w:noProof/>
          </w:rPr>
          <w:instrText>HYPERLINK \l "_Toc96867707"</w:instrText>
        </w:r>
        <w:r w:rsidRPr="004C15BE">
          <w:rPr>
            <w:rStyle w:val="Hyperlink"/>
            <w:b w:val="0"/>
            <w:caps w:val="0"/>
            <w:noProof/>
            <w:sz w:val="24"/>
            <w:rPrChange w:id="369" w:author="Chris Satterlee" w:date="2022-02-27T15:24:00Z">
              <w:rPr>
                <w:rStyle w:val="Hyperlink"/>
                <w:noProof/>
              </w:rPr>
            </w:rPrChange>
          </w:rPr>
          <w:instrText xml:space="preserve"> </w:instrText>
        </w:r>
        <w:r w:rsidRPr="004C15BE">
          <w:rPr>
            <w:rStyle w:val="Hyperlink"/>
            <w:b w:val="0"/>
            <w:caps w:val="0"/>
            <w:noProof/>
            <w:sz w:val="24"/>
            <w:rPrChange w:id="370" w:author="Chris Satterlee" w:date="2022-02-27T15:24:00Z">
              <w:rPr>
                <w:rStyle w:val="Hyperlink"/>
                <w:noProof/>
              </w:rPr>
            </w:rPrChange>
          </w:rPr>
        </w:r>
        <w:r w:rsidRPr="004C15BE">
          <w:rPr>
            <w:rStyle w:val="Hyperlink"/>
            <w:b w:val="0"/>
            <w:caps w:val="0"/>
            <w:noProof/>
            <w:sz w:val="24"/>
            <w:rPrChange w:id="371" w:author="Chris Satterlee" w:date="2022-02-27T15:24:00Z">
              <w:rPr>
                <w:rStyle w:val="Hyperlink"/>
                <w:noProof/>
              </w:rPr>
            </w:rPrChange>
          </w:rPr>
          <w:fldChar w:fldCharType="separate"/>
        </w:r>
        <w:r w:rsidRPr="004C15BE">
          <w:rPr>
            <w:rStyle w:val="Hyperlink"/>
            <w:b w:val="0"/>
            <w:caps w:val="0"/>
            <w:noProof/>
            <w:sz w:val="24"/>
            <w:rPrChange w:id="372" w:author="Chris Satterlee" w:date="2022-02-27T15:24:00Z">
              <w:rPr>
                <w:rStyle w:val="Hyperlink"/>
                <w:noProof/>
              </w:rPr>
            </w:rPrChange>
          </w:rPr>
          <w:t>Step 30:</w:t>
        </w:r>
        <w:r w:rsidRPr="00FB7EC5">
          <w:rPr>
            <w:noProof/>
            <w:szCs w:val="24"/>
            <w:lang w:eastAsia="ja-JP"/>
          </w:rPr>
          <w:tab/>
        </w:r>
        <w:r w:rsidRPr="004C15BE">
          <w:rPr>
            <w:rStyle w:val="Hyperlink"/>
            <w:b w:val="0"/>
            <w:caps w:val="0"/>
            <w:noProof/>
            <w:sz w:val="24"/>
            <w:rPrChange w:id="373" w:author="Chris Satterlee" w:date="2022-02-27T15:24:00Z">
              <w:rPr>
                <w:rStyle w:val="Hyperlink"/>
                <w:noProof/>
              </w:rPr>
            </w:rPrChange>
          </w:rPr>
          <w:t>Prepare for case and fina</w:t>
        </w:r>
        <w:r w:rsidRPr="004C15BE">
          <w:rPr>
            <w:rStyle w:val="Hyperlink"/>
            <w:b w:val="0"/>
            <w:caps w:val="0"/>
            <w:noProof/>
            <w:sz w:val="24"/>
            <w:rPrChange w:id="374" w:author="Chris Satterlee" w:date="2022-02-27T15:24:00Z">
              <w:rPr>
                <w:rStyle w:val="Hyperlink"/>
                <w:noProof/>
              </w:rPr>
            </w:rPrChange>
          </w:rPr>
          <w:t>l</w:t>
        </w:r>
        <w:r w:rsidRPr="004C15BE">
          <w:rPr>
            <w:rStyle w:val="Hyperlink"/>
            <w:b w:val="0"/>
            <w:caps w:val="0"/>
            <w:noProof/>
            <w:sz w:val="24"/>
            <w:rPrChange w:id="375" w:author="Chris Satterlee" w:date="2022-02-27T15:24:00Z">
              <w:rPr>
                <w:rStyle w:val="Hyperlink"/>
                <w:noProof/>
              </w:rPr>
            </w:rPrChange>
          </w:rPr>
          <w:t xml:space="preserve"> assembly</w:t>
        </w:r>
        <w:r w:rsidRPr="00FB7EC5">
          <w:rPr>
            <w:noProof/>
            <w:webHidden/>
          </w:rPr>
          <w:tab/>
        </w:r>
        <w:r w:rsidRPr="00FB7EC5">
          <w:rPr>
            <w:noProof/>
            <w:webHidden/>
          </w:rPr>
          <w:fldChar w:fldCharType="begin"/>
        </w:r>
        <w:r w:rsidRPr="00FB7EC5">
          <w:rPr>
            <w:noProof/>
            <w:webHidden/>
          </w:rPr>
          <w:instrText xml:space="preserve"> PAGEREF _Toc96867707 \h </w:instrText>
        </w:r>
        <w:r w:rsidRPr="00FB7EC5">
          <w:rPr>
            <w:noProof/>
            <w:webHidden/>
          </w:rPr>
        </w:r>
      </w:ins>
      <w:r w:rsidRPr="00FB7EC5">
        <w:rPr>
          <w:noProof/>
          <w:webHidden/>
        </w:rPr>
        <w:fldChar w:fldCharType="separate"/>
      </w:r>
      <w:ins w:id="376" w:author="Chris Satterlee" w:date="2022-02-27T15:27:00Z">
        <w:r w:rsidR="00FB7EC5">
          <w:rPr>
            <w:noProof/>
            <w:webHidden/>
          </w:rPr>
          <w:t>28</w:t>
        </w:r>
      </w:ins>
      <w:ins w:id="377" w:author="Chris Satterlee" w:date="2022-02-27T15:21:00Z">
        <w:r w:rsidRPr="00FB7EC5">
          <w:rPr>
            <w:noProof/>
            <w:webHidden/>
          </w:rPr>
          <w:fldChar w:fldCharType="end"/>
        </w:r>
        <w:r w:rsidRPr="004C15BE">
          <w:rPr>
            <w:rStyle w:val="Hyperlink"/>
            <w:b w:val="0"/>
            <w:caps w:val="0"/>
            <w:noProof/>
            <w:sz w:val="24"/>
            <w:rPrChange w:id="378" w:author="Chris Satterlee" w:date="2022-02-27T15:24:00Z">
              <w:rPr>
                <w:rStyle w:val="Hyperlink"/>
                <w:noProof/>
              </w:rPr>
            </w:rPrChange>
          </w:rPr>
          <w:fldChar w:fldCharType="end"/>
        </w:r>
      </w:ins>
    </w:p>
    <w:p w14:paraId="73221615" w14:textId="0257E28E" w:rsidR="004C15BE" w:rsidRPr="00FB7EC5" w:rsidRDefault="004C15BE" w:rsidP="00FB7EC5">
      <w:pPr>
        <w:pStyle w:val="TOC1"/>
        <w:rPr>
          <w:ins w:id="379" w:author="Chris Satterlee" w:date="2022-02-27T15:21:00Z"/>
          <w:noProof/>
          <w:szCs w:val="24"/>
          <w:lang w:eastAsia="ja-JP"/>
        </w:rPr>
      </w:pPr>
      <w:ins w:id="380" w:author="Chris Satterlee" w:date="2022-02-27T15:21:00Z">
        <w:r w:rsidRPr="004C15BE">
          <w:rPr>
            <w:rStyle w:val="Hyperlink"/>
            <w:b w:val="0"/>
            <w:caps w:val="0"/>
            <w:noProof/>
            <w:sz w:val="24"/>
            <w:rPrChange w:id="381" w:author="Chris Satterlee" w:date="2022-02-27T15:24:00Z">
              <w:rPr>
                <w:rStyle w:val="Hyperlink"/>
                <w:noProof/>
              </w:rPr>
            </w:rPrChange>
          </w:rPr>
          <w:fldChar w:fldCharType="begin"/>
        </w:r>
        <w:r w:rsidRPr="004C15BE">
          <w:rPr>
            <w:rStyle w:val="Hyperlink"/>
            <w:b w:val="0"/>
            <w:caps w:val="0"/>
            <w:noProof/>
            <w:sz w:val="24"/>
            <w:rPrChange w:id="382" w:author="Chris Satterlee" w:date="2022-02-27T15:24:00Z">
              <w:rPr>
                <w:rStyle w:val="Hyperlink"/>
                <w:noProof/>
              </w:rPr>
            </w:rPrChange>
          </w:rPr>
          <w:instrText xml:space="preserve"> </w:instrText>
        </w:r>
        <w:r w:rsidRPr="00FB7EC5">
          <w:rPr>
            <w:noProof/>
          </w:rPr>
          <w:instrText>HYPERLINK \l "_Toc96867708"</w:instrText>
        </w:r>
        <w:r w:rsidRPr="004C15BE">
          <w:rPr>
            <w:rStyle w:val="Hyperlink"/>
            <w:b w:val="0"/>
            <w:caps w:val="0"/>
            <w:noProof/>
            <w:sz w:val="24"/>
            <w:rPrChange w:id="383" w:author="Chris Satterlee" w:date="2022-02-27T15:24:00Z">
              <w:rPr>
                <w:rStyle w:val="Hyperlink"/>
                <w:noProof/>
              </w:rPr>
            </w:rPrChange>
          </w:rPr>
          <w:instrText xml:space="preserve"> </w:instrText>
        </w:r>
        <w:r w:rsidRPr="004C15BE">
          <w:rPr>
            <w:rStyle w:val="Hyperlink"/>
            <w:b w:val="0"/>
            <w:caps w:val="0"/>
            <w:noProof/>
            <w:sz w:val="24"/>
            <w:rPrChange w:id="384" w:author="Chris Satterlee" w:date="2022-02-27T15:24:00Z">
              <w:rPr>
                <w:rStyle w:val="Hyperlink"/>
                <w:noProof/>
              </w:rPr>
            </w:rPrChange>
          </w:rPr>
        </w:r>
        <w:r w:rsidRPr="004C15BE">
          <w:rPr>
            <w:rStyle w:val="Hyperlink"/>
            <w:b w:val="0"/>
            <w:caps w:val="0"/>
            <w:noProof/>
            <w:sz w:val="24"/>
            <w:rPrChange w:id="385" w:author="Chris Satterlee" w:date="2022-02-27T15:24:00Z">
              <w:rPr>
                <w:rStyle w:val="Hyperlink"/>
                <w:noProof/>
              </w:rPr>
            </w:rPrChange>
          </w:rPr>
          <w:fldChar w:fldCharType="separate"/>
        </w:r>
        <w:r w:rsidRPr="004C15BE">
          <w:rPr>
            <w:rStyle w:val="Hyperlink"/>
            <w:b w:val="0"/>
            <w:caps w:val="0"/>
            <w:noProof/>
            <w:sz w:val="24"/>
            <w:rPrChange w:id="386" w:author="Chris Satterlee" w:date="2022-02-27T15:24:00Z">
              <w:rPr>
                <w:rStyle w:val="Hyperlink"/>
                <w:noProof/>
              </w:rPr>
            </w:rPrChange>
          </w:rPr>
          <w:t>Step 31:</w:t>
        </w:r>
        <w:r w:rsidRPr="00FB7EC5">
          <w:rPr>
            <w:noProof/>
            <w:szCs w:val="24"/>
            <w:lang w:eastAsia="ja-JP"/>
          </w:rPr>
          <w:tab/>
        </w:r>
        <w:r w:rsidRPr="004C15BE">
          <w:rPr>
            <w:rStyle w:val="Hyperlink"/>
            <w:b w:val="0"/>
            <w:caps w:val="0"/>
            <w:noProof/>
            <w:sz w:val="24"/>
            <w:rPrChange w:id="387" w:author="Chris Satterlee" w:date="2022-02-27T15:24:00Z">
              <w:rPr>
                <w:rStyle w:val="Hyperlink"/>
                <w:noProof/>
              </w:rPr>
            </w:rPrChange>
          </w:rPr>
          <w:t>Mark holes for Arduino standoffs</w:t>
        </w:r>
        <w:r w:rsidRPr="00FB7EC5">
          <w:rPr>
            <w:noProof/>
            <w:webHidden/>
          </w:rPr>
          <w:tab/>
        </w:r>
        <w:r w:rsidRPr="00FB7EC5">
          <w:rPr>
            <w:noProof/>
            <w:webHidden/>
          </w:rPr>
          <w:fldChar w:fldCharType="begin"/>
        </w:r>
        <w:r w:rsidRPr="00FB7EC5">
          <w:rPr>
            <w:noProof/>
            <w:webHidden/>
          </w:rPr>
          <w:instrText xml:space="preserve"> PAGEREF _Toc96867708 \h </w:instrText>
        </w:r>
        <w:r w:rsidRPr="00FB7EC5">
          <w:rPr>
            <w:noProof/>
            <w:webHidden/>
          </w:rPr>
        </w:r>
      </w:ins>
      <w:r w:rsidRPr="00FB7EC5">
        <w:rPr>
          <w:noProof/>
          <w:webHidden/>
        </w:rPr>
        <w:fldChar w:fldCharType="separate"/>
      </w:r>
      <w:ins w:id="388" w:author="Chris Satterlee" w:date="2022-02-27T15:27:00Z">
        <w:r w:rsidR="00FB7EC5">
          <w:rPr>
            <w:noProof/>
            <w:webHidden/>
          </w:rPr>
          <w:t>29</w:t>
        </w:r>
      </w:ins>
      <w:ins w:id="389" w:author="Chris Satterlee" w:date="2022-02-27T15:21:00Z">
        <w:r w:rsidRPr="00FB7EC5">
          <w:rPr>
            <w:noProof/>
            <w:webHidden/>
          </w:rPr>
          <w:fldChar w:fldCharType="end"/>
        </w:r>
        <w:r w:rsidRPr="004C15BE">
          <w:rPr>
            <w:rStyle w:val="Hyperlink"/>
            <w:b w:val="0"/>
            <w:caps w:val="0"/>
            <w:noProof/>
            <w:sz w:val="24"/>
            <w:rPrChange w:id="390" w:author="Chris Satterlee" w:date="2022-02-27T15:24:00Z">
              <w:rPr>
                <w:rStyle w:val="Hyperlink"/>
                <w:noProof/>
              </w:rPr>
            </w:rPrChange>
          </w:rPr>
          <w:fldChar w:fldCharType="end"/>
        </w:r>
      </w:ins>
    </w:p>
    <w:p w14:paraId="7DB624E0" w14:textId="56B50D4F" w:rsidR="004C15BE" w:rsidRPr="00FB7EC5" w:rsidRDefault="004C15BE" w:rsidP="00FB7EC5">
      <w:pPr>
        <w:pStyle w:val="TOC1"/>
        <w:rPr>
          <w:ins w:id="391" w:author="Chris Satterlee" w:date="2022-02-27T15:21:00Z"/>
          <w:noProof/>
          <w:szCs w:val="24"/>
          <w:lang w:eastAsia="ja-JP"/>
        </w:rPr>
      </w:pPr>
      <w:ins w:id="392" w:author="Chris Satterlee" w:date="2022-02-27T15:21:00Z">
        <w:r w:rsidRPr="004C15BE">
          <w:rPr>
            <w:rStyle w:val="Hyperlink"/>
            <w:b w:val="0"/>
            <w:caps w:val="0"/>
            <w:noProof/>
            <w:sz w:val="24"/>
            <w:rPrChange w:id="393" w:author="Chris Satterlee" w:date="2022-02-27T15:24:00Z">
              <w:rPr>
                <w:rStyle w:val="Hyperlink"/>
                <w:noProof/>
              </w:rPr>
            </w:rPrChange>
          </w:rPr>
          <w:fldChar w:fldCharType="begin"/>
        </w:r>
        <w:r w:rsidRPr="004C15BE">
          <w:rPr>
            <w:rStyle w:val="Hyperlink"/>
            <w:b w:val="0"/>
            <w:caps w:val="0"/>
            <w:noProof/>
            <w:sz w:val="24"/>
            <w:rPrChange w:id="394" w:author="Chris Satterlee" w:date="2022-02-27T15:24:00Z">
              <w:rPr>
                <w:rStyle w:val="Hyperlink"/>
                <w:noProof/>
              </w:rPr>
            </w:rPrChange>
          </w:rPr>
          <w:instrText xml:space="preserve"> </w:instrText>
        </w:r>
        <w:r w:rsidRPr="00FB7EC5">
          <w:rPr>
            <w:noProof/>
          </w:rPr>
          <w:instrText>HYPERLINK \l "_Toc96867709"</w:instrText>
        </w:r>
        <w:r w:rsidRPr="004C15BE">
          <w:rPr>
            <w:rStyle w:val="Hyperlink"/>
            <w:b w:val="0"/>
            <w:caps w:val="0"/>
            <w:noProof/>
            <w:sz w:val="24"/>
            <w:rPrChange w:id="395" w:author="Chris Satterlee" w:date="2022-02-27T15:24:00Z">
              <w:rPr>
                <w:rStyle w:val="Hyperlink"/>
                <w:noProof/>
              </w:rPr>
            </w:rPrChange>
          </w:rPr>
          <w:instrText xml:space="preserve"> </w:instrText>
        </w:r>
        <w:r w:rsidRPr="004C15BE">
          <w:rPr>
            <w:rStyle w:val="Hyperlink"/>
            <w:b w:val="0"/>
            <w:caps w:val="0"/>
            <w:noProof/>
            <w:sz w:val="24"/>
            <w:rPrChange w:id="396" w:author="Chris Satterlee" w:date="2022-02-27T15:24:00Z">
              <w:rPr>
                <w:rStyle w:val="Hyperlink"/>
                <w:noProof/>
              </w:rPr>
            </w:rPrChange>
          </w:rPr>
        </w:r>
        <w:r w:rsidRPr="004C15BE">
          <w:rPr>
            <w:rStyle w:val="Hyperlink"/>
            <w:b w:val="0"/>
            <w:caps w:val="0"/>
            <w:noProof/>
            <w:sz w:val="24"/>
            <w:rPrChange w:id="397" w:author="Chris Satterlee" w:date="2022-02-27T15:24:00Z">
              <w:rPr>
                <w:rStyle w:val="Hyperlink"/>
                <w:noProof/>
              </w:rPr>
            </w:rPrChange>
          </w:rPr>
          <w:fldChar w:fldCharType="separate"/>
        </w:r>
        <w:r w:rsidRPr="004C15BE">
          <w:rPr>
            <w:rStyle w:val="Hyperlink"/>
            <w:b w:val="0"/>
            <w:caps w:val="0"/>
            <w:noProof/>
            <w:sz w:val="24"/>
            <w:rPrChange w:id="398" w:author="Chris Satterlee" w:date="2022-02-27T15:24:00Z">
              <w:rPr>
                <w:rStyle w:val="Hyperlink"/>
                <w:noProof/>
              </w:rPr>
            </w:rPrChange>
          </w:rPr>
          <w:t>Step 32:</w:t>
        </w:r>
        <w:r w:rsidRPr="00FB7EC5">
          <w:rPr>
            <w:noProof/>
            <w:szCs w:val="24"/>
            <w:lang w:eastAsia="ja-JP"/>
          </w:rPr>
          <w:tab/>
        </w:r>
        <w:r w:rsidRPr="004C15BE">
          <w:rPr>
            <w:rStyle w:val="Hyperlink"/>
            <w:b w:val="0"/>
            <w:caps w:val="0"/>
            <w:noProof/>
            <w:sz w:val="24"/>
            <w:rPrChange w:id="399" w:author="Chris Satterlee" w:date="2022-02-27T15:24:00Z">
              <w:rPr>
                <w:rStyle w:val="Hyperlink"/>
                <w:noProof/>
              </w:rPr>
            </w:rPrChange>
          </w:rPr>
          <w:t>Mark holes for relay module standoffs</w:t>
        </w:r>
        <w:r w:rsidRPr="00FB7EC5">
          <w:rPr>
            <w:noProof/>
            <w:webHidden/>
          </w:rPr>
          <w:tab/>
        </w:r>
        <w:r w:rsidRPr="00FB7EC5">
          <w:rPr>
            <w:noProof/>
            <w:webHidden/>
          </w:rPr>
          <w:fldChar w:fldCharType="begin"/>
        </w:r>
        <w:r w:rsidRPr="00FB7EC5">
          <w:rPr>
            <w:noProof/>
            <w:webHidden/>
          </w:rPr>
          <w:instrText xml:space="preserve"> PAGEREF _Toc96867709 \h </w:instrText>
        </w:r>
        <w:r w:rsidRPr="00FB7EC5">
          <w:rPr>
            <w:noProof/>
            <w:webHidden/>
          </w:rPr>
        </w:r>
      </w:ins>
      <w:r w:rsidRPr="00FB7EC5">
        <w:rPr>
          <w:noProof/>
          <w:webHidden/>
        </w:rPr>
        <w:fldChar w:fldCharType="separate"/>
      </w:r>
      <w:ins w:id="400" w:author="Chris Satterlee" w:date="2022-02-27T15:27:00Z">
        <w:r w:rsidR="00FB7EC5">
          <w:rPr>
            <w:noProof/>
            <w:webHidden/>
          </w:rPr>
          <w:t>30</w:t>
        </w:r>
      </w:ins>
      <w:ins w:id="401" w:author="Chris Satterlee" w:date="2022-02-27T15:21:00Z">
        <w:r w:rsidRPr="00FB7EC5">
          <w:rPr>
            <w:noProof/>
            <w:webHidden/>
          </w:rPr>
          <w:fldChar w:fldCharType="end"/>
        </w:r>
        <w:r w:rsidRPr="004C15BE">
          <w:rPr>
            <w:rStyle w:val="Hyperlink"/>
            <w:b w:val="0"/>
            <w:caps w:val="0"/>
            <w:noProof/>
            <w:sz w:val="24"/>
            <w:rPrChange w:id="402" w:author="Chris Satterlee" w:date="2022-02-27T15:24:00Z">
              <w:rPr>
                <w:rStyle w:val="Hyperlink"/>
                <w:noProof/>
              </w:rPr>
            </w:rPrChange>
          </w:rPr>
          <w:fldChar w:fldCharType="end"/>
        </w:r>
      </w:ins>
    </w:p>
    <w:p w14:paraId="4FB1B251" w14:textId="0E4CF319" w:rsidR="004C15BE" w:rsidRPr="00FB7EC5" w:rsidRDefault="004C15BE" w:rsidP="00FB7EC5">
      <w:pPr>
        <w:pStyle w:val="TOC1"/>
        <w:rPr>
          <w:ins w:id="403" w:author="Chris Satterlee" w:date="2022-02-27T15:21:00Z"/>
          <w:noProof/>
          <w:szCs w:val="24"/>
          <w:lang w:eastAsia="ja-JP"/>
        </w:rPr>
      </w:pPr>
      <w:ins w:id="404" w:author="Chris Satterlee" w:date="2022-02-27T15:21:00Z">
        <w:r w:rsidRPr="004C15BE">
          <w:rPr>
            <w:rStyle w:val="Hyperlink"/>
            <w:b w:val="0"/>
            <w:caps w:val="0"/>
            <w:noProof/>
            <w:sz w:val="24"/>
            <w:rPrChange w:id="405" w:author="Chris Satterlee" w:date="2022-02-27T15:24:00Z">
              <w:rPr>
                <w:rStyle w:val="Hyperlink"/>
                <w:noProof/>
              </w:rPr>
            </w:rPrChange>
          </w:rPr>
          <w:fldChar w:fldCharType="begin"/>
        </w:r>
        <w:r w:rsidRPr="004C15BE">
          <w:rPr>
            <w:rStyle w:val="Hyperlink"/>
            <w:b w:val="0"/>
            <w:caps w:val="0"/>
            <w:noProof/>
            <w:sz w:val="24"/>
            <w:rPrChange w:id="406" w:author="Chris Satterlee" w:date="2022-02-27T15:24:00Z">
              <w:rPr>
                <w:rStyle w:val="Hyperlink"/>
                <w:noProof/>
              </w:rPr>
            </w:rPrChange>
          </w:rPr>
          <w:instrText xml:space="preserve"> </w:instrText>
        </w:r>
        <w:r w:rsidRPr="00FB7EC5">
          <w:rPr>
            <w:noProof/>
          </w:rPr>
          <w:instrText>HYPERLINK \l "_Toc96867710"</w:instrText>
        </w:r>
        <w:r w:rsidRPr="004C15BE">
          <w:rPr>
            <w:rStyle w:val="Hyperlink"/>
            <w:b w:val="0"/>
            <w:caps w:val="0"/>
            <w:noProof/>
            <w:sz w:val="24"/>
            <w:rPrChange w:id="407" w:author="Chris Satterlee" w:date="2022-02-27T15:24:00Z">
              <w:rPr>
                <w:rStyle w:val="Hyperlink"/>
                <w:noProof/>
              </w:rPr>
            </w:rPrChange>
          </w:rPr>
          <w:instrText xml:space="preserve"> </w:instrText>
        </w:r>
        <w:r w:rsidRPr="004C15BE">
          <w:rPr>
            <w:rStyle w:val="Hyperlink"/>
            <w:b w:val="0"/>
            <w:caps w:val="0"/>
            <w:noProof/>
            <w:sz w:val="24"/>
            <w:rPrChange w:id="408" w:author="Chris Satterlee" w:date="2022-02-27T15:24:00Z">
              <w:rPr>
                <w:rStyle w:val="Hyperlink"/>
                <w:noProof/>
              </w:rPr>
            </w:rPrChange>
          </w:rPr>
        </w:r>
        <w:r w:rsidRPr="004C15BE">
          <w:rPr>
            <w:rStyle w:val="Hyperlink"/>
            <w:b w:val="0"/>
            <w:caps w:val="0"/>
            <w:noProof/>
            <w:sz w:val="24"/>
            <w:rPrChange w:id="409" w:author="Chris Satterlee" w:date="2022-02-27T15:24:00Z">
              <w:rPr>
                <w:rStyle w:val="Hyperlink"/>
                <w:noProof/>
              </w:rPr>
            </w:rPrChange>
          </w:rPr>
          <w:fldChar w:fldCharType="separate"/>
        </w:r>
        <w:r w:rsidRPr="004C15BE">
          <w:rPr>
            <w:rStyle w:val="Hyperlink"/>
            <w:b w:val="0"/>
            <w:caps w:val="0"/>
            <w:noProof/>
            <w:sz w:val="24"/>
            <w:rPrChange w:id="410" w:author="Chris Satterlee" w:date="2022-02-27T15:24:00Z">
              <w:rPr>
                <w:rStyle w:val="Hyperlink"/>
                <w:noProof/>
              </w:rPr>
            </w:rPrChange>
          </w:rPr>
          <w:t>Step 33:</w:t>
        </w:r>
        <w:r w:rsidRPr="00FB7EC5">
          <w:rPr>
            <w:noProof/>
            <w:szCs w:val="24"/>
            <w:lang w:eastAsia="ja-JP"/>
          </w:rPr>
          <w:tab/>
        </w:r>
        <w:r w:rsidRPr="004C15BE">
          <w:rPr>
            <w:rStyle w:val="Hyperlink"/>
            <w:b w:val="0"/>
            <w:caps w:val="0"/>
            <w:noProof/>
            <w:sz w:val="24"/>
            <w:rPrChange w:id="411" w:author="Chris Satterlee" w:date="2022-02-27T15:24:00Z">
              <w:rPr>
                <w:rStyle w:val="Hyperlink"/>
                <w:noProof/>
              </w:rPr>
            </w:rPrChange>
          </w:rPr>
          <w:t>Mark holes for binding posts</w:t>
        </w:r>
        <w:r w:rsidRPr="00FB7EC5">
          <w:rPr>
            <w:noProof/>
            <w:webHidden/>
          </w:rPr>
          <w:tab/>
        </w:r>
        <w:r w:rsidRPr="00FB7EC5">
          <w:rPr>
            <w:noProof/>
            <w:webHidden/>
          </w:rPr>
          <w:fldChar w:fldCharType="begin"/>
        </w:r>
        <w:r w:rsidRPr="00FB7EC5">
          <w:rPr>
            <w:noProof/>
            <w:webHidden/>
          </w:rPr>
          <w:instrText xml:space="preserve"> PAGEREF _Toc96867710 \h </w:instrText>
        </w:r>
        <w:r w:rsidRPr="00FB7EC5">
          <w:rPr>
            <w:noProof/>
            <w:webHidden/>
          </w:rPr>
        </w:r>
      </w:ins>
      <w:r w:rsidRPr="00FB7EC5">
        <w:rPr>
          <w:noProof/>
          <w:webHidden/>
        </w:rPr>
        <w:fldChar w:fldCharType="separate"/>
      </w:r>
      <w:ins w:id="412" w:author="Chris Satterlee" w:date="2022-02-27T15:27:00Z">
        <w:r w:rsidR="00FB7EC5">
          <w:rPr>
            <w:noProof/>
            <w:webHidden/>
          </w:rPr>
          <w:t>31</w:t>
        </w:r>
      </w:ins>
      <w:ins w:id="413" w:author="Chris Satterlee" w:date="2022-02-27T15:21:00Z">
        <w:r w:rsidRPr="00FB7EC5">
          <w:rPr>
            <w:noProof/>
            <w:webHidden/>
          </w:rPr>
          <w:fldChar w:fldCharType="end"/>
        </w:r>
        <w:r w:rsidRPr="004C15BE">
          <w:rPr>
            <w:rStyle w:val="Hyperlink"/>
            <w:b w:val="0"/>
            <w:caps w:val="0"/>
            <w:noProof/>
            <w:sz w:val="24"/>
            <w:rPrChange w:id="414" w:author="Chris Satterlee" w:date="2022-02-27T15:24:00Z">
              <w:rPr>
                <w:rStyle w:val="Hyperlink"/>
                <w:noProof/>
              </w:rPr>
            </w:rPrChange>
          </w:rPr>
          <w:fldChar w:fldCharType="end"/>
        </w:r>
      </w:ins>
    </w:p>
    <w:p w14:paraId="6F129A86" w14:textId="3885ECDD" w:rsidR="004C15BE" w:rsidRPr="00FB7EC5" w:rsidRDefault="004C15BE" w:rsidP="00FB7EC5">
      <w:pPr>
        <w:pStyle w:val="TOC1"/>
        <w:rPr>
          <w:ins w:id="415" w:author="Chris Satterlee" w:date="2022-02-27T15:21:00Z"/>
          <w:noProof/>
          <w:szCs w:val="24"/>
          <w:lang w:eastAsia="ja-JP"/>
        </w:rPr>
      </w:pPr>
      <w:ins w:id="416" w:author="Chris Satterlee" w:date="2022-02-27T15:21:00Z">
        <w:r w:rsidRPr="004C15BE">
          <w:rPr>
            <w:rStyle w:val="Hyperlink"/>
            <w:b w:val="0"/>
            <w:caps w:val="0"/>
            <w:noProof/>
            <w:sz w:val="24"/>
            <w:rPrChange w:id="417" w:author="Chris Satterlee" w:date="2022-02-27T15:24:00Z">
              <w:rPr>
                <w:rStyle w:val="Hyperlink"/>
                <w:noProof/>
              </w:rPr>
            </w:rPrChange>
          </w:rPr>
          <w:fldChar w:fldCharType="begin"/>
        </w:r>
        <w:r w:rsidRPr="004C15BE">
          <w:rPr>
            <w:rStyle w:val="Hyperlink"/>
            <w:b w:val="0"/>
            <w:caps w:val="0"/>
            <w:noProof/>
            <w:sz w:val="24"/>
            <w:rPrChange w:id="418" w:author="Chris Satterlee" w:date="2022-02-27T15:24:00Z">
              <w:rPr>
                <w:rStyle w:val="Hyperlink"/>
                <w:noProof/>
              </w:rPr>
            </w:rPrChange>
          </w:rPr>
          <w:instrText xml:space="preserve"> </w:instrText>
        </w:r>
        <w:r w:rsidRPr="00FB7EC5">
          <w:rPr>
            <w:noProof/>
          </w:rPr>
          <w:instrText>HYPERLINK \l "_Toc96867711"</w:instrText>
        </w:r>
        <w:r w:rsidRPr="004C15BE">
          <w:rPr>
            <w:rStyle w:val="Hyperlink"/>
            <w:b w:val="0"/>
            <w:caps w:val="0"/>
            <w:noProof/>
            <w:sz w:val="24"/>
            <w:rPrChange w:id="419" w:author="Chris Satterlee" w:date="2022-02-27T15:24:00Z">
              <w:rPr>
                <w:rStyle w:val="Hyperlink"/>
                <w:noProof/>
              </w:rPr>
            </w:rPrChange>
          </w:rPr>
          <w:instrText xml:space="preserve"> </w:instrText>
        </w:r>
        <w:r w:rsidRPr="004C15BE">
          <w:rPr>
            <w:rStyle w:val="Hyperlink"/>
            <w:b w:val="0"/>
            <w:caps w:val="0"/>
            <w:noProof/>
            <w:sz w:val="24"/>
            <w:rPrChange w:id="420" w:author="Chris Satterlee" w:date="2022-02-27T15:24:00Z">
              <w:rPr>
                <w:rStyle w:val="Hyperlink"/>
                <w:noProof/>
              </w:rPr>
            </w:rPrChange>
          </w:rPr>
        </w:r>
        <w:r w:rsidRPr="004C15BE">
          <w:rPr>
            <w:rStyle w:val="Hyperlink"/>
            <w:b w:val="0"/>
            <w:caps w:val="0"/>
            <w:noProof/>
            <w:sz w:val="24"/>
            <w:rPrChange w:id="421" w:author="Chris Satterlee" w:date="2022-02-27T15:24:00Z">
              <w:rPr>
                <w:rStyle w:val="Hyperlink"/>
                <w:noProof/>
              </w:rPr>
            </w:rPrChange>
          </w:rPr>
          <w:fldChar w:fldCharType="separate"/>
        </w:r>
        <w:r w:rsidRPr="004C15BE">
          <w:rPr>
            <w:rStyle w:val="Hyperlink"/>
            <w:b w:val="0"/>
            <w:caps w:val="0"/>
            <w:noProof/>
            <w:sz w:val="24"/>
            <w:rPrChange w:id="422" w:author="Chris Satterlee" w:date="2022-02-27T15:24:00Z">
              <w:rPr>
                <w:rStyle w:val="Hyperlink"/>
                <w:noProof/>
              </w:rPr>
            </w:rPrChange>
          </w:rPr>
          <w:t>Step 34:</w:t>
        </w:r>
        <w:r w:rsidRPr="00FB7EC5">
          <w:rPr>
            <w:noProof/>
            <w:szCs w:val="24"/>
            <w:lang w:eastAsia="ja-JP"/>
          </w:rPr>
          <w:tab/>
        </w:r>
        <w:r w:rsidRPr="004C15BE">
          <w:rPr>
            <w:rStyle w:val="Hyperlink"/>
            <w:b w:val="0"/>
            <w:caps w:val="0"/>
            <w:noProof/>
            <w:sz w:val="24"/>
            <w:rPrChange w:id="423" w:author="Chris Satterlee" w:date="2022-02-27T15:24:00Z">
              <w:rPr>
                <w:rStyle w:val="Hyperlink"/>
                <w:noProof/>
              </w:rPr>
            </w:rPrChange>
          </w:rPr>
          <w:t>Drill marked holes</w:t>
        </w:r>
        <w:r w:rsidRPr="00FB7EC5">
          <w:rPr>
            <w:noProof/>
            <w:webHidden/>
          </w:rPr>
          <w:tab/>
        </w:r>
        <w:r w:rsidRPr="00FB7EC5">
          <w:rPr>
            <w:noProof/>
            <w:webHidden/>
          </w:rPr>
          <w:fldChar w:fldCharType="begin"/>
        </w:r>
        <w:r w:rsidRPr="00FB7EC5">
          <w:rPr>
            <w:noProof/>
            <w:webHidden/>
          </w:rPr>
          <w:instrText xml:space="preserve"> PAGEREF _Toc96867711 \h </w:instrText>
        </w:r>
        <w:r w:rsidRPr="00FB7EC5">
          <w:rPr>
            <w:noProof/>
            <w:webHidden/>
          </w:rPr>
        </w:r>
      </w:ins>
      <w:r w:rsidRPr="00FB7EC5">
        <w:rPr>
          <w:noProof/>
          <w:webHidden/>
        </w:rPr>
        <w:fldChar w:fldCharType="separate"/>
      </w:r>
      <w:ins w:id="424" w:author="Chris Satterlee" w:date="2022-02-27T15:27:00Z">
        <w:r w:rsidR="00FB7EC5">
          <w:rPr>
            <w:noProof/>
            <w:webHidden/>
          </w:rPr>
          <w:t>32</w:t>
        </w:r>
      </w:ins>
      <w:ins w:id="425" w:author="Chris Satterlee" w:date="2022-02-27T15:21:00Z">
        <w:r w:rsidRPr="00FB7EC5">
          <w:rPr>
            <w:noProof/>
            <w:webHidden/>
          </w:rPr>
          <w:fldChar w:fldCharType="end"/>
        </w:r>
        <w:r w:rsidRPr="004C15BE">
          <w:rPr>
            <w:rStyle w:val="Hyperlink"/>
            <w:b w:val="0"/>
            <w:caps w:val="0"/>
            <w:noProof/>
            <w:sz w:val="24"/>
            <w:rPrChange w:id="426" w:author="Chris Satterlee" w:date="2022-02-27T15:24:00Z">
              <w:rPr>
                <w:rStyle w:val="Hyperlink"/>
                <w:noProof/>
              </w:rPr>
            </w:rPrChange>
          </w:rPr>
          <w:fldChar w:fldCharType="end"/>
        </w:r>
      </w:ins>
    </w:p>
    <w:p w14:paraId="37BF035C" w14:textId="1F565F90" w:rsidR="004C15BE" w:rsidRPr="00FB7EC5" w:rsidRDefault="004C15BE" w:rsidP="00FB7EC5">
      <w:pPr>
        <w:pStyle w:val="TOC1"/>
        <w:rPr>
          <w:ins w:id="427" w:author="Chris Satterlee" w:date="2022-02-27T15:21:00Z"/>
          <w:noProof/>
          <w:szCs w:val="24"/>
          <w:lang w:eastAsia="ja-JP"/>
        </w:rPr>
      </w:pPr>
      <w:ins w:id="428" w:author="Chris Satterlee" w:date="2022-02-27T15:21:00Z">
        <w:r w:rsidRPr="004C15BE">
          <w:rPr>
            <w:rStyle w:val="Hyperlink"/>
            <w:b w:val="0"/>
            <w:caps w:val="0"/>
            <w:noProof/>
            <w:sz w:val="24"/>
            <w:rPrChange w:id="429" w:author="Chris Satterlee" w:date="2022-02-27T15:24:00Z">
              <w:rPr>
                <w:rStyle w:val="Hyperlink"/>
                <w:noProof/>
              </w:rPr>
            </w:rPrChange>
          </w:rPr>
          <w:fldChar w:fldCharType="begin"/>
        </w:r>
        <w:r w:rsidRPr="004C15BE">
          <w:rPr>
            <w:rStyle w:val="Hyperlink"/>
            <w:b w:val="0"/>
            <w:caps w:val="0"/>
            <w:noProof/>
            <w:sz w:val="24"/>
            <w:rPrChange w:id="430" w:author="Chris Satterlee" w:date="2022-02-27T15:24:00Z">
              <w:rPr>
                <w:rStyle w:val="Hyperlink"/>
                <w:noProof/>
              </w:rPr>
            </w:rPrChange>
          </w:rPr>
          <w:instrText xml:space="preserve"> </w:instrText>
        </w:r>
        <w:r w:rsidRPr="00FB7EC5">
          <w:rPr>
            <w:noProof/>
          </w:rPr>
          <w:instrText>HYPERLINK \l "_Toc96867712"</w:instrText>
        </w:r>
        <w:r w:rsidRPr="004C15BE">
          <w:rPr>
            <w:rStyle w:val="Hyperlink"/>
            <w:b w:val="0"/>
            <w:caps w:val="0"/>
            <w:noProof/>
            <w:sz w:val="24"/>
            <w:rPrChange w:id="431" w:author="Chris Satterlee" w:date="2022-02-27T15:24:00Z">
              <w:rPr>
                <w:rStyle w:val="Hyperlink"/>
                <w:noProof/>
              </w:rPr>
            </w:rPrChange>
          </w:rPr>
          <w:instrText xml:space="preserve"> </w:instrText>
        </w:r>
        <w:r w:rsidRPr="004C15BE">
          <w:rPr>
            <w:rStyle w:val="Hyperlink"/>
            <w:b w:val="0"/>
            <w:caps w:val="0"/>
            <w:noProof/>
            <w:sz w:val="24"/>
            <w:rPrChange w:id="432" w:author="Chris Satterlee" w:date="2022-02-27T15:24:00Z">
              <w:rPr>
                <w:rStyle w:val="Hyperlink"/>
                <w:noProof/>
              </w:rPr>
            </w:rPrChange>
          </w:rPr>
        </w:r>
        <w:r w:rsidRPr="004C15BE">
          <w:rPr>
            <w:rStyle w:val="Hyperlink"/>
            <w:b w:val="0"/>
            <w:caps w:val="0"/>
            <w:noProof/>
            <w:sz w:val="24"/>
            <w:rPrChange w:id="433" w:author="Chris Satterlee" w:date="2022-02-27T15:24:00Z">
              <w:rPr>
                <w:rStyle w:val="Hyperlink"/>
                <w:noProof/>
              </w:rPr>
            </w:rPrChange>
          </w:rPr>
          <w:fldChar w:fldCharType="separate"/>
        </w:r>
        <w:r w:rsidRPr="004C15BE">
          <w:rPr>
            <w:rStyle w:val="Hyperlink"/>
            <w:b w:val="0"/>
            <w:caps w:val="0"/>
            <w:noProof/>
            <w:sz w:val="24"/>
            <w:rPrChange w:id="434" w:author="Chris Satterlee" w:date="2022-02-27T15:24:00Z">
              <w:rPr>
                <w:rStyle w:val="Hyperlink"/>
                <w:noProof/>
              </w:rPr>
            </w:rPrChange>
          </w:rPr>
          <w:t>Step 35:</w:t>
        </w:r>
        <w:r w:rsidRPr="00FB7EC5">
          <w:rPr>
            <w:noProof/>
            <w:szCs w:val="24"/>
            <w:lang w:eastAsia="ja-JP"/>
          </w:rPr>
          <w:tab/>
        </w:r>
        <w:r w:rsidRPr="004C15BE">
          <w:rPr>
            <w:rStyle w:val="Hyperlink"/>
            <w:b w:val="0"/>
            <w:caps w:val="0"/>
            <w:noProof/>
            <w:sz w:val="24"/>
            <w:rPrChange w:id="435" w:author="Chris Satterlee" w:date="2022-02-27T15:24:00Z">
              <w:rPr>
                <w:rStyle w:val="Hyperlink"/>
                <w:noProof/>
              </w:rPr>
            </w:rPrChange>
          </w:rPr>
          <w:t>Install binding posts</w:t>
        </w:r>
        <w:r w:rsidRPr="00FB7EC5">
          <w:rPr>
            <w:noProof/>
            <w:webHidden/>
          </w:rPr>
          <w:tab/>
        </w:r>
        <w:r w:rsidRPr="00FB7EC5">
          <w:rPr>
            <w:noProof/>
            <w:webHidden/>
          </w:rPr>
          <w:fldChar w:fldCharType="begin"/>
        </w:r>
        <w:r w:rsidRPr="00FB7EC5">
          <w:rPr>
            <w:noProof/>
            <w:webHidden/>
          </w:rPr>
          <w:instrText xml:space="preserve"> PAGEREF _Toc96867712 \h </w:instrText>
        </w:r>
        <w:r w:rsidRPr="00FB7EC5">
          <w:rPr>
            <w:noProof/>
            <w:webHidden/>
          </w:rPr>
        </w:r>
      </w:ins>
      <w:r w:rsidRPr="00FB7EC5">
        <w:rPr>
          <w:noProof/>
          <w:webHidden/>
        </w:rPr>
        <w:fldChar w:fldCharType="separate"/>
      </w:r>
      <w:ins w:id="436" w:author="Chris Satterlee" w:date="2022-02-27T15:27:00Z">
        <w:r w:rsidR="00FB7EC5">
          <w:rPr>
            <w:noProof/>
            <w:webHidden/>
          </w:rPr>
          <w:t>33</w:t>
        </w:r>
      </w:ins>
      <w:ins w:id="437" w:author="Chris Satterlee" w:date="2022-02-27T15:21:00Z">
        <w:r w:rsidRPr="00FB7EC5">
          <w:rPr>
            <w:noProof/>
            <w:webHidden/>
          </w:rPr>
          <w:fldChar w:fldCharType="end"/>
        </w:r>
        <w:r w:rsidRPr="004C15BE">
          <w:rPr>
            <w:rStyle w:val="Hyperlink"/>
            <w:b w:val="0"/>
            <w:caps w:val="0"/>
            <w:noProof/>
            <w:sz w:val="24"/>
            <w:rPrChange w:id="438" w:author="Chris Satterlee" w:date="2022-02-27T15:24:00Z">
              <w:rPr>
                <w:rStyle w:val="Hyperlink"/>
                <w:noProof/>
              </w:rPr>
            </w:rPrChange>
          </w:rPr>
          <w:fldChar w:fldCharType="end"/>
        </w:r>
      </w:ins>
    </w:p>
    <w:p w14:paraId="35F0C3DA" w14:textId="4DD470C7" w:rsidR="004C15BE" w:rsidRPr="00FB7EC5" w:rsidRDefault="004C15BE" w:rsidP="00FB7EC5">
      <w:pPr>
        <w:pStyle w:val="TOC1"/>
        <w:rPr>
          <w:ins w:id="439" w:author="Chris Satterlee" w:date="2022-02-27T15:21:00Z"/>
          <w:noProof/>
          <w:szCs w:val="24"/>
          <w:lang w:eastAsia="ja-JP"/>
        </w:rPr>
      </w:pPr>
      <w:ins w:id="440" w:author="Chris Satterlee" w:date="2022-02-27T15:21:00Z">
        <w:r w:rsidRPr="004C15BE">
          <w:rPr>
            <w:rStyle w:val="Hyperlink"/>
            <w:b w:val="0"/>
            <w:caps w:val="0"/>
            <w:noProof/>
            <w:sz w:val="24"/>
            <w:rPrChange w:id="441" w:author="Chris Satterlee" w:date="2022-02-27T15:24:00Z">
              <w:rPr>
                <w:rStyle w:val="Hyperlink"/>
                <w:noProof/>
              </w:rPr>
            </w:rPrChange>
          </w:rPr>
          <w:fldChar w:fldCharType="begin"/>
        </w:r>
        <w:r w:rsidRPr="004C15BE">
          <w:rPr>
            <w:rStyle w:val="Hyperlink"/>
            <w:b w:val="0"/>
            <w:caps w:val="0"/>
            <w:noProof/>
            <w:sz w:val="24"/>
            <w:rPrChange w:id="442" w:author="Chris Satterlee" w:date="2022-02-27T15:24:00Z">
              <w:rPr>
                <w:rStyle w:val="Hyperlink"/>
                <w:noProof/>
              </w:rPr>
            </w:rPrChange>
          </w:rPr>
          <w:instrText xml:space="preserve"> </w:instrText>
        </w:r>
        <w:r w:rsidRPr="00FB7EC5">
          <w:rPr>
            <w:noProof/>
          </w:rPr>
          <w:instrText>HYPERLINK \l "_Toc96867713"</w:instrText>
        </w:r>
        <w:r w:rsidRPr="004C15BE">
          <w:rPr>
            <w:rStyle w:val="Hyperlink"/>
            <w:b w:val="0"/>
            <w:caps w:val="0"/>
            <w:noProof/>
            <w:sz w:val="24"/>
            <w:rPrChange w:id="443" w:author="Chris Satterlee" w:date="2022-02-27T15:24:00Z">
              <w:rPr>
                <w:rStyle w:val="Hyperlink"/>
                <w:noProof/>
              </w:rPr>
            </w:rPrChange>
          </w:rPr>
          <w:instrText xml:space="preserve"> </w:instrText>
        </w:r>
        <w:r w:rsidRPr="004C15BE">
          <w:rPr>
            <w:rStyle w:val="Hyperlink"/>
            <w:b w:val="0"/>
            <w:caps w:val="0"/>
            <w:noProof/>
            <w:sz w:val="24"/>
            <w:rPrChange w:id="444" w:author="Chris Satterlee" w:date="2022-02-27T15:24:00Z">
              <w:rPr>
                <w:rStyle w:val="Hyperlink"/>
                <w:noProof/>
              </w:rPr>
            </w:rPrChange>
          </w:rPr>
        </w:r>
        <w:r w:rsidRPr="004C15BE">
          <w:rPr>
            <w:rStyle w:val="Hyperlink"/>
            <w:b w:val="0"/>
            <w:caps w:val="0"/>
            <w:noProof/>
            <w:sz w:val="24"/>
            <w:rPrChange w:id="445" w:author="Chris Satterlee" w:date="2022-02-27T15:24:00Z">
              <w:rPr>
                <w:rStyle w:val="Hyperlink"/>
                <w:noProof/>
              </w:rPr>
            </w:rPrChange>
          </w:rPr>
          <w:fldChar w:fldCharType="separate"/>
        </w:r>
        <w:r w:rsidRPr="004C15BE">
          <w:rPr>
            <w:rStyle w:val="Hyperlink"/>
            <w:b w:val="0"/>
            <w:caps w:val="0"/>
            <w:noProof/>
            <w:sz w:val="24"/>
            <w:rPrChange w:id="446" w:author="Chris Satterlee" w:date="2022-02-27T15:24:00Z">
              <w:rPr>
                <w:rStyle w:val="Hyperlink"/>
                <w:noProof/>
              </w:rPr>
            </w:rPrChange>
          </w:rPr>
          <w:t>Step 36:</w:t>
        </w:r>
        <w:r w:rsidRPr="00FB7EC5">
          <w:rPr>
            <w:noProof/>
            <w:szCs w:val="24"/>
            <w:lang w:eastAsia="ja-JP"/>
          </w:rPr>
          <w:tab/>
        </w:r>
        <w:r w:rsidRPr="004C15BE">
          <w:rPr>
            <w:rStyle w:val="Hyperlink"/>
            <w:b w:val="0"/>
            <w:caps w:val="0"/>
            <w:noProof/>
            <w:sz w:val="24"/>
            <w:rPrChange w:id="447" w:author="Chris Satterlee" w:date="2022-02-27T15:24:00Z">
              <w:rPr>
                <w:rStyle w:val="Hyperlink"/>
                <w:noProof/>
              </w:rPr>
            </w:rPrChange>
          </w:rPr>
          <w:t>Install Arduino and PCB</w:t>
        </w:r>
        <w:r w:rsidRPr="00FB7EC5">
          <w:rPr>
            <w:noProof/>
            <w:webHidden/>
          </w:rPr>
          <w:tab/>
        </w:r>
        <w:r w:rsidRPr="00FB7EC5">
          <w:rPr>
            <w:noProof/>
            <w:webHidden/>
          </w:rPr>
          <w:fldChar w:fldCharType="begin"/>
        </w:r>
        <w:r w:rsidRPr="00FB7EC5">
          <w:rPr>
            <w:noProof/>
            <w:webHidden/>
          </w:rPr>
          <w:instrText xml:space="preserve"> PAGEREF _Toc96867713 \h </w:instrText>
        </w:r>
        <w:r w:rsidRPr="00FB7EC5">
          <w:rPr>
            <w:noProof/>
            <w:webHidden/>
          </w:rPr>
        </w:r>
      </w:ins>
      <w:r w:rsidRPr="00FB7EC5">
        <w:rPr>
          <w:noProof/>
          <w:webHidden/>
        </w:rPr>
        <w:fldChar w:fldCharType="separate"/>
      </w:r>
      <w:ins w:id="448" w:author="Chris Satterlee" w:date="2022-02-27T15:27:00Z">
        <w:r w:rsidR="00FB7EC5">
          <w:rPr>
            <w:noProof/>
            <w:webHidden/>
          </w:rPr>
          <w:t>33</w:t>
        </w:r>
      </w:ins>
      <w:ins w:id="449" w:author="Chris Satterlee" w:date="2022-02-27T15:21:00Z">
        <w:r w:rsidRPr="00FB7EC5">
          <w:rPr>
            <w:noProof/>
            <w:webHidden/>
          </w:rPr>
          <w:fldChar w:fldCharType="end"/>
        </w:r>
        <w:r w:rsidRPr="004C15BE">
          <w:rPr>
            <w:rStyle w:val="Hyperlink"/>
            <w:b w:val="0"/>
            <w:caps w:val="0"/>
            <w:noProof/>
            <w:sz w:val="24"/>
            <w:rPrChange w:id="450" w:author="Chris Satterlee" w:date="2022-02-27T15:24:00Z">
              <w:rPr>
                <w:rStyle w:val="Hyperlink"/>
                <w:noProof/>
              </w:rPr>
            </w:rPrChange>
          </w:rPr>
          <w:fldChar w:fldCharType="end"/>
        </w:r>
      </w:ins>
    </w:p>
    <w:p w14:paraId="70965D75" w14:textId="523D0E86" w:rsidR="004C15BE" w:rsidRPr="00FB7EC5" w:rsidRDefault="004C15BE" w:rsidP="00FB7EC5">
      <w:pPr>
        <w:pStyle w:val="TOC1"/>
        <w:rPr>
          <w:ins w:id="451" w:author="Chris Satterlee" w:date="2022-02-27T15:21:00Z"/>
          <w:noProof/>
          <w:szCs w:val="24"/>
          <w:lang w:eastAsia="ja-JP"/>
        </w:rPr>
      </w:pPr>
      <w:ins w:id="452" w:author="Chris Satterlee" w:date="2022-02-27T15:21:00Z">
        <w:r w:rsidRPr="004C15BE">
          <w:rPr>
            <w:rStyle w:val="Hyperlink"/>
            <w:b w:val="0"/>
            <w:caps w:val="0"/>
            <w:noProof/>
            <w:sz w:val="24"/>
            <w:rPrChange w:id="453" w:author="Chris Satterlee" w:date="2022-02-27T15:24:00Z">
              <w:rPr>
                <w:rStyle w:val="Hyperlink"/>
                <w:noProof/>
              </w:rPr>
            </w:rPrChange>
          </w:rPr>
          <w:fldChar w:fldCharType="begin"/>
        </w:r>
        <w:r w:rsidRPr="004C15BE">
          <w:rPr>
            <w:rStyle w:val="Hyperlink"/>
            <w:b w:val="0"/>
            <w:caps w:val="0"/>
            <w:noProof/>
            <w:sz w:val="24"/>
            <w:rPrChange w:id="454" w:author="Chris Satterlee" w:date="2022-02-27T15:24:00Z">
              <w:rPr>
                <w:rStyle w:val="Hyperlink"/>
                <w:noProof/>
              </w:rPr>
            </w:rPrChange>
          </w:rPr>
          <w:instrText xml:space="preserve"> </w:instrText>
        </w:r>
        <w:r w:rsidRPr="00FB7EC5">
          <w:rPr>
            <w:noProof/>
          </w:rPr>
          <w:instrText>HYPERLINK \l "_Toc96867714"</w:instrText>
        </w:r>
        <w:r w:rsidRPr="004C15BE">
          <w:rPr>
            <w:rStyle w:val="Hyperlink"/>
            <w:b w:val="0"/>
            <w:caps w:val="0"/>
            <w:noProof/>
            <w:sz w:val="24"/>
            <w:rPrChange w:id="455" w:author="Chris Satterlee" w:date="2022-02-27T15:24:00Z">
              <w:rPr>
                <w:rStyle w:val="Hyperlink"/>
                <w:noProof/>
              </w:rPr>
            </w:rPrChange>
          </w:rPr>
          <w:instrText xml:space="preserve"> </w:instrText>
        </w:r>
        <w:r w:rsidRPr="004C15BE">
          <w:rPr>
            <w:rStyle w:val="Hyperlink"/>
            <w:b w:val="0"/>
            <w:caps w:val="0"/>
            <w:noProof/>
            <w:sz w:val="24"/>
            <w:rPrChange w:id="456" w:author="Chris Satterlee" w:date="2022-02-27T15:24:00Z">
              <w:rPr>
                <w:rStyle w:val="Hyperlink"/>
                <w:noProof/>
              </w:rPr>
            </w:rPrChange>
          </w:rPr>
        </w:r>
        <w:r w:rsidRPr="004C15BE">
          <w:rPr>
            <w:rStyle w:val="Hyperlink"/>
            <w:b w:val="0"/>
            <w:caps w:val="0"/>
            <w:noProof/>
            <w:sz w:val="24"/>
            <w:rPrChange w:id="457" w:author="Chris Satterlee" w:date="2022-02-27T15:24:00Z">
              <w:rPr>
                <w:rStyle w:val="Hyperlink"/>
                <w:noProof/>
              </w:rPr>
            </w:rPrChange>
          </w:rPr>
          <w:fldChar w:fldCharType="separate"/>
        </w:r>
        <w:r w:rsidRPr="004C15BE">
          <w:rPr>
            <w:rStyle w:val="Hyperlink"/>
            <w:b w:val="0"/>
            <w:caps w:val="0"/>
            <w:noProof/>
            <w:sz w:val="24"/>
            <w:rPrChange w:id="458" w:author="Chris Satterlee" w:date="2022-02-27T15:24:00Z">
              <w:rPr>
                <w:rStyle w:val="Hyperlink"/>
                <w:noProof/>
              </w:rPr>
            </w:rPrChange>
          </w:rPr>
          <w:t>Step 37:</w:t>
        </w:r>
        <w:r w:rsidRPr="00FB7EC5">
          <w:rPr>
            <w:noProof/>
            <w:szCs w:val="24"/>
            <w:lang w:eastAsia="ja-JP"/>
          </w:rPr>
          <w:tab/>
        </w:r>
        <w:r w:rsidRPr="004C15BE">
          <w:rPr>
            <w:rStyle w:val="Hyperlink"/>
            <w:b w:val="0"/>
            <w:caps w:val="0"/>
            <w:noProof/>
            <w:sz w:val="24"/>
            <w:rPrChange w:id="459" w:author="Chris Satterlee" w:date="2022-02-27T15:24:00Z">
              <w:rPr>
                <w:rStyle w:val="Hyperlink"/>
                <w:noProof/>
              </w:rPr>
            </w:rPrChange>
          </w:rPr>
          <w:t>Install relay module</w:t>
        </w:r>
        <w:r w:rsidRPr="00FB7EC5">
          <w:rPr>
            <w:noProof/>
            <w:webHidden/>
          </w:rPr>
          <w:tab/>
        </w:r>
        <w:r w:rsidRPr="00FB7EC5">
          <w:rPr>
            <w:noProof/>
            <w:webHidden/>
          </w:rPr>
          <w:fldChar w:fldCharType="begin"/>
        </w:r>
        <w:r w:rsidRPr="00FB7EC5">
          <w:rPr>
            <w:noProof/>
            <w:webHidden/>
          </w:rPr>
          <w:instrText xml:space="preserve"> PAGEREF _Toc96867714 \h </w:instrText>
        </w:r>
        <w:r w:rsidRPr="00FB7EC5">
          <w:rPr>
            <w:noProof/>
            <w:webHidden/>
          </w:rPr>
        </w:r>
      </w:ins>
      <w:r w:rsidRPr="00FB7EC5">
        <w:rPr>
          <w:noProof/>
          <w:webHidden/>
        </w:rPr>
        <w:fldChar w:fldCharType="separate"/>
      </w:r>
      <w:ins w:id="460" w:author="Chris Satterlee" w:date="2022-02-27T15:27:00Z">
        <w:r w:rsidR="00FB7EC5">
          <w:rPr>
            <w:noProof/>
            <w:webHidden/>
          </w:rPr>
          <w:t>34</w:t>
        </w:r>
      </w:ins>
      <w:ins w:id="461" w:author="Chris Satterlee" w:date="2022-02-27T15:21:00Z">
        <w:r w:rsidRPr="00FB7EC5">
          <w:rPr>
            <w:noProof/>
            <w:webHidden/>
          </w:rPr>
          <w:fldChar w:fldCharType="end"/>
        </w:r>
        <w:r w:rsidRPr="004C15BE">
          <w:rPr>
            <w:rStyle w:val="Hyperlink"/>
            <w:b w:val="0"/>
            <w:caps w:val="0"/>
            <w:noProof/>
            <w:sz w:val="24"/>
            <w:rPrChange w:id="462" w:author="Chris Satterlee" w:date="2022-02-27T15:24:00Z">
              <w:rPr>
                <w:rStyle w:val="Hyperlink"/>
                <w:noProof/>
              </w:rPr>
            </w:rPrChange>
          </w:rPr>
          <w:fldChar w:fldCharType="end"/>
        </w:r>
      </w:ins>
    </w:p>
    <w:p w14:paraId="538C347C" w14:textId="6F4CC406" w:rsidR="004C15BE" w:rsidRPr="00FB7EC5" w:rsidRDefault="004C15BE" w:rsidP="00FB7EC5">
      <w:pPr>
        <w:pStyle w:val="TOC1"/>
        <w:rPr>
          <w:ins w:id="463" w:author="Chris Satterlee" w:date="2022-02-27T15:21:00Z"/>
          <w:noProof/>
          <w:szCs w:val="24"/>
          <w:lang w:eastAsia="ja-JP"/>
        </w:rPr>
      </w:pPr>
      <w:ins w:id="464" w:author="Chris Satterlee" w:date="2022-02-27T15:21:00Z">
        <w:r w:rsidRPr="004C15BE">
          <w:rPr>
            <w:rStyle w:val="Hyperlink"/>
            <w:b w:val="0"/>
            <w:caps w:val="0"/>
            <w:noProof/>
            <w:sz w:val="24"/>
            <w:rPrChange w:id="465" w:author="Chris Satterlee" w:date="2022-02-27T15:24:00Z">
              <w:rPr>
                <w:rStyle w:val="Hyperlink"/>
                <w:noProof/>
              </w:rPr>
            </w:rPrChange>
          </w:rPr>
          <w:fldChar w:fldCharType="begin"/>
        </w:r>
        <w:r w:rsidRPr="004C15BE">
          <w:rPr>
            <w:rStyle w:val="Hyperlink"/>
            <w:b w:val="0"/>
            <w:caps w:val="0"/>
            <w:noProof/>
            <w:sz w:val="24"/>
            <w:rPrChange w:id="466" w:author="Chris Satterlee" w:date="2022-02-27T15:24:00Z">
              <w:rPr>
                <w:rStyle w:val="Hyperlink"/>
                <w:noProof/>
              </w:rPr>
            </w:rPrChange>
          </w:rPr>
          <w:instrText xml:space="preserve"> </w:instrText>
        </w:r>
        <w:r w:rsidRPr="00FB7EC5">
          <w:rPr>
            <w:noProof/>
          </w:rPr>
          <w:instrText>HYPERLINK \l "_Toc96867715"</w:instrText>
        </w:r>
        <w:r w:rsidRPr="004C15BE">
          <w:rPr>
            <w:rStyle w:val="Hyperlink"/>
            <w:b w:val="0"/>
            <w:caps w:val="0"/>
            <w:noProof/>
            <w:sz w:val="24"/>
            <w:rPrChange w:id="467" w:author="Chris Satterlee" w:date="2022-02-27T15:24:00Z">
              <w:rPr>
                <w:rStyle w:val="Hyperlink"/>
                <w:noProof/>
              </w:rPr>
            </w:rPrChange>
          </w:rPr>
          <w:instrText xml:space="preserve"> </w:instrText>
        </w:r>
        <w:r w:rsidRPr="004C15BE">
          <w:rPr>
            <w:rStyle w:val="Hyperlink"/>
            <w:b w:val="0"/>
            <w:caps w:val="0"/>
            <w:noProof/>
            <w:sz w:val="24"/>
            <w:rPrChange w:id="468" w:author="Chris Satterlee" w:date="2022-02-27T15:24:00Z">
              <w:rPr>
                <w:rStyle w:val="Hyperlink"/>
                <w:noProof/>
              </w:rPr>
            </w:rPrChange>
          </w:rPr>
        </w:r>
        <w:r w:rsidRPr="004C15BE">
          <w:rPr>
            <w:rStyle w:val="Hyperlink"/>
            <w:b w:val="0"/>
            <w:caps w:val="0"/>
            <w:noProof/>
            <w:sz w:val="24"/>
            <w:rPrChange w:id="469" w:author="Chris Satterlee" w:date="2022-02-27T15:24:00Z">
              <w:rPr>
                <w:rStyle w:val="Hyperlink"/>
                <w:noProof/>
              </w:rPr>
            </w:rPrChange>
          </w:rPr>
          <w:fldChar w:fldCharType="separate"/>
        </w:r>
        <w:r w:rsidRPr="004C15BE">
          <w:rPr>
            <w:rStyle w:val="Hyperlink"/>
            <w:b w:val="0"/>
            <w:caps w:val="0"/>
            <w:noProof/>
            <w:sz w:val="24"/>
            <w:rPrChange w:id="470" w:author="Chris Satterlee" w:date="2022-02-27T15:24:00Z">
              <w:rPr>
                <w:rStyle w:val="Hyperlink"/>
                <w:noProof/>
              </w:rPr>
            </w:rPrChange>
          </w:rPr>
          <w:t>Step 38:</w:t>
        </w:r>
        <w:r w:rsidRPr="00FB7EC5">
          <w:rPr>
            <w:noProof/>
            <w:szCs w:val="24"/>
            <w:lang w:eastAsia="ja-JP"/>
          </w:rPr>
          <w:tab/>
        </w:r>
        <w:r w:rsidRPr="004C15BE">
          <w:rPr>
            <w:rStyle w:val="Hyperlink"/>
            <w:b w:val="0"/>
            <w:caps w:val="0"/>
            <w:noProof/>
            <w:sz w:val="24"/>
            <w:rPrChange w:id="471" w:author="Chris Satterlee" w:date="2022-02-27T15:24:00Z">
              <w:rPr>
                <w:rStyle w:val="Hyperlink"/>
                <w:noProof/>
              </w:rPr>
            </w:rPrChange>
          </w:rPr>
          <w:t>Restore binding post connections</w:t>
        </w:r>
        <w:r w:rsidRPr="00FB7EC5">
          <w:rPr>
            <w:noProof/>
            <w:webHidden/>
          </w:rPr>
          <w:tab/>
        </w:r>
        <w:r w:rsidRPr="00FB7EC5">
          <w:rPr>
            <w:noProof/>
            <w:webHidden/>
          </w:rPr>
          <w:fldChar w:fldCharType="begin"/>
        </w:r>
        <w:r w:rsidRPr="00FB7EC5">
          <w:rPr>
            <w:noProof/>
            <w:webHidden/>
          </w:rPr>
          <w:instrText xml:space="preserve"> PAGEREF _Toc96867715 \h </w:instrText>
        </w:r>
        <w:r w:rsidRPr="00FB7EC5">
          <w:rPr>
            <w:noProof/>
            <w:webHidden/>
          </w:rPr>
        </w:r>
      </w:ins>
      <w:r w:rsidRPr="00FB7EC5">
        <w:rPr>
          <w:noProof/>
          <w:webHidden/>
        </w:rPr>
        <w:fldChar w:fldCharType="separate"/>
      </w:r>
      <w:ins w:id="472" w:author="Chris Satterlee" w:date="2022-02-27T15:27:00Z">
        <w:r w:rsidR="00FB7EC5">
          <w:rPr>
            <w:noProof/>
            <w:webHidden/>
          </w:rPr>
          <w:t>34</w:t>
        </w:r>
      </w:ins>
      <w:ins w:id="473" w:author="Chris Satterlee" w:date="2022-02-27T15:21:00Z">
        <w:r w:rsidRPr="00FB7EC5">
          <w:rPr>
            <w:noProof/>
            <w:webHidden/>
          </w:rPr>
          <w:fldChar w:fldCharType="end"/>
        </w:r>
        <w:r w:rsidRPr="004C15BE">
          <w:rPr>
            <w:rStyle w:val="Hyperlink"/>
            <w:b w:val="0"/>
            <w:caps w:val="0"/>
            <w:noProof/>
            <w:sz w:val="24"/>
            <w:rPrChange w:id="474" w:author="Chris Satterlee" w:date="2022-02-27T15:24:00Z">
              <w:rPr>
                <w:rStyle w:val="Hyperlink"/>
                <w:noProof/>
              </w:rPr>
            </w:rPrChange>
          </w:rPr>
          <w:fldChar w:fldCharType="end"/>
        </w:r>
      </w:ins>
    </w:p>
    <w:p w14:paraId="44C650F0" w14:textId="474C6121" w:rsidR="004C15BE" w:rsidRPr="00FB7EC5" w:rsidRDefault="004C15BE" w:rsidP="00FB7EC5">
      <w:pPr>
        <w:pStyle w:val="TOC1"/>
        <w:rPr>
          <w:ins w:id="475" w:author="Chris Satterlee" w:date="2022-02-27T15:21:00Z"/>
          <w:noProof/>
          <w:szCs w:val="24"/>
          <w:lang w:eastAsia="ja-JP"/>
        </w:rPr>
      </w:pPr>
      <w:ins w:id="476" w:author="Chris Satterlee" w:date="2022-02-27T15:21:00Z">
        <w:r w:rsidRPr="004C15BE">
          <w:rPr>
            <w:rStyle w:val="Hyperlink"/>
            <w:b w:val="0"/>
            <w:caps w:val="0"/>
            <w:noProof/>
            <w:sz w:val="24"/>
            <w:rPrChange w:id="477" w:author="Chris Satterlee" w:date="2022-02-27T15:24:00Z">
              <w:rPr>
                <w:rStyle w:val="Hyperlink"/>
                <w:noProof/>
              </w:rPr>
            </w:rPrChange>
          </w:rPr>
          <w:fldChar w:fldCharType="begin"/>
        </w:r>
        <w:r w:rsidRPr="004C15BE">
          <w:rPr>
            <w:rStyle w:val="Hyperlink"/>
            <w:b w:val="0"/>
            <w:caps w:val="0"/>
            <w:noProof/>
            <w:sz w:val="24"/>
            <w:rPrChange w:id="478" w:author="Chris Satterlee" w:date="2022-02-27T15:24:00Z">
              <w:rPr>
                <w:rStyle w:val="Hyperlink"/>
                <w:noProof/>
              </w:rPr>
            </w:rPrChange>
          </w:rPr>
          <w:instrText xml:space="preserve"> </w:instrText>
        </w:r>
        <w:r w:rsidRPr="00FB7EC5">
          <w:rPr>
            <w:noProof/>
          </w:rPr>
          <w:instrText>HYPERLINK \l "_Toc96867716"</w:instrText>
        </w:r>
        <w:r w:rsidRPr="004C15BE">
          <w:rPr>
            <w:rStyle w:val="Hyperlink"/>
            <w:b w:val="0"/>
            <w:caps w:val="0"/>
            <w:noProof/>
            <w:sz w:val="24"/>
            <w:rPrChange w:id="479" w:author="Chris Satterlee" w:date="2022-02-27T15:24:00Z">
              <w:rPr>
                <w:rStyle w:val="Hyperlink"/>
                <w:noProof/>
              </w:rPr>
            </w:rPrChange>
          </w:rPr>
          <w:instrText xml:space="preserve"> </w:instrText>
        </w:r>
        <w:r w:rsidRPr="004C15BE">
          <w:rPr>
            <w:rStyle w:val="Hyperlink"/>
            <w:b w:val="0"/>
            <w:caps w:val="0"/>
            <w:noProof/>
            <w:sz w:val="24"/>
            <w:rPrChange w:id="480" w:author="Chris Satterlee" w:date="2022-02-27T15:24:00Z">
              <w:rPr>
                <w:rStyle w:val="Hyperlink"/>
                <w:noProof/>
              </w:rPr>
            </w:rPrChange>
          </w:rPr>
        </w:r>
        <w:r w:rsidRPr="004C15BE">
          <w:rPr>
            <w:rStyle w:val="Hyperlink"/>
            <w:b w:val="0"/>
            <w:caps w:val="0"/>
            <w:noProof/>
            <w:sz w:val="24"/>
            <w:rPrChange w:id="481" w:author="Chris Satterlee" w:date="2022-02-27T15:24:00Z">
              <w:rPr>
                <w:rStyle w:val="Hyperlink"/>
                <w:noProof/>
              </w:rPr>
            </w:rPrChange>
          </w:rPr>
          <w:fldChar w:fldCharType="separate"/>
        </w:r>
        <w:r w:rsidRPr="004C15BE">
          <w:rPr>
            <w:rStyle w:val="Hyperlink"/>
            <w:b w:val="0"/>
            <w:caps w:val="0"/>
            <w:noProof/>
            <w:sz w:val="24"/>
            <w:rPrChange w:id="482" w:author="Chris Satterlee" w:date="2022-02-27T15:24:00Z">
              <w:rPr>
                <w:rStyle w:val="Hyperlink"/>
                <w:noProof/>
              </w:rPr>
            </w:rPrChange>
          </w:rPr>
          <w:t>Step 39:</w:t>
        </w:r>
        <w:r w:rsidRPr="00FB7EC5">
          <w:rPr>
            <w:noProof/>
            <w:szCs w:val="24"/>
            <w:lang w:eastAsia="ja-JP"/>
          </w:rPr>
          <w:tab/>
        </w:r>
        <w:r w:rsidRPr="004C15BE">
          <w:rPr>
            <w:rStyle w:val="Hyperlink"/>
            <w:b w:val="0"/>
            <w:caps w:val="0"/>
            <w:noProof/>
            <w:sz w:val="24"/>
            <w:rPrChange w:id="483" w:author="Chris Satterlee" w:date="2022-02-27T15:24:00Z">
              <w:rPr>
                <w:rStyle w:val="Hyperlink"/>
                <w:noProof/>
              </w:rPr>
            </w:rPrChange>
          </w:rPr>
          <w:t>Drill USB connector hole</w:t>
        </w:r>
        <w:r w:rsidRPr="00FB7EC5">
          <w:rPr>
            <w:noProof/>
            <w:webHidden/>
          </w:rPr>
          <w:tab/>
        </w:r>
        <w:r w:rsidRPr="00FB7EC5">
          <w:rPr>
            <w:noProof/>
            <w:webHidden/>
          </w:rPr>
          <w:fldChar w:fldCharType="begin"/>
        </w:r>
        <w:r w:rsidRPr="00FB7EC5">
          <w:rPr>
            <w:noProof/>
            <w:webHidden/>
          </w:rPr>
          <w:instrText xml:space="preserve"> PAGEREF _Toc96867716 \h </w:instrText>
        </w:r>
        <w:r w:rsidRPr="00FB7EC5">
          <w:rPr>
            <w:noProof/>
            <w:webHidden/>
          </w:rPr>
        </w:r>
      </w:ins>
      <w:r w:rsidRPr="00FB7EC5">
        <w:rPr>
          <w:noProof/>
          <w:webHidden/>
        </w:rPr>
        <w:fldChar w:fldCharType="separate"/>
      </w:r>
      <w:ins w:id="484" w:author="Chris Satterlee" w:date="2022-02-27T15:27:00Z">
        <w:r w:rsidR="00FB7EC5">
          <w:rPr>
            <w:noProof/>
            <w:webHidden/>
          </w:rPr>
          <w:t>35</w:t>
        </w:r>
      </w:ins>
      <w:ins w:id="485" w:author="Chris Satterlee" w:date="2022-02-27T15:21:00Z">
        <w:r w:rsidRPr="00FB7EC5">
          <w:rPr>
            <w:noProof/>
            <w:webHidden/>
          </w:rPr>
          <w:fldChar w:fldCharType="end"/>
        </w:r>
        <w:r w:rsidRPr="004C15BE">
          <w:rPr>
            <w:rStyle w:val="Hyperlink"/>
            <w:b w:val="0"/>
            <w:caps w:val="0"/>
            <w:noProof/>
            <w:sz w:val="24"/>
            <w:rPrChange w:id="486" w:author="Chris Satterlee" w:date="2022-02-27T15:24:00Z">
              <w:rPr>
                <w:rStyle w:val="Hyperlink"/>
                <w:noProof/>
              </w:rPr>
            </w:rPrChange>
          </w:rPr>
          <w:fldChar w:fldCharType="end"/>
        </w:r>
      </w:ins>
    </w:p>
    <w:p w14:paraId="071BE381" w14:textId="537FB17F" w:rsidR="004C15BE" w:rsidRPr="00FB7EC5" w:rsidRDefault="004C15BE" w:rsidP="00FB7EC5">
      <w:pPr>
        <w:pStyle w:val="TOC1"/>
        <w:rPr>
          <w:ins w:id="487" w:author="Chris Satterlee" w:date="2022-02-27T15:21:00Z"/>
          <w:noProof/>
          <w:szCs w:val="24"/>
          <w:lang w:eastAsia="ja-JP"/>
        </w:rPr>
      </w:pPr>
      <w:ins w:id="488" w:author="Chris Satterlee" w:date="2022-02-27T15:21:00Z">
        <w:r w:rsidRPr="004C15BE">
          <w:rPr>
            <w:rStyle w:val="Hyperlink"/>
            <w:b w:val="0"/>
            <w:caps w:val="0"/>
            <w:noProof/>
            <w:sz w:val="24"/>
            <w:rPrChange w:id="489" w:author="Chris Satterlee" w:date="2022-02-27T15:24:00Z">
              <w:rPr>
                <w:rStyle w:val="Hyperlink"/>
                <w:noProof/>
              </w:rPr>
            </w:rPrChange>
          </w:rPr>
          <w:fldChar w:fldCharType="begin"/>
        </w:r>
        <w:r w:rsidRPr="004C15BE">
          <w:rPr>
            <w:rStyle w:val="Hyperlink"/>
            <w:b w:val="0"/>
            <w:caps w:val="0"/>
            <w:noProof/>
            <w:sz w:val="24"/>
            <w:rPrChange w:id="490" w:author="Chris Satterlee" w:date="2022-02-27T15:24:00Z">
              <w:rPr>
                <w:rStyle w:val="Hyperlink"/>
                <w:noProof/>
              </w:rPr>
            </w:rPrChange>
          </w:rPr>
          <w:instrText xml:space="preserve"> </w:instrText>
        </w:r>
        <w:r w:rsidRPr="00FB7EC5">
          <w:rPr>
            <w:noProof/>
          </w:rPr>
          <w:instrText>HYPERLINK \l "_Toc96867717"</w:instrText>
        </w:r>
        <w:r w:rsidRPr="004C15BE">
          <w:rPr>
            <w:rStyle w:val="Hyperlink"/>
            <w:b w:val="0"/>
            <w:caps w:val="0"/>
            <w:noProof/>
            <w:sz w:val="24"/>
            <w:rPrChange w:id="491" w:author="Chris Satterlee" w:date="2022-02-27T15:24:00Z">
              <w:rPr>
                <w:rStyle w:val="Hyperlink"/>
                <w:noProof/>
              </w:rPr>
            </w:rPrChange>
          </w:rPr>
          <w:instrText xml:space="preserve"> </w:instrText>
        </w:r>
        <w:r w:rsidRPr="004C15BE">
          <w:rPr>
            <w:rStyle w:val="Hyperlink"/>
            <w:b w:val="0"/>
            <w:caps w:val="0"/>
            <w:noProof/>
            <w:sz w:val="24"/>
            <w:rPrChange w:id="492" w:author="Chris Satterlee" w:date="2022-02-27T15:24:00Z">
              <w:rPr>
                <w:rStyle w:val="Hyperlink"/>
                <w:noProof/>
              </w:rPr>
            </w:rPrChange>
          </w:rPr>
        </w:r>
        <w:r w:rsidRPr="004C15BE">
          <w:rPr>
            <w:rStyle w:val="Hyperlink"/>
            <w:b w:val="0"/>
            <w:caps w:val="0"/>
            <w:noProof/>
            <w:sz w:val="24"/>
            <w:rPrChange w:id="493" w:author="Chris Satterlee" w:date="2022-02-27T15:24:00Z">
              <w:rPr>
                <w:rStyle w:val="Hyperlink"/>
                <w:noProof/>
              </w:rPr>
            </w:rPrChange>
          </w:rPr>
          <w:fldChar w:fldCharType="separate"/>
        </w:r>
        <w:r w:rsidRPr="004C15BE">
          <w:rPr>
            <w:rStyle w:val="Hyperlink"/>
            <w:b w:val="0"/>
            <w:caps w:val="0"/>
            <w:noProof/>
            <w:sz w:val="24"/>
            <w:rPrChange w:id="494" w:author="Chris Satterlee" w:date="2022-02-27T15:24:00Z">
              <w:rPr>
                <w:rStyle w:val="Hyperlink"/>
                <w:noProof/>
              </w:rPr>
            </w:rPrChange>
          </w:rPr>
          <w:t>Step 40:</w:t>
        </w:r>
        <w:r w:rsidRPr="00FB7EC5">
          <w:rPr>
            <w:noProof/>
            <w:szCs w:val="24"/>
            <w:lang w:eastAsia="ja-JP"/>
          </w:rPr>
          <w:tab/>
        </w:r>
        <w:r w:rsidRPr="004C15BE">
          <w:rPr>
            <w:rStyle w:val="Hyperlink"/>
            <w:b w:val="0"/>
            <w:caps w:val="0"/>
            <w:noProof/>
            <w:sz w:val="24"/>
            <w:rPrChange w:id="495" w:author="Chris Satterlee" w:date="2022-02-27T15:24:00Z">
              <w:rPr>
                <w:rStyle w:val="Hyperlink"/>
                <w:noProof/>
              </w:rPr>
            </w:rPrChange>
          </w:rPr>
          <w:t>Make PV cables</w:t>
        </w:r>
        <w:r w:rsidRPr="00FB7EC5">
          <w:rPr>
            <w:noProof/>
            <w:webHidden/>
          </w:rPr>
          <w:tab/>
        </w:r>
        <w:r w:rsidRPr="00FB7EC5">
          <w:rPr>
            <w:noProof/>
            <w:webHidden/>
          </w:rPr>
          <w:fldChar w:fldCharType="begin"/>
        </w:r>
        <w:r w:rsidRPr="00FB7EC5">
          <w:rPr>
            <w:noProof/>
            <w:webHidden/>
          </w:rPr>
          <w:instrText xml:space="preserve"> PAGEREF _Toc96867717 \h </w:instrText>
        </w:r>
        <w:r w:rsidRPr="00FB7EC5">
          <w:rPr>
            <w:noProof/>
            <w:webHidden/>
          </w:rPr>
        </w:r>
      </w:ins>
      <w:r w:rsidRPr="00FB7EC5">
        <w:rPr>
          <w:noProof/>
          <w:webHidden/>
        </w:rPr>
        <w:fldChar w:fldCharType="separate"/>
      </w:r>
      <w:ins w:id="496" w:author="Chris Satterlee" w:date="2022-02-27T15:27:00Z">
        <w:r w:rsidR="00FB7EC5">
          <w:rPr>
            <w:noProof/>
            <w:webHidden/>
          </w:rPr>
          <w:t>36</w:t>
        </w:r>
      </w:ins>
      <w:ins w:id="497" w:author="Chris Satterlee" w:date="2022-02-27T15:21:00Z">
        <w:r w:rsidRPr="00FB7EC5">
          <w:rPr>
            <w:noProof/>
            <w:webHidden/>
          </w:rPr>
          <w:fldChar w:fldCharType="end"/>
        </w:r>
        <w:r w:rsidRPr="004C15BE">
          <w:rPr>
            <w:rStyle w:val="Hyperlink"/>
            <w:b w:val="0"/>
            <w:caps w:val="0"/>
            <w:noProof/>
            <w:sz w:val="24"/>
            <w:rPrChange w:id="498" w:author="Chris Satterlee" w:date="2022-02-27T15:24:00Z">
              <w:rPr>
                <w:rStyle w:val="Hyperlink"/>
                <w:noProof/>
              </w:rPr>
            </w:rPrChange>
          </w:rPr>
          <w:fldChar w:fldCharType="end"/>
        </w:r>
      </w:ins>
    </w:p>
    <w:p w14:paraId="53F376F2" w14:textId="1549FC6D" w:rsidR="004C15BE" w:rsidRPr="00FB7EC5" w:rsidRDefault="004C15BE" w:rsidP="00FB7EC5">
      <w:pPr>
        <w:pStyle w:val="TOC1"/>
        <w:rPr>
          <w:ins w:id="499" w:author="Chris Satterlee" w:date="2022-02-27T15:21:00Z"/>
          <w:noProof/>
          <w:szCs w:val="24"/>
          <w:lang w:eastAsia="ja-JP"/>
        </w:rPr>
      </w:pPr>
      <w:ins w:id="500" w:author="Chris Satterlee" w:date="2022-02-27T15:21:00Z">
        <w:r w:rsidRPr="004C15BE">
          <w:rPr>
            <w:rStyle w:val="Hyperlink"/>
            <w:b w:val="0"/>
            <w:caps w:val="0"/>
            <w:noProof/>
            <w:sz w:val="24"/>
            <w:rPrChange w:id="501" w:author="Chris Satterlee" w:date="2022-02-27T15:24:00Z">
              <w:rPr>
                <w:rStyle w:val="Hyperlink"/>
                <w:noProof/>
              </w:rPr>
            </w:rPrChange>
          </w:rPr>
          <w:fldChar w:fldCharType="begin"/>
        </w:r>
        <w:r w:rsidRPr="004C15BE">
          <w:rPr>
            <w:rStyle w:val="Hyperlink"/>
            <w:b w:val="0"/>
            <w:caps w:val="0"/>
            <w:noProof/>
            <w:sz w:val="24"/>
            <w:rPrChange w:id="502" w:author="Chris Satterlee" w:date="2022-02-27T15:24:00Z">
              <w:rPr>
                <w:rStyle w:val="Hyperlink"/>
                <w:noProof/>
              </w:rPr>
            </w:rPrChange>
          </w:rPr>
          <w:instrText xml:space="preserve"> </w:instrText>
        </w:r>
        <w:r w:rsidRPr="00FB7EC5">
          <w:rPr>
            <w:noProof/>
          </w:rPr>
          <w:instrText>HYPERLINK \l "_Toc96867718"</w:instrText>
        </w:r>
        <w:r w:rsidRPr="004C15BE">
          <w:rPr>
            <w:rStyle w:val="Hyperlink"/>
            <w:b w:val="0"/>
            <w:caps w:val="0"/>
            <w:noProof/>
            <w:sz w:val="24"/>
            <w:rPrChange w:id="503" w:author="Chris Satterlee" w:date="2022-02-27T15:24:00Z">
              <w:rPr>
                <w:rStyle w:val="Hyperlink"/>
                <w:noProof/>
              </w:rPr>
            </w:rPrChange>
          </w:rPr>
          <w:instrText xml:space="preserve"> </w:instrText>
        </w:r>
        <w:r w:rsidRPr="004C15BE">
          <w:rPr>
            <w:rStyle w:val="Hyperlink"/>
            <w:b w:val="0"/>
            <w:caps w:val="0"/>
            <w:noProof/>
            <w:sz w:val="24"/>
            <w:rPrChange w:id="504" w:author="Chris Satterlee" w:date="2022-02-27T15:24:00Z">
              <w:rPr>
                <w:rStyle w:val="Hyperlink"/>
                <w:noProof/>
              </w:rPr>
            </w:rPrChange>
          </w:rPr>
        </w:r>
        <w:r w:rsidRPr="004C15BE">
          <w:rPr>
            <w:rStyle w:val="Hyperlink"/>
            <w:b w:val="0"/>
            <w:caps w:val="0"/>
            <w:noProof/>
            <w:sz w:val="24"/>
            <w:rPrChange w:id="505" w:author="Chris Satterlee" w:date="2022-02-27T15:24:00Z">
              <w:rPr>
                <w:rStyle w:val="Hyperlink"/>
                <w:noProof/>
              </w:rPr>
            </w:rPrChange>
          </w:rPr>
          <w:fldChar w:fldCharType="separate"/>
        </w:r>
        <w:r w:rsidRPr="004C15BE">
          <w:rPr>
            <w:rStyle w:val="Hyperlink"/>
            <w:rFonts w:cs="Arial"/>
            <w:b w:val="0"/>
            <w:caps w:val="0"/>
            <w:noProof/>
            <w:sz w:val="24"/>
            <w:rPrChange w:id="506" w:author="Chris Satterlee" w:date="2022-02-27T15:24:00Z">
              <w:rPr>
                <w:rStyle w:val="Hyperlink"/>
                <w:rFonts w:cs="Arial"/>
                <w:noProof/>
              </w:rPr>
            </w:rPrChange>
          </w:rPr>
          <w:t>Step 41:</w:t>
        </w:r>
        <w:r w:rsidRPr="00FB7EC5">
          <w:rPr>
            <w:noProof/>
            <w:szCs w:val="24"/>
            <w:lang w:eastAsia="ja-JP"/>
          </w:rPr>
          <w:tab/>
        </w:r>
        <w:r w:rsidRPr="004C15BE">
          <w:rPr>
            <w:rStyle w:val="Hyperlink"/>
            <w:b w:val="0"/>
            <w:caps w:val="0"/>
            <w:noProof/>
            <w:sz w:val="24"/>
            <w:rPrChange w:id="507" w:author="Chris Satterlee" w:date="2022-02-27T15:24:00Z">
              <w:rPr>
                <w:rStyle w:val="Hyperlink"/>
                <w:noProof/>
              </w:rPr>
            </w:rPrChange>
          </w:rPr>
          <w:t>Final test</w:t>
        </w:r>
        <w:r w:rsidRPr="00FB7EC5">
          <w:rPr>
            <w:noProof/>
            <w:webHidden/>
          </w:rPr>
          <w:tab/>
        </w:r>
        <w:r w:rsidRPr="00FB7EC5">
          <w:rPr>
            <w:noProof/>
            <w:webHidden/>
          </w:rPr>
          <w:fldChar w:fldCharType="begin"/>
        </w:r>
        <w:r w:rsidRPr="00FB7EC5">
          <w:rPr>
            <w:noProof/>
            <w:webHidden/>
          </w:rPr>
          <w:instrText xml:space="preserve"> PAGEREF _Toc96867718 \h </w:instrText>
        </w:r>
        <w:r w:rsidRPr="00FB7EC5">
          <w:rPr>
            <w:noProof/>
            <w:webHidden/>
          </w:rPr>
        </w:r>
      </w:ins>
      <w:r w:rsidRPr="00FB7EC5">
        <w:rPr>
          <w:noProof/>
          <w:webHidden/>
        </w:rPr>
        <w:fldChar w:fldCharType="separate"/>
      </w:r>
      <w:ins w:id="508" w:author="Chris Satterlee" w:date="2022-02-27T15:27:00Z">
        <w:r w:rsidR="00FB7EC5">
          <w:rPr>
            <w:noProof/>
            <w:webHidden/>
          </w:rPr>
          <w:t>37</w:t>
        </w:r>
      </w:ins>
      <w:ins w:id="509" w:author="Chris Satterlee" w:date="2022-02-27T15:21:00Z">
        <w:r w:rsidRPr="00FB7EC5">
          <w:rPr>
            <w:noProof/>
            <w:webHidden/>
          </w:rPr>
          <w:fldChar w:fldCharType="end"/>
        </w:r>
        <w:r w:rsidRPr="004C15BE">
          <w:rPr>
            <w:rStyle w:val="Hyperlink"/>
            <w:b w:val="0"/>
            <w:caps w:val="0"/>
            <w:noProof/>
            <w:sz w:val="24"/>
            <w:rPrChange w:id="510" w:author="Chris Satterlee" w:date="2022-02-27T15:24:00Z">
              <w:rPr>
                <w:rStyle w:val="Hyperlink"/>
                <w:noProof/>
              </w:rPr>
            </w:rPrChange>
          </w:rPr>
          <w:fldChar w:fldCharType="end"/>
        </w:r>
      </w:ins>
    </w:p>
    <w:p w14:paraId="23483400" w14:textId="3E270CC3" w:rsidR="00EF793A" w:rsidRDefault="004C15BE" w:rsidP="004C15BE">
      <w:pPr>
        <w:rPr>
          <w:ins w:id="511" w:author="Chris Satterlee" w:date="2022-02-27T15:20:00Z"/>
          <w:rFonts w:ascii="Courier" w:hAnsi="Courier"/>
        </w:rPr>
        <w:sectPr w:rsidR="00EF793A" w:rsidSect="00403074">
          <w:pgSz w:w="12240" w:h="15840"/>
          <w:pgMar w:top="1440" w:right="1800" w:bottom="1440" w:left="1800" w:header="720" w:footer="720" w:gutter="0"/>
          <w:cols w:space="720"/>
          <w:docGrid w:linePitch="360"/>
        </w:sectPr>
      </w:pPr>
      <w:ins w:id="512" w:author="Chris Satterlee" w:date="2022-02-27T15:21:00Z">
        <w:r>
          <w:rPr>
            <w:b/>
            <w:bCs/>
            <w:caps/>
            <w:sz w:val="20"/>
            <w:szCs w:val="20"/>
          </w:rPr>
          <w:fldChar w:fldCharType="end"/>
        </w:r>
      </w:ins>
    </w:p>
    <w:p w14:paraId="187CE27F" w14:textId="24358F3C" w:rsidR="00C83733" w:rsidDel="00EF793A" w:rsidRDefault="00C83733">
      <w:pPr>
        <w:rPr>
          <w:del w:id="513" w:author="Chris Satterlee" w:date="2022-02-27T15:19:00Z"/>
          <w:rFonts w:ascii="Courier" w:hAnsi="Courier"/>
        </w:rPr>
      </w:pPr>
      <w:del w:id="514" w:author="Chris Satterlee" w:date="2022-02-27T15:19:00Z">
        <w:r w:rsidDel="00EF793A">
          <w:rPr>
            <w:rFonts w:ascii="Courier" w:hAnsi="Courier"/>
          </w:rPr>
          <w:lastRenderedPageBreak/>
          <w:br w:type="page"/>
        </w:r>
      </w:del>
    </w:p>
    <w:p w14:paraId="0A073581" w14:textId="41C10448" w:rsidR="003330C1" w:rsidDel="00EB1ECE" w:rsidRDefault="00C83733" w:rsidP="00EF793A">
      <w:pPr>
        <w:pStyle w:val="TOC1"/>
        <w:rPr>
          <w:del w:id="515" w:author="Chris Satterlee" w:date="2022-01-25T15:02:00Z"/>
          <w:noProof/>
          <w:lang w:eastAsia="ja-JP"/>
        </w:rPr>
        <w:pPrChange w:id="516" w:author="Chris Satterlee" w:date="2022-02-27T15:17:00Z">
          <w:pPr>
            <w:pStyle w:val="TOC1"/>
            <w:tabs>
              <w:tab w:val="left" w:pos="940"/>
              <w:tab w:val="right" w:leader="dot" w:pos="8630"/>
            </w:tabs>
          </w:pPr>
        </w:pPrChange>
      </w:pPr>
      <w:del w:id="517" w:author="Chris Satterlee" w:date="2022-02-27T15:06:00Z">
        <w:r w:rsidDel="00C3327F">
          <w:rPr>
            <w:rFonts w:ascii="Courier" w:hAnsi="Courier"/>
          </w:rPr>
          <w:fldChar w:fldCharType="begin"/>
        </w:r>
        <w:r w:rsidDel="00C3327F">
          <w:rPr>
            <w:rFonts w:ascii="Courier" w:hAnsi="Courier"/>
          </w:rPr>
          <w:delInstrText xml:space="preserve"> TOC \o "1-3" </w:delInstrText>
        </w:r>
        <w:r w:rsidDel="00C3327F">
          <w:rPr>
            <w:rFonts w:ascii="Courier" w:hAnsi="Courier"/>
          </w:rPr>
          <w:fldChar w:fldCharType="separate"/>
        </w:r>
      </w:del>
      <w:del w:id="518" w:author="Chris Satterlee" w:date="2022-01-25T15:02:00Z">
        <w:r w:rsidR="003330C1" w:rsidRPr="00707BEF" w:rsidDel="00EB1ECE">
          <w:rPr>
            <w:noProof/>
            <w:color w:val="4F81BD" w:themeColor="accent1"/>
          </w:rPr>
          <w:delText>Step 1:</w:delText>
        </w:r>
        <w:r w:rsidR="003330C1" w:rsidDel="00EB1ECE">
          <w:rPr>
            <w:noProof/>
            <w:lang w:eastAsia="ja-JP"/>
          </w:rPr>
          <w:tab/>
        </w:r>
        <w:r w:rsidR="003330C1" w:rsidDel="00EB1ECE">
          <w:rPr>
            <w:noProof/>
          </w:rPr>
          <w:delText>Understand the HW design / Choose Variant</w:delText>
        </w:r>
        <w:r w:rsidR="003330C1" w:rsidDel="00EB1ECE">
          <w:rPr>
            <w:noProof/>
          </w:rPr>
          <w:tab/>
          <w:delText>5</w:delText>
        </w:r>
      </w:del>
    </w:p>
    <w:p w14:paraId="519C4AB0" w14:textId="28B2F7FC" w:rsidR="003330C1" w:rsidDel="00EB1ECE" w:rsidRDefault="003330C1" w:rsidP="00EF793A">
      <w:pPr>
        <w:pStyle w:val="TOC1"/>
        <w:rPr>
          <w:del w:id="519" w:author="Chris Satterlee" w:date="2022-01-25T15:02:00Z"/>
          <w:noProof/>
          <w:lang w:eastAsia="ja-JP"/>
        </w:rPr>
        <w:pPrChange w:id="520" w:author="Chris Satterlee" w:date="2022-02-27T15:17:00Z">
          <w:pPr>
            <w:pStyle w:val="TOC1"/>
            <w:tabs>
              <w:tab w:val="left" w:pos="940"/>
              <w:tab w:val="right" w:leader="dot" w:pos="8630"/>
            </w:tabs>
          </w:pPr>
        </w:pPrChange>
      </w:pPr>
      <w:del w:id="521" w:author="Chris Satterlee" w:date="2022-01-25T15:02:00Z">
        <w:r w:rsidRPr="00707BEF" w:rsidDel="00EB1ECE">
          <w:rPr>
            <w:noProof/>
            <w:color w:val="4F81BD" w:themeColor="accent1"/>
          </w:rPr>
          <w:delText>Step 2:</w:delText>
        </w:r>
        <w:r w:rsidDel="00EB1ECE">
          <w:rPr>
            <w:noProof/>
            <w:lang w:eastAsia="ja-JP"/>
          </w:rPr>
          <w:tab/>
        </w:r>
        <w:r w:rsidDel="00EB1ECE">
          <w:rPr>
            <w:noProof/>
          </w:rPr>
          <w:delText>Install software</w:delText>
        </w:r>
        <w:r w:rsidDel="00EB1ECE">
          <w:rPr>
            <w:noProof/>
          </w:rPr>
          <w:tab/>
          <w:delText>5</w:delText>
        </w:r>
      </w:del>
    </w:p>
    <w:p w14:paraId="73EA1DF2" w14:textId="220C72EE" w:rsidR="003330C1" w:rsidDel="00EB1ECE" w:rsidRDefault="003330C1" w:rsidP="00EF793A">
      <w:pPr>
        <w:pStyle w:val="TOC1"/>
        <w:rPr>
          <w:del w:id="522" w:author="Chris Satterlee" w:date="2022-01-25T15:02:00Z"/>
          <w:noProof/>
          <w:lang w:eastAsia="ja-JP"/>
        </w:rPr>
        <w:pPrChange w:id="523" w:author="Chris Satterlee" w:date="2022-02-27T15:17:00Z">
          <w:pPr>
            <w:pStyle w:val="TOC1"/>
            <w:tabs>
              <w:tab w:val="left" w:pos="940"/>
              <w:tab w:val="right" w:leader="dot" w:pos="8630"/>
            </w:tabs>
          </w:pPr>
        </w:pPrChange>
      </w:pPr>
      <w:del w:id="524" w:author="Chris Satterlee" w:date="2022-01-25T15:02:00Z">
        <w:r w:rsidRPr="00707BEF" w:rsidDel="00EB1ECE">
          <w:rPr>
            <w:noProof/>
            <w:color w:val="4F81BD" w:themeColor="accent1"/>
          </w:rPr>
          <w:delText>Step 3:</w:delText>
        </w:r>
        <w:r w:rsidDel="00EB1ECE">
          <w:rPr>
            <w:noProof/>
            <w:lang w:eastAsia="ja-JP"/>
          </w:rPr>
          <w:tab/>
        </w:r>
        <w:r w:rsidDel="00EB1ECE">
          <w:rPr>
            <w:noProof/>
          </w:rPr>
          <w:delText>Order PCB</w:delText>
        </w:r>
        <w:r w:rsidDel="00EB1ECE">
          <w:rPr>
            <w:noProof/>
          </w:rPr>
          <w:tab/>
          <w:delText>5</w:delText>
        </w:r>
      </w:del>
    </w:p>
    <w:p w14:paraId="778BCF36" w14:textId="67253792" w:rsidR="003330C1" w:rsidDel="00EB1ECE" w:rsidRDefault="003330C1" w:rsidP="00EF793A">
      <w:pPr>
        <w:pStyle w:val="TOC1"/>
        <w:rPr>
          <w:del w:id="525" w:author="Chris Satterlee" w:date="2022-01-25T15:02:00Z"/>
          <w:noProof/>
          <w:lang w:eastAsia="ja-JP"/>
        </w:rPr>
        <w:pPrChange w:id="526" w:author="Chris Satterlee" w:date="2022-02-27T15:17:00Z">
          <w:pPr>
            <w:pStyle w:val="TOC1"/>
            <w:tabs>
              <w:tab w:val="left" w:pos="940"/>
              <w:tab w:val="right" w:leader="dot" w:pos="8630"/>
            </w:tabs>
          </w:pPr>
        </w:pPrChange>
      </w:pPr>
      <w:del w:id="527" w:author="Chris Satterlee" w:date="2022-01-25T15:02:00Z">
        <w:r w:rsidRPr="00707BEF" w:rsidDel="00EB1ECE">
          <w:rPr>
            <w:noProof/>
            <w:color w:val="4F81BD" w:themeColor="accent1"/>
          </w:rPr>
          <w:delText>Step 4:</w:delText>
        </w:r>
        <w:r w:rsidDel="00EB1ECE">
          <w:rPr>
            <w:noProof/>
            <w:lang w:eastAsia="ja-JP"/>
          </w:rPr>
          <w:tab/>
        </w:r>
        <w:r w:rsidDel="00EB1ECE">
          <w:rPr>
            <w:noProof/>
          </w:rPr>
          <w:delText>Buy other parts</w:delText>
        </w:r>
        <w:r w:rsidDel="00EB1ECE">
          <w:rPr>
            <w:noProof/>
          </w:rPr>
          <w:tab/>
          <w:delText>6</w:delText>
        </w:r>
      </w:del>
    </w:p>
    <w:p w14:paraId="49994606" w14:textId="63AB7BDB" w:rsidR="003330C1" w:rsidDel="00EB1ECE" w:rsidRDefault="003330C1" w:rsidP="00EF793A">
      <w:pPr>
        <w:pStyle w:val="TOC1"/>
        <w:rPr>
          <w:del w:id="528" w:author="Chris Satterlee" w:date="2022-01-25T15:02:00Z"/>
          <w:noProof/>
          <w:lang w:eastAsia="ja-JP"/>
        </w:rPr>
        <w:pPrChange w:id="529" w:author="Chris Satterlee" w:date="2022-02-27T15:17:00Z">
          <w:pPr>
            <w:pStyle w:val="TOC1"/>
            <w:tabs>
              <w:tab w:val="left" w:pos="940"/>
              <w:tab w:val="right" w:leader="dot" w:pos="8630"/>
            </w:tabs>
          </w:pPr>
        </w:pPrChange>
      </w:pPr>
      <w:del w:id="530" w:author="Chris Satterlee" w:date="2022-01-25T15:02:00Z">
        <w:r w:rsidRPr="00707BEF" w:rsidDel="00EB1ECE">
          <w:rPr>
            <w:noProof/>
            <w:color w:val="4F81BD" w:themeColor="accent1"/>
          </w:rPr>
          <w:delText>Step 5:</w:delText>
        </w:r>
        <w:r w:rsidDel="00EB1ECE">
          <w:rPr>
            <w:noProof/>
            <w:lang w:eastAsia="ja-JP"/>
          </w:rPr>
          <w:tab/>
        </w:r>
        <w:r w:rsidDel="00EB1ECE">
          <w:rPr>
            <w:noProof/>
          </w:rPr>
          <w:delText>Gather / buy tools</w:delText>
        </w:r>
        <w:r w:rsidDel="00EB1ECE">
          <w:rPr>
            <w:noProof/>
          </w:rPr>
          <w:tab/>
          <w:delText>7</w:delText>
        </w:r>
      </w:del>
    </w:p>
    <w:p w14:paraId="18203451" w14:textId="7D7F1C0C" w:rsidR="003330C1" w:rsidDel="00EB1ECE" w:rsidRDefault="003330C1" w:rsidP="00EF793A">
      <w:pPr>
        <w:pStyle w:val="TOC1"/>
        <w:rPr>
          <w:del w:id="531" w:author="Chris Satterlee" w:date="2022-01-25T15:02:00Z"/>
          <w:noProof/>
          <w:lang w:eastAsia="ja-JP"/>
        </w:rPr>
        <w:pPrChange w:id="532" w:author="Chris Satterlee" w:date="2022-02-27T15:17:00Z">
          <w:pPr>
            <w:pStyle w:val="TOC1"/>
            <w:tabs>
              <w:tab w:val="left" w:pos="940"/>
              <w:tab w:val="right" w:leader="dot" w:pos="8630"/>
            </w:tabs>
          </w:pPr>
        </w:pPrChange>
      </w:pPr>
      <w:del w:id="533" w:author="Chris Satterlee" w:date="2022-01-25T15:02:00Z">
        <w:r w:rsidRPr="00707BEF" w:rsidDel="00EB1ECE">
          <w:rPr>
            <w:noProof/>
            <w:color w:val="4F81BD" w:themeColor="accent1"/>
          </w:rPr>
          <w:delText>Step 6:</w:delText>
        </w:r>
        <w:r w:rsidDel="00EB1ECE">
          <w:rPr>
            <w:noProof/>
            <w:lang w:eastAsia="ja-JP"/>
          </w:rPr>
          <w:tab/>
        </w:r>
        <w:r w:rsidDel="00EB1ECE">
          <w:rPr>
            <w:noProof/>
          </w:rPr>
          <w:delText>Manually test the relay module</w:delText>
        </w:r>
        <w:r w:rsidDel="00EB1ECE">
          <w:rPr>
            <w:noProof/>
          </w:rPr>
          <w:tab/>
          <w:delText>8</w:delText>
        </w:r>
      </w:del>
    </w:p>
    <w:p w14:paraId="2683BCA0" w14:textId="439F292B" w:rsidR="003330C1" w:rsidDel="00EB1ECE" w:rsidRDefault="003330C1" w:rsidP="00EF793A">
      <w:pPr>
        <w:pStyle w:val="TOC1"/>
        <w:rPr>
          <w:del w:id="534" w:author="Chris Satterlee" w:date="2022-01-25T15:02:00Z"/>
          <w:noProof/>
          <w:lang w:eastAsia="ja-JP"/>
        </w:rPr>
        <w:pPrChange w:id="535" w:author="Chris Satterlee" w:date="2022-02-27T15:17:00Z">
          <w:pPr>
            <w:pStyle w:val="TOC1"/>
            <w:tabs>
              <w:tab w:val="left" w:pos="940"/>
              <w:tab w:val="right" w:leader="dot" w:pos="8630"/>
            </w:tabs>
          </w:pPr>
        </w:pPrChange>
      </w:pPr>
      <w:del w:id="536" w:author="Chris Satterlee" w:date="2022-01-25T15:02:00Z">
        <w:r w:rsidRPr="00707BEF" w:rsidDel="00EB1ECE">
          <w:rPr>
            <w:noProof/>
            <w:color w:val="4F81BD" w:themeColor="accent1"/>
          </w:rPr>
          <w:delText>Step 7:</w:delText>
        </w:r>
        <w:r w:rsidDel="00EB1ECE">
          <w:rPr>
            <w:noProof/>
            <w:lang w:eastAsia="ja-JP"/>
          </w:rPr>
          <w:tab/>
        </w:r>
        <w:r w:rsidDel="00EB1ECE">
          <w:rPr>
            <w:noProof/>
          </w:rPr>
          <w:delText>Prepare for Soldering</w:delText>
        </w:r>
        <w:r w:rsidDel="00EB1ECE">
          <w:rPr>
            <w:noProof/>
          </w:rPr>
          <w:tab/>
          <w:delText>9</w:delText>
        </w:r>
      </w:del>
    </w:p>
    <w:p w14:paraId="26E81E9E" w14:textId="7FF78AFE" w:rsidR="003330C1" w:rsidDel="00EB1ECE" w:rsidRDefault="003330C1" w:rsidP="00EF793A">
      <w:pPr>
        <w:pStyle w:val="TOC1"/>
        <w:rPr>
          <w:del w:id="537" w:author="Chris Satterlee" w:date="2022-01-25T15:02:00Z"/>
          <w:noProof/>
          <w:lang w:eastAsia="ja-JP"/>
        </w:rPr>
        <w:pPrChange w:id="538" w:author="Chris Satterlee" w:date="2022-02-27T15:17:00Z">
          <w:pPr>
            <w:pStyle w:val="TOC1"/>
            <w:tabs>
              <w:tab w:val="left" w:pos="940"/>
              <w:tab w:val="right" w:leader="dot" w:pos="8630"/>
            </w:tabs>
          </w:pPr>
        </w:pPrChange>
      </w:pPr>
      <w:del w:id="539" w:author="Chris Satterlee" w:date="2022-01-25T15:02:00Z">
        <w:r w:rsidRPr="00707BEF" w:rsidDel="00EB1ECE">
          <w:rPr>
            <w:noProof/>
            <w:color w:val="4F81BD" w:themeColor="accent1"/>
          </w:rPr>
          <w:delText>Step 8:</w:delText>
        </w:r>
        <w:r w:rsidDel="00EB1ECE">
          <w:rPr>
            <w:noProof/>
            <w:lang w:eastAsia="ja-JP"/>
          </w:rPr>
          <w:tab/>
        </w:r>
        <w:r w:rsidDel="00EB1ECE">
          <w:rPr>
            <w:noProof/>
          </w:rPr>
          <w:delText>1/4W resistors</w:delText>
        </w:r>
        <w:r w:rsidDel="00EB1ECE">
          <w:rPr>
            <w:noProof/>
          </w:rPr>
          <w:tab/>
          <w:delText>10</w:delText>
        </w:r>
      </w:del>
    </w:p>
    <w:p w14:paraId="31EB5ABB" w14:textId="2A1E474F" w:rsidR="003330C1" w:rsidDel="00EB1ECE" w:rsidRDefault="003330C1" w:rsidP="00EF793A">
      <w:pPr>
        <w:pStyle w:val="TOC1"/>
        <w:rPr>
          <w:del w:id="540" w:author="Chris Satterlee" w:date="2022-01-25T15:02:00Z"/>
          <w:noProof/>
          <w:lang w:eastAsia="ja-JP"/>
        </w:rPr>
        <w:pPrChange w:id="541" w:author="Chris Satterlee" w:date="2022-02-27T15:17:00Z">
          <w:pPr>
            <w:pStyle w:val="TOC1"/>
            <w:tabs>
              <w:tab w:val="left" w:pos="940"/>
              <w:tab w:val="right" w:leader="dot" w:pos="8630"/>
            </w:tabs>
          </w:pPr>
        </w:pPrChange>
      </w:pPr>
      <w:del w:id="542" w:author="Chris Satterlee" w:date="2022-01-25T15:02:00Z">
        <w:r w:rsidRPr="00707BEF" w:rsidDel="00EB1ECE">
          <w:rPr>
            <w:noProof/>
            <w:color w:val="4F81BD" w:themeColor="accent1"/>
          </w:rPr>
          <w:delText>Step 9:</w:delText>
        </w:r>
        <w:r w:rsidDel="00EB1ECE">
          <w:rPr>
            <w:noProof/>
            <w:lang w:eastAsia="ja-JP"/>
          </w:rPr>
          <w:tab/>
        </w:r>
        <w:r w:rsidDel="00EB1ECE">
          <w:rPr>
            <w:noProof/>
          </w:rPr>
          <w:delText>IC sockets</w:delText>
        </w:r>
        <w:r w:rsidDel="00EB1ECE">
          <w:rPr>
            <w:noProof/>
          </w:rPr>
          <w:tab/>
          <w:delText>11</w:delText>
        </w:r>
      </w:del>
    </w:p>
    <w:p w14:paraId="2D048EC7" w14:textId="067DA25F" w:rsidR="003330C1" w:rsidDel="00EB1ECE" w:rsidRDefault="003330C1" w:rsidP="00EF793A">
      <w:pPr>
        <w:pStyle w:val="TOC1"/>
        <w:rPr>
          <w:del w:id="543" w:author="Chris Satterlee" w:date="2022-01-25T15:02:00Z"/>
          <w:noProof/>
          <w:lang w:eastAsia="ja-JP"/>
        </w:rPr>
        <w:pPrChange w:id="544" w:author="Chris Satterlee" w:date="2022-02-27T15:17:00Z">
          <w:pPr>
            <w:pStyle w:val="TOC1"/>
            <w:tabs>
              <w:tab w:val="left" w:pos="1073"/>
              <w:tab w:val="right" w:leader="dot" w:pos="8630"/>
            </w:tabs>
          </w:pPr>
        </w:pPrChange>
      </w:pPr>
      <w:del w:id="545" w:author="Chris Satterlee" w:date="2022-01-25T15:02:00Z">
        <w:r w:rsidRPr="00707BEF" w:rsidDel="00EB1ECE">
          <w:rPr>
            <w:noProof/>
            <w:color w:val="4F81BD" w:themeColor="accent1"/>
          </w:rPr>
          <w:delText>Step 10:</w:delText>
        </w:r>
        <w:r w:rsidDel="00EB1ECE">
          <w:rPr>
            <w:noProof/>
            <w:lang w:eastAsia="ja-JP"/>
          </w:rPr>
          <w:tab/>
        </w:r>
        <w:r w:rsidDel="00EB1ECE">
          <w:rPr>
            <w:noProof/>
          </w:rPr>
          <w:delText>Stacking connectors and female header</w:delText>
        </w:r>
        <w:r w:rsidDel="00EB1ECE">
          <w:rPr>
            <w:noProof/>
          </w:rPr>
          <w:tab/>
          <w:delText>12</w:delText>
        </w:r>
      </w:del>
    </w:p>
    <w:p w14:paraId="22E62FC7" w14:textId="50953B20" w:rsidR="003330C1" w:rsidDel="00EB1ECE" w:rsidRDefault="003330C1" w:rsidP="00EF793A">
      <w:pPr>
        <w:pStyle w:val="TOC1"/>
        <w:rPr>
          <w:del w:id="546" w:author="Chris Satterlee" w:date="2022-01-25T15:02:00Z"/>
          <w:noProof/>
          <w:lang w:eastAsia="ja-JP"/>
        </w:rPr>
        <w:pPrChange w:id="547" w:author="Chris Satterlee" w:date="2022-02-27T15:17:00Z">
          <w:pPr>
            <w:pStyle w:val="TOC1"/>
            <w:tabs>
              <w:tab w:val="left" w:pos="1073"/>
              <w:tab w:val="right" w:leader="dot" w:pos="8630"/>
            </w:tabs>
          </w:pPr>
        </w:pPrChange>
      </w:pPr>
      <w:del w:id="548" w:author="Chris Satterlee" w:date="2022-01-25T15:02:00Z">
        <w:r w:rsidRPr="00707BEF" w:rsidDel="00EB1ECE">
          <w:rPr>
            <w:noProof/>
            <w:color w:val="4F81BD" w:themeColor="accent1"/>
          </w:rPr>
          <w:delText>Step 11:</w:delText>
        </w:r>
        <w:r w:rsidDel="00EB1ECE">
          <w:rPr>
            <w:noProof/>
            <w:lang w:eastAsia="ja-JP"/>
          </w:rPr>
          <w:tab/>
        </w:r>
        <w:r w:rsidDel="00EB1ECE">
          <w:rPr>
            <w:noProof/>
          </w:rPr>
          <w:delText>Screw terminal blocks</w:delText>
        </w:r>
        <w:r w:rsidDel="00EB1ECE">
          <w:rPr>
            <w:noProof/>
          </w:rPr>
          <w:tab/>
          <w:delText>13</w:delText>
        </w:r>
      </w:del>
    </w:p>
    <w:p w14:paraId="73C3A3B5" w14:textId="26267B53" w:rsidR="003330C1" w:rsidDel="00EB1ECE" w:rsidRDefault="003330C1" w:rsidP="00EF793A">
      <w:pPr>
        <w:pStyle w:val="TOC1"/>
        <w:rPr>
          <w:del w:id="549" w:author="Chris Satterlee" w:date="2022-01-25T15:02:00Z"/>
          <w:noProof/>
          <w:lang w:eastAsia="ja-JP"/>
        </w:rPr>
        <w:pPrChange w:id="550" w:author="Chris Satterlee" w:date="2022-02-27T15:17:00Z">
          <w:pPr>
            <w:pStyle w:val="TOC1"/>
            <w:tabs>
              <w:tab w:val="left" w:pos="1073"/>
              <w:tab w:val="right" w:leader="dot" w:pos="8630"/>
            </w:tabs>
          </w:pPr>
        </w:pPrChange>
      </w:pPr>
      <w:del w:id="551" w:author="Chris Satterlee" w:date="2022-01-25T15:02:00Z">
        <w:r w:rsidRPr="00707BEF" w:rsidDel="00EB1ECE">
          <w:rPr>
            <w:noProof/>
            <w:color w:val="4F81BD" w:themeColor="accent1"/>
          </w:rPr>
          <w:delText>Step 12:</w:delText>
        </w:r>
        <w:r w:rsidDel="00EB1ECE">
          <w:rPr>
            <w:noProof/>
            <w:lang w:eastAsia="ja-JP"/>
          </w:rPr>
          <w:tab/>
        </w:r>
        <w:r w:rsidDel="00EB1ECE">
          <w:rPr>
            <w:noProof/>
          </w:rPr>
          <w:delText>Filter capacitors</w:delText>
        </w:r>
        <w:r w:rsidDel="00EB1ECE">
          <w:rPr>
            <w:noProof/>
          </w:rPr>
          <w:tab/>
          <w:delText>13</w:delText>
        </w:r>
      </w:del>
    </w:p>
    <w:p w14:paraId="336C3C5C" w14:textId="431E50B4" w:rsidR="003330C1" w:rsidDel="00EB1ECE" w:rsidRDefault="003330C1" w:rsidP="00EF793A">
      <w:pPr>
        <w:pStyle w:val="TOC1"/>
        <w:rPr>
          <w:del w:id="552" w:author="Chris Satterlee" w:date="2022-01-25T15:02:00Z"/>
          <w:noProof/>
          <w:lang w:eastAsia="ja-JP"/>
        </w:rPr>
        <w:pPrChange w:id="553" w:author="Chris Satterlee" w:date="2022-02-27T15:17:00Z">
          <w:pPr>
            <w:pStyle w:val="TOC1"/>
            <w:tabs>
              <w:tab w:val="left" w:pos="1073"/>
              <w:tab w:val="right" w:leader="dot" w:pos="8630"/>
            </w:tabs>
          </w:pPr>
        </w:pPrChange>
      </w:pPr>
      <w:del w:id="554" w:author="Chris Satterlee" w:date="2022-01-25T15:02:00Z">
        <w:r w:rsidRPr="00707BEF" w:rsidDel="00EB1ECE">
          <w:rPr>
            <w:noProof/>
            <w:color w:val="4F81BD" w:themeColor="accent1"/>
          </w:rPr>
          <w:delText>Step 13:</w:delText>
        </w:r>
        <w:r w:rsidDel="00EB1ECE">
          <w:rPr>
            <w:noProof/>
            <w:lang w:eastAsia="ja-JP"/>
          </w:rPr>
          <w:tab/>
        </w:r>
        <w:r w:rsidDel="00EB1ECE">
          <w:rPr>
            <w:noProof/>
          </w:rPr>
          <w:delText>Bypass diode(s)</w:delText>
        </w:r>
        <w:r w:rsidDel="00EB1ECE">
          <w:rPr>
            <w:noProof/>
          </w:rPr>
          <w:tab/>
          <w:delText>15</w:delText>
        </w:r>
      </w:del>
    </w:p>
    <w:p w14:paraId="5A545496" w14:textId="7F6D26F1" w:rsidR="003330C1" w:rsidDel="00EB1ECE" w:rsidRDefault="003330C1" w:rsidP="00EF793A">
      <w:pPr>
        <w:pStyle w:val="TOC1"/>
        <w:rPr>
          <w:del w:id="555" w:author="Chris Satterlee" w:date="2022-01-25T15:02:00Z"/>
          <w:noProof/>
          <w:lang w:eastAsia="ja-JP"/>
        </w:rPr>
        <w:pPrChange w:id="556" w:author="Chris Satterlee" w:date="2022-02-27T15:17:00Z">
          <w:pPr>
            <w:pStyle w:val="TOC1"/>
            <w:tabs>
              <w:tab w:val="left" w:pos="1073"/>
              <w:tab w:val="right" w:leader="dot" w:pos="8630"/>
            </w:tabs>
          </w:pPr>
        </w:pPrChange>
      </w:pPr>
      <w:del w:id="557" w:author="Chris Satterlee" w:date="2022-01-25T15:02:00Z">
        <w:r w:rsidRPr="00707BEF" w:rsidDel="00EB1ECE">
          <w:rPr>
            <w:noProof/>
            <w:color w:val="4F81BD" w:themeColor="accent1"/>
          </w:rPr>
          <w:delText>Step 14:</w:delText>
        </w:r>
        <w:r w:rsidDel="00EB1ECE">
          <w:rPr>
            <w:noProof/>
            <w:lang w:eastAsia="ja-JP"/>
          </w:rPr>
          <w:tab/>
        </w:r>
        <w:r w:rsidDel="00EB1ECE">
          <w:rPr>
            <w:noProof/>
          </w:rPr>
          <w:delText>Vertical shunt resistor</w:delText>
        </w:r>
        <w:r w:rsidDel="00EB1ECE">
          <w:rPr>
            <w:noProof/>
          </w:rPr>
          <w:tab/>
          <w:delText>16</w:delText>
        </w:r>
      </w:del>
    </w:p>
    <w:p w14:paraId="703DDD0D" w14:textId="1B6E750D" w:rsidR="003330C1" w:rsidDel="00EB1ECE" w:rsidRDefault="003330C1" w:rsidP="00EF793A">
      <w:pPr>
        <w:pStyle w:val="TOC1"/>
        <w:rPr>
          <w:del w:id="558" w:author="Chris Satterlee" w:date="2022-01-25T15:02:00Z"/>
          <w:noProof/>
          <w:lang w:eastAsia="ja-JP"/>
        </w:rPr>
        <w:pPrChange w:id="559" w:author="Chris Satterlee" w:date="2022-02-27T15:17:00Z">
          <w:pPr>
            <w:pStyle w:val="TOC1"/>
            <w:tabs>
              <w:tab w:val="left" w:pos="1073"/>
              <w:tab w:val="right" w:leader="dot" w:pos="8630"/>
            </w:tabs>
          </w:pPr>
        </w:pPrChange>
      </w:pPr>
      <w:del w:id="560" w:author="Chris Satterlee" w:date="2022-01-25T15:02:00Z">
        <w:r w:rsidRPr="00707BEF" w:rsidDel="00EB1ECE">
          <w:rPr>
            <w:noProof/>
            <w:color w:val="4F81BD" w:themeColor="accent1"/>
          </w:rPr>
          <w:delText>Step 15:</w:delText>
        </w:r>
        <w:r w:rsidDel="00EB1ECE">
          <w:rPr>
            <w:noProof/>
            <w:lang w:eastAsia="ja-JP"/>
          </w:rPr>
          <w:tab/>
        </w:r>
        <w:r w:rsidDel="00EB1ECE">
          <w:rPr>
            <w:noProof/>
          </w:rPr>
          <w:delText>Vertical bleed resistor</w:delText>
        </w:r>
        <w:r w:rsidDel="00EB1ECE">
          <w:rPr>
            <w:noProof/>
          </w:rPr>
          <w:tab/>
          <w:delText>16</w:delText>
        </w:r>
      </w:del>
    </w:p>
    <w:p w14:paraId="10561E68" w14:textId="2B772025" w:rsidR="003330C1" w:rsidDel="00EB1ECE" w:rsidRDefault="003330C1" w:rsidP="00EF793A">
      <w:pPr>
        <w:pStyle w:val="TOC1"/>
        <w:rPr>
          <w:del w:id="561" w:author="Chris Satterlee" w:date="2022-01-25T15:02:00Z"/>
          <w:noProof/>
          <w:lang w:eastAsia="ja-JP"/>
        </w:rPr>
        <w:pPrChange w:id="562" w:author="Chris Satterlee" w:date="2022-02-27T15:17:00Z">
          <w:pPr>
            <w:pStyle w:val="TOC1"/>
            <w:tabs>
              <w:tab w:val="left" w:pos="1073"/>
              <w:tab w:val="right" w:leader="dot" w:pos="8630"/>
            </w:tabs>
          </w:pPr>
        </w:pPrChange>
      </w:pPr>
      <w:del w:id="563" w:author="Chris Satterlee" w:date="2022-01-25T15:02:00Z">
        <w:r w:rsidRPr="00707BEF" w:rsidDel="00EB1ECE">
          <w:rPr>
            <w:noProof/>
            <w:color w:val="4F81BD" w:themeColor="accent1"/>
          </w:rPr>
          <w:delText>Step 16:</w:delText>
        </w:r>
        <w:r w:rsidDel="00EB1ECE">
          <w:rPr>
            <w:noProof/>
            <w:lang w:eastAsia="ja-JP"/>
          </w:rPr>
          <w:tab/>
        </w:r>
        <w:r w:rsidDel="00EB1ECE">
          <w:rPr>
            <w:noProof/>
          </w:rPr>
          <w:delText>Load capacitors</w:delText>
        </w:r>
        <w:r w:rsidDel="00EB1ECE">
          <w:rPr>
            <w:noProof/>
          </w:rPr>
          <w:tab/>
          <w:delText>17</w:delText>
        </w:r>
      </w:del>
    </w:p>
    <w:p w14:paraId="52D937CC" w14:textId="017377E7" w:rsidR="003330C1" w:rsidDel="00EB1ECE" w:rsidRDefault="003330C1" w:rsidP="00EF793A">
      <w:pPr>
        <w:pStyle w:val="TOC1"/>
        <w:rPr>
          <w:del w:id="564" w:author="Chris Satterlee" w:date="2022-01-25T15:02:00Z"/>
          <w:noProof/>
          <w:lang w:eastAsia="ja-JP"/>
        </w:rPr>
        <w:pPrChange w:id="565" w:author="Chris Satterlee" w:date="2022-02-27T15:17:00Z">
          <w:pPr>
            <w:pStyle w:val="TOC1"/>
            <w:tabs>
              <w:tab w:val="left" w:pos="1073"/>
              <w:tab w:val="right" w:leader="dot" w:pos="8630"/>
            </w:tabs>
          </w:pPr>
        </w:pPrChange>
      </w:pPr>
      <w:del w:id="566" w:author="Chris Satterlee" w:date="2022-01-25T15:02:00Z">
        <w:r w:rsidRPr="00707BEF" w:rsidDel="00EB1ECE">
          <w:rPr>
            <w:noProof/>
            <w:color w:val="4F81BD" w:themeColor="accent1"/>
          </w:rPr>
          <w:delText>Step 17:</w:delText>
        </w:r>
        <w:r w:rsidDel="00EB1ECE">
          <w:rPr>
            <w:noProof/>
            <w:lang w:eastAsia="ja-JP"/>
          </w:rPr>
          <w:tab/>
        </w:r>
        <w:r w:rsidDel="00EB1ECE">
          <w:rPr>
            <w:noProof/>
          </w:rPr>
          <w:delText>Optionally clean flux residue from PCB</w:delText>
        </w:r>
        <w:r w:rsidDel="00EB1ECE">
          <w:rPr>
            <w:noProof/>
          </w:rPr>
          <w:tab/>
          <w:delText>18</w:delText>
        </w:r>
      </w:del>
    </w:p>
    <w:p w14:paraId="723E79E7" w14:textId="33D44C9E" w:rsidR="003330C1" w:rsidDel="00EB1ECE" w:rsidRDefault="003330C1" w:rsidP="00EF793A">
      <w:pPr>
        <w:pStyle w:val="TOC1"/>
        <w:rPr>
          <w:del w:id="567" w:author="Chris Satterlee" w:date="2022-01-25T15:02:00Z"/>
          <w:noProof/>
          <w:lang w:eastAsia="ja-JP"/>
        </w:rPr>
        <w:pPrChange w:id="568" w:author="Chris Satterlee" w:date="2022-02-27T15:17:00Z">
          <w:pPr>
            <w:pStyle w:val="TOC1"/>
            <w:tabs>
              <w:tab w:val="left" w:pos="1073"/>
              <w:tab w:val="right" w:leader="dot" w:pos="8630"/>
            </w:tabs>
          </w:pPr>
        </w:pPrChange>
      </w:pPr>
      <w:del w:id="569" w:author="Chris Satterlee" w:date="2022-01-25T15:02:00Z">
        <w:r w:rsidRPr="00707BEF" w:rsidDel="00EB1ECE">
          <w:rPr>
            <w:noProof/>
            <w:color w:val="4F81BD" w:themeColor="accent1"/>
          </w:rPr>
          <w:delText>Step 18:</w:delText>
        </w:r>
        <w:r w:rsidDel="00EB1ECE">
          <w:rPr>
            <w:noProof/>
            <w:lang w:eastAsia="ja-JP"/>
          </w:rPr>
          <w:tab/>
        </w:r>
        <w:r w:rsidDel="00EB1ECE">
          <w:rPr>
            <w:noProof/>
          </w:rPr>
          <w:delText>Check for shorts</w:delText>
        </w:r>
        <w:r w:rsidDel="00EB1ECE">
          <w:rPr>
            <w:noProof/>
          </w:rPr>
          <w:tab/>
          <w:delText>18</w:delText>
        </w:r>
      </w:del>
    </w:p>
    <w:p w14:paraId="61D7893A" w14:textId="05A5F828" w:rsidR="003330C1" w:rsidDel="00EB1ECE" w:rsidRDefault="003330C1" w:rsidP="00EF793A">
      <w:pPr>
        <w:pStyle w:val="TOC1"/>
        <w:rPr>
          <w:del w:id="570" w:author="Chris Satterlee" w:date="2022-01-25T15:02:00Z"/>
          <w:noProof/>
          <w:lang w:eastAsia="ja-JP"/>
        </w:rPr>
        <w:pPrChange w:id="571" w:author="Chris Satterlee" w:date="2022-02-27T15:17:00Z">
          <w:pPr>
            <w:pStyle w:val="TOC1"/>
            <w:tabs>
              <w:tab w:val="left" w:pos="1073"/>
              <w:tab w:val="right" w:leader="dot" w:pos="8630"/>
            </w:tabs>
          </w:pPr>
        </w:pPrChange>
      </w:pPr>
      <w:del w:id="572" w:author="Chris Satterlee" w:date="2022-01-25T15:02:00Z">
        <w:r w:rsidRPr="00707BEF" w:rsidDel="00EB1ECE">
          <w:rPr>
            <w:noProof/>
            <w:color w:val="4F81BD" w:themeColor="accent1"/>
          </w:rPr>
          <w:delText>Step 19:</w:delText>
        </w:r>
        <w:r w:rsidDel="00EB1ECE">
          <w:rPr>
            <w:noProof/>
            <w:lang w:eastAsia="ja-JP"/>
          </w:rPr>
          <w:tab/>
        </w:r>
        <w:r w:rsidDel="00EB1ECE">
          <w:rPr>
            <w:noProof/>
          </w:rPr>
          <w:delText>Insert ICs</w:delText>
        </w:r>
        <w:r w:rsidDel="00EB1ECE">
          <w:rPr>
            <w:noProof/>
          </w:rPr>
          <w:tab/>
          <w:delText>19</w:delText>
        </w:r>
      </w:del>
    </w:p>
    <w:p w14:paraId="24B86F15" w14:textId="68FB014B" w:rsidR="003330C1" w:rsidDel="00EB1ECE" w:rsidRDefault="003330C1" w:rsidP="00EF793A">
      <w:pPr>
        <w:pStyle w:val="TOC1"/>
        <w:rPr>
          <w:del w:id="573" w:author="Chris Satterlee" w:date="2022-01-25T15:02:00Z"/>
          <w:noProof/>
          <w:lang w:eastAsia="ja-JP"/>
        </w:rPr>
        <w:pPrChange w:id="574" w:author="Chris Satterlee" w:date="2022-02-27T15:17:00Z">
          <w:pPr>
            <w:pStyle w:val="TOC1"/>
            <w:tabs>
              <w:tab w:val="left" w:pos="1073"/>
              <w:tab w:val="right" w:leader="dot" w:pos="8630"/>
            </w:tabs>
          </w:pPr>
        </w:pPrChange>
      </w:pPr>
      <w:del w:id="575" w:author="Chris Satterlee" w:date="2022-01-25T15:02:00Z">
        <w:r w:rsidRPr="00707BEF" w:rsidDel="00EB1ECE">
          <w:rPr>
            <w:noProof/>
            <w:color w:val="4F81BD" w:themeColor="accent1"/>
          </w:rPr>
          <w:delText>Step 20:</w:delText>
        </w:r>
        <w:r w:rsidDel="00EB1ECE">
          <w:rPr>
            <w:noProof/>
            <w:lang w:eastAsia="ja-JP"/>
          </w:rPr>
          <w:tab/>
        </w:r>
        <w:r w:rsidDel="00EB1ECE">
          <w:rPr>
            <w:noProof/>
          </w:rPr>
          <w:delText>Prepare load circuit wires</w:delText>
        </w:r>
        <w:r w:rsidDel="00EB1ECE">
          <w:rPr>
            <w:noProof/>
          </w:rPr>
          <w:tab/>
          <w:delText>19</w:delText>
        </w:r>
      </w:del>
    </w:p>
    <w:p w14:paraId="528A3984" w14:textId="5978B26B" w:rsidR="003330C1" w:rsidDel="00EB1ECE" w:rsidRDefault="003330C1" w:rsidP="00EF793A">
      <w:pPr>
        <w:pStyle w:val="TOC1"/>
        <w:rPr>
          <w:del w:id="576" w:author="Chris Satterlee" w:date="2022-01-25T15:02:00Z"/>
          <w:noProof/>
          <w:lang w:eastAsia="ja-JP"/>
        </w:rPr>
        <w:pPrChange w:id="577" w:author="Chris Satterlee" w:date="2022-02-27T15:17:00Z">
          <w:pPr>
            <w:pStyle w:val="TOC1"/>
            <w:tabs>
              <w:tab w:val="left" w:pos="1073"/>
              <w:tab w:val="right" w:leader="dot" w:pos="8630"/>
            </w:tabs>
          </w:pPr>
        </w:pPrChange>
      </w:pPr>
      <w:del w:id="578" w:author="Chris Satterlee" w:date="2022-01-25T15:02:00Z">
        <w:r w:rsidRPr="00707BEF" w:rsidDel="00EB1ECE">
          <w:rPr>
            <w:noProof/>
            <w:color w:val="4F81BD" w:themeColor="accent1"/>
          </w:rPr>
          <w:delText>Step 21:</w:delText>
        </w:r>
        <w:r w:rsidDel="00EB1ECE">
          <w:rPr>
            <w:noProof/>
            <w:lang w:eastAsia="ja-JP"/>
          </w:rPr>
          <w:tab/>
        </w:r>
        <w:r w:rsidDel="00EB1ECE">
          <w:rPr>
            <w:noProof/>
          </w:rPr>
          <w:delText>Make load circuit connections</w:delText>
        </w:r>
        <w:r w:rsidDel="00EB1ECE">
          <w:rPr>
            <w:noProof/>
          </w:rPr>
          <w:tab/>
          <w:delText>21</w:delText>
        </w:r>
      </w:del>
    </w:p>
    <w:p w14:paraId="1BCD6255" w14:textId="4C328E55" w:rsidR="003330C1" w:rsidDel="00EB1ECE" w:rsidRDefault="003330C1" w:rsidP="00EF793A">
      <w:pPr>
        <w:pStyle w:val="TOC1"/>
        <w:rPr>
          <w:del w:id="579" w:author="Chris Satterlee" w:date="2022-01-25T15:02:00Z"/>
          <w:noProof/>
          <w:lang w:eastAsia="ja-JP"/>
        </w:rPr>
        <w:pPrChange w:id="580" w:author="Chris Satterlee" w:date="2022-02-27T15:17:00Z">
          <w:pPr>
            <w:pStyle w:val="TOC1"/>
            <w:tabs>
              <w:tab w:val="left" w:pos="1073"/>
              <w:tab w:val="right" w:leader="dot" w:pos="8630"/>
            </w:tabs>
          </w:pPr>
        </w:pPrChange>
      </w:pPr>
      <w:del w:id="581" w:author="Chris Satterlee" w:date="2022-01-25T15:02:00Z">
        <w:r w:rsidRPr="00707BEF" w:rsidDel="00EB1ECE">
          <w:rPr>
            <w:noProof/>
            <w:color w:val="4F81BD" w:themeColor="accent1"/>
          </w:rPr>
          <w:delText>Step 22:</w:delText>
        </w:r>
        <w:r w:rsidDel="00EB1ECE">
          <w:rPr>
            <w:noProof/>
            <w:lang w:eastAsia="ja-JP"/>
          </w:rPr>
          <w:tab/>
        </w:r>
        <w:r w:rsidDel="00EB1ECE">
          <w:rPr>
            <w:noProof/>
          </w:rPr>
          <w:delText>Make relay power/control side connections</w:delText>
        </w:r>
        <w:r w:rsidDel="00EB1ECE">
          <w:rPr>
            <w:noProof/>
          </w:rPr>
          <w:tab/>
          <w:delText>23</w:delText>
        </w:r>
      </w:del>
    </w:p>
    <w:p w14:paraId="31422781" w14:textId="5B526E3B" w:rsidR="003330C1" w:rsidDel="00EB1ECE" w:rsidRDefault="003330C1" w:rsidP="00EF793A">
      <w:pPr>
        <w:pStyle w:val="TOC1"/>
        <w:rPr>
          <w:del w:id="582" w:author="Chris Satterlee" w:date="2022-01-25T15:02:00Z"/>
          <w:noProof/>
          <w:lang w:eastAsia="ja-JP"/>
        </w:rPr>
        <w:pPrChange w:id="583" w:author="Chris Satterlee" w:date="2022-02-27T15:17:00Z">
          <w:pPr>
            <w:pStyle w:val="TOC1"/>
            <w:tabs>
              <w:tab w:val="left" w:pos="1073"/>
              <w:tab w:val="right" w:leader="dot" w:pos="8630"/>
            </w:tabs>
          </w:pPr>
        </w:pPrChange>
      </w:pPr>
      <w:del w:id="584" w:author="Chris Satterlee" w:date="2022-01-25T15:02:00Z">
        <w:r w:rsidRPr="00707BEF" w:rsidDel="00EB1ECE">
          <w:rPr>
            <w:noProof/>
            <w:color w:val="4F81BD" w:themeColor="accent1"/>
          </w:rPr>
          <w:delText>Step 23:</w:delText>
        </w:r>
        <w:r w:rsidDel="00EB1ECE">
          <w:rPr>
            <w:noProof/>
            <w:lang w:eastAsia="ja-JP"/>
          </w:rPr>
          <w:tab/>
        </w:r>
        <w:r w:rsidDel="00EB1ECE">
          <w:rPr>
            <w:noProof/>
          </w:rPr>
          <w:delText>Check all off-PCB connections</w:delText>
        </w:r>
        <w:r w:rsidDel="00EB1ECE">
          <w:rPr>
            <w:noProof/>
          </w:rPr>
          <w:tab/>
          <w:delText>23</w:delText>
        </w:r>
      </w:del>
    </w:p>
    <w:p w14:paraId="51F2446C" w14:textId="342757A1" w:rsidR="003330C1" w:rsidDel="00EB1ECE" w:rsidRDefault="003330C1" w:rsidP="00EF793A">
      <w:pPr>
        <w:pStyle w:val="TOC1"/>
        <w:rPr>
          <w:del w:id="585" w:author="Chris Satterlee" w:date="2022-01-25T15:02:00Z"/>
          <w:noProof/>
          <w:lang w:eastAsia="ja-JP"/>
        </w:rPr>
        <w:pPrChange w:id="586" w:author="Chris Satterlee" w:date="2022-02-27T15:17:00Z">
          <w:pPr>
            <w:pStyle w:val="TOC1"/>
            <w:tabs>
              <w:tab w:val="left" w:pos="1073"/>
              <w:tab w:val="right" w:leader="dot" w:pos="8630"/>
            </w:tabs>
          </w:pPr>
        </w:pPrChange>
      </w:pPr>
      <w:del w:id="587" w:author="Chris Satterlee" w:date="2022-01-25T15:02:00Z">
        <w:r w:rsidRPr="00707BEF" w:rsidDel="00EB1ECE">
          <w:rPr>
            <w:noProof/>
            <w:color w:val="4F81BD" w:themeColor="accent1"/>
          </w:rPr>
          <w:delText>Step 24:</w:delText>
        </w:r>
        <w:r w:rsidDel="00EB1ECE">
          <w:rPr>
            <w:noProof/>
            <w:lang w:eastAsia="ja-JP"/>
          </w:rPr>
          <w:tab/>
        </w:r>
        <w:r w:rsidDel="00EB1ECE">
          <w:rPr>
            <w:noProof/>
          </w:rPr>
          <w:delText>Mate PCB with Arduino</w:delText>
        </w:r>
        <w:r w:rsidDel="00EB1ECE">
          <w:rPr>
            <w:noProof/>
          </w:rPr>
          <w:tab/>
          <w:delText>24</w:delText>
        </w:r>
      </w:del>
    </w:p>
    <w:p w14:paraId="5637C4CA" w14:textId="7097E9DD" w:rsidR="003330C1" w:rsidDel="00EB1ECE" w:rsidRDefault="003330C1" w:rsidP="00EF793A">
      <w:pPr>
        <w:pStyle w:val="TOC1"/>
        <w:rPr>
          <w:del w:id="588" w:author="Chris Satterlee" w:date="2022-01-25T15:02:00Z"/>
          <w:noProof/>
          <w:lang w:eastAsia="ja-JP"/>
        </w:rPr>
        <w:pPrChange w:id="589" w:author="Chris Satterlee" w:date="2022-02-27T15:17:00Z">
          <w:pPr>
            <w:pStyle w:val="TOC1"/>
            <w:tabs>
              <w:tab w:val="left" w:pos="1073"/>
              <w:tab w:val="right" w:leader="dot" w:pos="8630"/>
            </w:tabs>
          </w:pPr>
        </w:pPrChange>
      </w:pPr>
      <w:del w:id="590" w:author="Chris Satterlee" w:date="2022-01-25T15:02:00Z">
        <w:r w:rsidRPr="00707BEF" w:rsidDel="00EB1ECE">
          <w:rPr>
            <w:noProof/>
            <w:color w:val="4F81BD" w:themeColor="accent1"/>
          </w:rPr>
          <w:delText>Step 25:</w:delText>
        </w:r>
        <w:r w:rsidDel="00EB1ECE">
          <w:rPr>
            <w:noProof/>
            <w:lang w:eastAsia="ja-JP"/>
          </w:rPr>
          <w:tab/>
        </w:r>
        <w:r w:rsidDel="00EB1ECE">
          <w:rPr>
            <w:noProof/>
          </w:rPr>
          <w:delText>Smoke test</w:delText>
        </w:r>
        <w:r w:rsidDel="00EB1ECE">
          <w:rPr>
            <w:noProof/>
          </w:rPr>
          <w:tab/>
          <w:delText>24</w:delText>
        </w:r>
      </w:del>
    </w:p>
    <w:p w14:paraId="34856641" w14:textId="64FA475C" w:rsidR="003330C1" w:rsidDel="00EB1ECE" w:rsidRDefault="003330C1" w:rsidP="00EF793A">
      <w:pPr>
        <w:pStyle w:val="TOC1"/>
        <w:rPr>
          <w:del w:id="591" w:author="Chris Satterlee" w:date="2022-01-25T15:02:00Z"/>
          <w:noProof/>
          <w:lang w:eastAsia="ja-JP"/>
        </w:rPr>
        <w:pPrChange w:id="592" w:author="Chris Satterlee" w:date="2022-02-27T15:17:00Z">
          <w:pPr>
            <w:pStyle w:val="TOC1"/>
            <w:tabs>
              <w:tab w:val="left" w:pos="1073"/>
              <w:tab w:val="right" w:leader="dot" w:pos="8630"/>
            </w:tabs>
          </w:pPr>
        </w:pPrChange>
      </w:pPr>
      <w:del w:id="593" w:author="Chris Satterlee" w:date="2022-01-25T15:02:00Z">
        <w:r w:rsidRPr="00707BEF" w:rsidDel="00EB1ECE">
          <w:rPr>
            <w:noProof/>
            <w:color w:val="4F81BD" w:themeColor="accent1"/>
          </w:rPr>
          <w:delText>Step 26:</w:delText>
        </w:r>
        <w:r w:rsidDel="00EB1ECE">
          <w:rPr>
            <w:noProof/>
            <w:lang w:eastAsia="ja-JP"/>
          </w:rPr>
          <w:tab/>
        </w:r>
        <w:r w:rsidDel="00EB1ECE">
          <w:rPr>
            <w:noProof/>
          </w:rPr>
          <w:delText>Load Arduino sketch</w:delText>
        </w:r>
        <w:r w:rsidDel="00EB1ECE">
          <w:rPr>
            <w:noProof/>
          </w:rPr>
          <w:tab/>
          <w:delText>24</w:delText>
        </w:r>
      </w:del>
    </w:p>
    <w:p w14:paraId="7CB0A287" w14:textId="0A1DEB4C" w:rsidR="003330C1" w:rsidDel="00EB1ECE" w:rsidRDefault="003330C1" w:rsidP="00EF793A">
      <w:pPr>
        <w:pStyle w:val="TOC1"/>
        <w:rPr>
          <w:del w:id="594" w:author="Chris Satterlee" w:date="2022-01-25T15:02:00Z"/>
          <w:noProof/>
          <w:lang w:eastAsia="ja-JP"/>
        </w:rPr>
        <w:pPrChange w:id="595" w:author="Chris Satterlee" w:date="2022-02-27T15:17:00Z">
          <w:pPr>
            <w:pStyle w:val="TOC1"/>
            <w:tabs>
              <w:tab w:val="left" w:pos="1073"/>
              <w:tab w:val="right" w:leader="dot" w:pos="8630"/>
            </w:tabs>
          </w:pPr>
        </w:pPrChange>
      </w:pPr>
      <w:del w:id="596" w:author="Chris Satterlee" w:date="2022-01-25T15:02:00Z">
        <w:r w:rsidRPr="00707BEF" w:rsidDel="00EB1ECE">
          <w:rPr>
            <w:noProof/>
            <w:color w:val="4F81BD" w:themeColor="accent1"/>
          </w:rPr>
          <w:delText>Step 27:</w:delText>
        </w:r>
        <w:r w:rsidDel="00EB1ECE">
          <w:rPr>
            <w:noProof/>
            <w:lang w:eastAsia="ja-JP"/>
          </w:rPr>
          <w:tab/>
        </w:r>
        <w:r w:rsidDel="00EB1ECE">
          <w:rPr>
            <w:noProof/>
          </w:rPr>
          <w:delText>Connect via IV Swinger 2 app</w:delText>
        </w:r>
        <w:r w:rsidDel="00EB1ECE">
          <w:rPr>
            <w:noProof/>
          </w:rPr>
          <w:tab/>
          <w:delText>25</w:delText>
        </w:r>
      </w:del>
    </w:p>
    <w:p w14:paraId="1F5809DC" w14:textId="56EAACAC" w:rsidR="003330C1" w:rsidDel="00EB1ECE" w:rsidRDefault="003330C1" w:rsidP="00EF793A">
      <w:pPr>
        <w:pStyle w:val="TOC1"/>
        <w:rPr>
          <w:del w:id="597" w:author="Chris Satterlee" w:date="2022-01-25T15:02:00Z"/>
          <w:noProof/>
          <w:lang w:eastAsia="ja-JP"/>
        </w:rPr>
        <w:pPrChange w:id="598" w:author="Chris Satterlee" w:date="2022-02-27T15:17:00Z">
          <w:pPr>
            <w:pStyle w:val="TOC1"/>
            <w:tabs>
              <w:tab w:val="left" w:pos="1073"/>
              <w:tab w:val="right" w:leader="dot" w:pos="8630"/>
            </w:tabs>
          </w:pPr>
        </w:pPrChange>
      </w:pPr>
      <w:del w:id="599" w:author="Chris Satterlee" w:date="2022-01-25T15:02:00Z">
        <w:r w:rsidRPr="00707BEF" w:rsidDel="00EB1ECE">
          <w:rPr>
            <w:noProof/>
            <w:color w:val="4F81BD" w:themeColor="accent1"/>
          </w:rPr>
          <w:delText>Step 28:</w:delText>
        </w:r>
        <w:r w:rsidDel="00EB1ECE">
          <w:rPr>
            <w:noProof/>
            <w:lang w:eastAsia="ja-JP"/>
          </w:rPr>
          <w:tab/>
        </w:r>
        <w:r w:rsidDel="00EB1ECE">
          <w:rPr>
            <w:noProof/>
          </w:rPr>
          <w:delText>Apply resistor calibration</w:delText>
        </w:r>
        <w:r w:rsidDel="00EB1ECE">
          <w:rPr>
            <w:noProof/>
          </w:rPr>
          <w:tab/>
          <w:delText>26</w:delText>
        </w:r>
      </w:del>
    </w:p>
    <w:p w14:paraId="0F7EF74B" w14:textId="6B984853" w:rsidR="003330C1" w:rsidDel="00EB1ECE" w:rsidRDefault="003330C1" w:rsidP="00EF793A">
      <w:pPr>
        <w:pStyle w:val="TOC1"/>
        <w:rPr>
          <w:del w:id="600" w:author="Chris Satterlee" w:date="2022-01-25T15:02:00Z"/>
          <w:noProof/>
          <w:lang w:eastAsia="ja-JP"/>
        </w:rPr>
        <w:pPrChange w:id="601" w:author="Chris Satterlee" w:date="2022-02-27T15:17:00Z">
          <w:pPr>
            <w:pStyle w:val="TOC1"/>
            <w:tabs>
              <w:tab w:val="left" w:pos="1073"/>
              <w:tab w:val="right" w:leader="dot" w:pos="8630"/>
            </w:tabs>
          </w:pPr>
        </w:pPrChange>
      </w:pPr>
      <w:del w:id="602" w:author="Chris Satterlee" w:date="2022-01-25T15:02:00Z">
        <w:r w:rsidRPr="00707BEF" w:rsidDel="00EB1ECE">
          <w:rPr>
            <w:noProof/>
            <w:color w:val="4F81BD" w:themeColor="accent1"/>
          </w:rPr>
          <w:delText>Step 29:</w:delText>
        </w:r>
        <w:r w:rsidDel="00EB1ECE">
          <w:rPr>
            <w:noProof/>
            <w:lang w:eastAsia="ja-JP"/>
          </w:rPr>
          <w:tab/>
        </w:r>
        <w:r w:rsidDel="00EB1ECE">
          <w:rPr>
            <w:noProof/>
          </w:rPr>
          <w:delText>Sanity tests</w:delText>
        </w:r>
        <w:r w:rsidDel="00EB1ECE">
          <w:rPr>
            <w:noProof/>
          </w:rPr>
          <w:tab/>
          <w:delText>26</w:delText>
        </w:r>
      </w:del>
    </w:p>
    <w:p w14:paraId="14E1BED5" w14:textId="2C53B356" w:rsidR="003330C1" w:rsidDel="00EB1ECE" w:rsidRDefault="003330C1" w:rsidP="00EF793A">
      <w:pPr>
        <w:pStyle w:val="TOC1"/>
        <w:rPr>
          <w:del w:id="603" w:author="Chris Satterlee" w:date="2022-01-25T15:02:00Z"/>
          <w:noProof/>
          <w:lang w:eastAsia="ja-JP"/>
        </w:rPr>
        <w:pPrChange w:id="604" w:author="Chris Satterlee" w:date="2022-02-27T15:17:00Z">
          <w:pPr>
            <w:pStyle w:val="TOC1"/>
            <w:tabs>
              <w:tab w:val="left" w:pos="1073"/>
              <w:tab w:val="right" w:leader="dot" w:pos="8630"/>
            </w:tabs>
          </w:pPr>
        </w:pPrChange>
      </w:pPr>
      <w:del w:id="605" w:author="Chris Satterlee" w:date="2022-01-25T15:02:00Z">
        <w:r w:rsidRPr="00707BEF" w:rsidDel="00EB1ECE">
          <w:rPr>
            <w:noProof/>
            <w:color w:val="4F81BD" w:themeColor="accent1"/>
          </w:rPr>
          <w:delText>Step 30:</w:delText>
        </w:r>
        <w:r w:rsidDel="00EB1ECE">
          <w:rPr>
            <w:noProof/>
            <w:lang w:eastAsia="ja-JP"/>
          </w:rPr>
          <w:tab/>
        </w:r>
        <w:r w:rsidDel="00EB1ECE">
          <w:rPr>
            <w:noProof/>
          </w:rPr>
          <w:delText>Prepare for case and final assembly</w:delText>
        </w:r>
        <w:r w:rsidDel="00EB1ECE">
          <w:rPr>
            <w:noProof/>
          </w:rPr>
          <w:tab/>
          <w:delText>27</w:delText>
        </w:r>
      </w:del>
    </w:p>
    <w:p w14:paraId="3362A8E7" w14:textId="30C251FC" w:rsidR="003330C1" w:rsidDel="00EB1ECE" w:rsidRDefault="003330C1" w:rsidP="00EF793A">
      <w:pPr>
        <w:pStyle w:val="TOC1"/>
        <w:rPr>
          <w:del w:id="606" w:author="Chris Satterlee" w:date="2022-01-25T15:02:00Z"/>
          <w:noProof/>
          <w:lang w:eastAsia="ja-JP"/>
        </w:rPr>
        <w:pPrChange w:id="607" w:author="Chris Satterlee" w:date="2022-02-27T15:17:00Z">
          <w:pPr>
            <w:pStyle w:val="TOC1"/>
            <w:tabs>
              <w:tab w:val="left" w:pos="1073"/>
              <w:tab w:val="right" w:leader="dot" w:pos="8630"/>
            </w:tabs>
          </w:pPr>
        </w:pPrChange>
      </w:pPr>
      <w:del w:id="608" w:author="Chris Satterlee" w:date="2022-01-25T15:02:00Z">
        <w:r w:rsidRPr="00707BEF" w:rsidDel="00EB1ECE">
          <w:rPr>
            <w:noProof/>
            <w:color w:val="4F81BD" w:themeColor="accent1"/>
          </w:rPr>
          <w:delText>Step 31:</w:delText>
        </w:r>
        <w:r w:rsidDel="00EB1ECE">
          <w:rPr>
            <w:noProof/>
            <w:lang w:eastAsia="ja-JP"/>
          </w:rPr>
          <w:tab/>
        </w:r>
        <w:r w:rsidDel="00EB1ECE">
          <w:rPr>
            <w:noProof/>
          </w:rPr>
          <w:delText>Mark holes for Arduino standoffs</w:delText>
        </w:r>
        <w:r w:rsidDel="00EB1ECE">
          <w:rPr>
            <w:noProof/>
          </w:rPr>
          <w:tab/>
          <w:delText>28</w:delText>
        </w:r>
      </w:del>
    </w:p>
    <w:p w14:paraId="6AF6703F" w14:textId="70E23E3F" w:rsidR="003330C1" w:rsidDel="00EB1ECE" w:rsidRDefault="003330C1" w:rsidP="00EF793A">
      <w:pPr>
        <w:pStyle w:val="TOC1"/>
        <w:rPr>
          <w:del w:id="609" w:author="Chris Satterlee" w:date="2022-01-25T15:02:00Z"/>
          <w:noProof/>
          <w:lang w:eastAsia="ja-JP"/>
        </w:rPr>
        <w:pPrChange w:id="610" w:author="Chris Satterlee" w:date="2022-02-27T15:17:00Z">
          <w:pPr>
            <w:pStyle w:val="TOC1"/>
            <w:tabs>
              <w:tab w:val="left" w:pos="1073"/>
              <w:tab w:val="right" w:leader="dot" w:pos="8630"/>
            </w:tabs>
          </w:pPr>
        </w:pPrChange>
      </w:pPr>
      <w:del w:id="611" w:author="Chris Satterlee" w:date="2022-01-25T15:02:00Z">
        <w:r w:rsidRPr="00707BEF" w:rsidDel="00EB1ECE">
          <w:rPr>
            <w:noProof/>
            <w:color w:val="4F81BD" w:themeColor="accent1"/>
          </w:rPr>
          <w:delText>Step 32:</w:delText>
        </w:r>
        <w:r w:rsidDel="00EB1ECE">
          <w:rPr>
            <w:noProof/>
            <w:lang w:eastAsia="ja-JP"/>
          </w:rPr>
          <w:tab/>
        </w:r>
        <w:r w:rsidDel="00EB1ECE">
          <w:rPr>
            <w:noProof/>
          </w:rPr>
          <w:delText>Mark holes for relay module standoffs</w:delText>
        </w:r>
        <w:r w:rsidDel="00EB1ECE">
          <w:rPr>
            <w:noProof/>
          </w:rPr>
          <w:tab/>
          <w:delText>30</w:delText>
        </w:r>
      </w:del>
    </w:p>
    <w:p w14:paraId="0B3D01EC" w14:textId="683D4F87" w:rsidR="003330C1" w:rsidDel="00EB1ECE" w:rsidRDefault="003330C1" w:rsidP="00EF793A">
      <w:pPr>
        <w:pStyle w:val="TOC1"/>
        <w:rPr>
          <w:del w:id="612" w:author="Chris Satterlee" w:date="2022-01-25T15:02:00Z"/>
          <w:noProof/>
          <w:lang w:eastAsia="ja-JP"/>
        </w:rPr>
        <w:pPrChange w:id="613" w:author="Chris Satterlee" w:date="2022-02-27T15:17:00Z">
          <w:pPr>
            <w:pStyle w:val="TOC1"/>
            <w:tabs>
              <w:tab w:val="left" w:pos="1073"/>
              <w:tab w:val="right" w:leader="dot" w:pos="8630"/>
            </w:tabs>
          </w:pPr>
        </w:pPrChange>
      </w:pPr>
      <w:del w:id="614" w:author="Chris Satterlee" w:date="2022-01-25T15:02:00Z">
        <w:r w:rsidRPr="00707BEF" w:rsidDel="00EB1ECE">
          <w:rPr>
            <w:noProof/>
            <w:color w:val="4F81BD" w:themeColor="accent1"/>
          </w:rPr>
          <w:delText>Step 33:</w:delText>
        </w:r>
        <w:r w:rsidDel="00EB1ECE">
          <w:rPr>
            <w:noProof/>
            <w:lang w:eastAsia="ja-JP"/>
          </w:rPr>
          <w:tab/>
        </w:r>
        <w:r w:rsidDel="00EB1ECE">
          <w:rPr>
            <w:noProof/>
          </w:rPr>
          <w:delText>Mark holes for binding posts</w:delText>
        </w:r>
        <w:r w:rsidDel="00EB1ECE">
          <w:rPr>
            <w:noProof/>
          </w:rPr>
          <w:tab/>
          <w:delText>30</w:delText>
        </w:r>
      </w:del>
    </w:p>
    <w:p w14:paraId="3E7F76E7" w14:textId="373137AC" w:rsidR="003330C1" w:rsidDel="00EB1ECE" w:rsidRDefault="003330C1" w:rsidP="00EF793A">
      <w:pPr>
        <w:pStyle w:val="TOC1"/>
        <w:rPr>
          <w:del w:id="615" w:author="Chris Satterlee" w:date="2022-01-25T15:02:00Z"/>
          <w:noProof/>
          <w:lang w:eastAsia="ja-JP"/>
        </w:rPr>
        <w:pPrChange w:id="616" w:author="Chris Satterlee" w:date="2022-02-27T15:17:00Z">
          <w:pPr>
            <w:pStyle w:val="TOC1"/>
            <w:tabs>
              <w:tab w:val="left" w:pos="1073"/>
              <w:tab w:val="right" w:leader="dot" w:pos="8630"/>
            </w:tabs>
          </w:pPr>
        </w:pPrChange>
      </w:pPr>
      <w:del w:id="617" w:author="Chris Satterlee" w:date="2022-01-25T15:02:00Z">
        <w:r w:rsidRPr="00707BEF" w:rsidDel="00EB1ECE">
          <w:rPr>
            <w:noProof/>
            <w:color w:val="4F81BD" w:themeColor="accent1"/>
          </w:rPr>
          <w:delText>Step 34:</w:delText>
        </w:r>
        <w:r w:rsidDel="00EB1ECE">
          <w:rPr>
            <w:noProof/>
            <w:lang w:eastAsia="ja-JP"/>
          </w:rPr>
          <w:tab/>
        </w:r>
        <w:r w:rsidDel="00EB1ECE">
          <w:rPr>
            <w:noProof/>
          </w:rPr>
          <w:delText>Drill marked holes</w:delText>
        </w:r>
        <w:r w:rsidDel="00EB1ECE">
          <w:rPr>
            <w:noProof/>
          </w:rPr>
          <w:tab/>
          <w:delText>31</w:delText>
        </w:r>
      </w:del>
    </w:p>
    <w:p w14:paraId="3B01504A" w14:textId="1722F7A2" w:rsidR="003330C1" w:rsidDel="00EB1ECE" w:rsidRDefault="003330C1" w:rsidP="00EF793A">
      <w:pPr>
        <w:pStyle w:val="TOC1"/>
        <w:rPr>
          <w:del w:id="618" w:author="Chris Satterlee" w:date="2022-01-25T15:02:00Z"/>
          <w:noProof/>
          <w:lang w:eastAsia="ja-JP"/>
        </w:rPr>
        <w:pPrChange w:id="619" w:author="Chris Satterlee" w:date="2022-02-27T15:17:00Z">
          <w:pPr>
            <w:pStyle w:val="TOC1"/>
            <w:tabs>
              <w:tab w:val="left" w:pos="1073"/>
              <w:tab w:val="right" w:leader="dot" w:pos="8630"/>
            </w:tabs>
          </w:pPr>
        </w:pPrChange>
      </w:pPr>
      <w:del w:id="620" w:author="Chris Satterlee" w:date="2022-01-25T15:02:00Z">
        <w:r w:rsidRPr="00707BEF" w:rsidDel="00EB1ECE">
          <w:rPr>
            <w:noProof/>
            <w:color w:val="4F81BD" w:themeColor="accent1"/>
          </w:rPr>
          <w:delText>Step 35:</w:delText>
        </w:r>
        <w:r w:rsidDel="00EB1ECE">
          <w:rPr>
            <w:noProof/>
            <w:lang w:eastAsia="ja-JP"/>
          </w:rPr>
          <w:tab/>
        </w:r>
        <w:r w:rsidDel="00EB1ECE">
          <w:rPr>
            <w:noProof/>
          </w:rPr>
          <w:delText>Install binding posts</w:delText>
        </w:r>
        <w:r w:rsidDel="00EB1ECE">
          <w:rPr>
            <w:noProof/>
          </w:rPr>
          <w:tab/>
          <w:delText>32</w:delText>
        </w:r>
      </w:del>
    </w:p>
    <w:p w14:paraId="3C71EE97" w14:textId="076996A0" w:rsidR="003330C1" w:rsidDel="00EB1ECE" w:rsidRDefault="003330C1" w:rsidP="00EF793A">
      <w:pPr>
        <w:pStyle w:val="TOC1"/>
        <w:rPr>
          <w:del w:id="621" w:author="Chris Satterlee" w:date="2022-01-25T15:02:00Z"/>
          <w:noProof/>
          <w:lang w:eastAsia="ja-JP"/>
        </w:rPr>
        <w:pPrChange w:id="622" w:author="Chris Satterlee" w:date="2022-02-27T15:17:00Z">
          <w:pPr>
            <w:pStyle w:val="TOC1"/>
            <w:tabs>
              <w:tab w:val="left" w:pos="1073"/>
              <w:tab w:val="right" w:leader="dot" w:pos="8630"/>
            </w:tabs>
          </w:pPr>
        </w:pPrChange>
      </w:pPr>
      <w:del w:id="623" w:author="Chris Satterlee" w:date="2022-01-25T15:02:00Z">
        <w:r w:rsidRPr="00707BEF" w:rsidDel="00EB1ECE">
          <w:rPr>
            <w:noProof/>
            <w:color w:val="4F81BD" w:themeColor="accent1"/>
          </w:rPr>
          <w:delText>Step 36:</w:delText>
        </w:r>
        <w:r w:rsidDel="00EB1ECE">
          <w:rPr>
            <w:noProof/>
            <w:lang w:eastAsia="ja-JP"/>
          </w:rPr>
          <w:tab/>
        </w:r>
        <w:r w:rsidDel="00EB1ECE">
          <w:rPr>
            <w:noProof/>
          </w:rPr>
          <w:delText>Install Arduino and PCB</w:delText>
        </w:r>
        <w:r w:rsidDel="00EB1ECE">
          <w:rPr>
            <w:noProof/>
          </w:rPr>
          <w:tab/>
          <w:delText>32</w:delText>
        </w:r>
      </w:del>
    </w:p>
    <w:p w14:paraId="79DAEA2C" w14:textId="6AC62A09" w:rsidR="003330C1" w:rsidDel="00EB1ECE" w:rsidRDefault="003330C1" w:rsidP="00EF793A">
      <w:pPr>
        <w:pStyle w:val="TOC1"/>
        <w:rPr>
          <w:del w:id="624" w:author="Chris Satterlee" w:date="2022-01-25T15:02:00Z"/>
          <w:noProof/>
          <w:lang w:eastAsia="ja-JP"/>
        </w:rPr>
        <w:pPrChange w:id="625" w:author="Chris Satterlee" w:date="2022-02-27T15:17:00Z">
          <w:pPr>
            <w:pStyle w:val="TOC1"/>
            <w:tabs>
              <w:tab w:val="left" w:pos="1073"/>
              <w:tab w:val="right" w:leader="dot" w:pos="8630"/>
            </w:tabs>
          </w:pPr>
        </w:pPrChange>
      </w:pPr>
      <w:del w:id="626" w:author="Chris Satterlee" w:date="2022-01-25T15:02:00Z">
        <w:r w:rsidRPr="00707BEF" w:rsidDel="00EB1ECE">
          <w:rPr>
            <w:noProof/>
            <w:color w:val="4F81BD" w:themeColor="accent1"/>
          </w:rPr>
          <w:delText>Step 37:</w:delText>
        </w:r>
        <w:r w:rsidDel="00EB1ECE">
          <w:rPr>
            <w:noProof/>
            <w:lang w:eastAsia="ja-JP"/>
          </w:rPr>
          <w:tab/>
        </w:r>
        <w:r w:rsidDel="00EB1ECE">
          <w:rPr>
            <w:noProof/>
          </w:rPr>
          <w:delText>Install relay module</w:delText>
        </w:r>
        <w:r w:rsidDel="00EB1ECE">
          <w:rPr>
            <w:noProof/>
          </w:rPr>
          <w:tab/>
          <w:delText>33</w:delText>
        </w:r>
      </w:del>
    </w:p>
    <w:p w14:paraId="5E569996" w14:textId="57BD8E50" w:rsidR="003330C1" w:rsidDel="00EB1ECE" w:rsidRDefault="003330C1" w:rsidP="00EF793A">
      <w:pPr>
        <w:pStyle w:val="TOC1"/>
        <w:rPr>
          <w:del w:id="627" w:author="Chris Satterlee" w:date="2022-01-25T15:02:00Z"/>
          <w:noProof/>
          <w:lang w:eastAsia="ja-JP"/>
        </w:rPr>
        <w:pPrChange w:id="628" w:author="Chris Satterlee" w:date="2022-02-27T15:17:00Z">
          <w:pPr>
            <w:pStyle w:val="TOC1"/>
            <w:tabs>
              <w:tab w:val="left" w:pos="1073"/>
              <w:tab w:val="right" w:leader="dot" w:pos="8630"/>
            </w:tabs>
          </w:pPr>
        </w:pPrChange>
      </w:pPr>
      <w:del w:id="629" w:author="Chris Satterlee" w:date="2022-01-25T15:02:00Z">
        <w:r w:rsidRPr="00707BEF" w:rsidDel="00EB1ECE">
          <w:rPr>
            <w:noProof/>
            <w:color w:val="4F81BD" w:themeColor="accent1"/>
          </w:rPr>
          <w:delText>Step 38:</w:delText>
        </w:r>
        <w:r w:rsidDel="00EB1ECE">
          <w:rPr>
            <w:noProof/>
            <w:lang w:eastAsia="ja-JP"/>
          </w:rPr>
          <w:tab/>
        </w:r>
        <w:r w:rsidDel="00EB1ECE">
          <w:rPr>
            <w:noProof/>
          </w:rPr>
          <w:delText>Restore binding post connections</w:delText>
        </w:r>
        <w:r w:rsidDel="00EB1ECE">
          <w:rPr>
            <w:noProof/>
          </w:rPr>
          <w:tab/>
          <w:delText>33</w:delText>
        </w:r>
      </w:del>
    </w:p>
    <w:p w14:paraId="3B4EF638" w14:textId="740EC6BC" w:rsidR="003330C1" w:rsidDel="00EB1ECE" w:rsidRDefault="003330C1" w:rsidP="00EF793A">
      <w:pPr>
        <w:pStyle w:val="TOC1"/>
        <w:rPr>
          <w:del w:id="630" w:author="Chris Satterlee" w:date="2022-01-25T15:02:00Z"/>
          <w:noProof/>
          <w:lang w:eastAsia="ja-JP"/>
        </w:rPr>
        <w:pPrChange w:id="631" w:author="Chris Satterlee" w:date="2022-02-27T15:17:00Z">
          <w:pPr>
            <w:pStyle w:val="TOC1"/>
            <w:tabs>
              <w:tab w:val="left" w:pos="1073"/>
              <w:tab w:val="right" w:leader="dot" w:pos="8630"/>
            </w:tabs>
          </w:pPr>
        </w:pPrChange>
      </w:pPr>
      <w:del w:id="632" w:author="Chris Satterlee" w:date="2022-01-25T15:02:00Z">
        <w:r w:rsidRPr="00707BEF" w:rsidDel="00EB1ECE">
          <w:rPr>
            <w:noProof/>
            <w:color w:val="4F81BD" w:themeColor="accent1"/>
          </w:rPr>
          <w:delText>Step 39:</w:delText>
        </w:r>
        <w:r w:rsidDel="00EB1ECE">
          <w:rPr>
            <w:noProof/>
            <w:lang w:eastAsia="ja-JP"/>
          </w:rPr>
          <w:tab/>
        </w:r>
        <w:r w:rsidDel="00EB1ECE">
          <w:rPr>
            <w:noProof/>
          </w:rPr>
          <w:delText>Drill USB connector hole</w:delText>
        </w:r>
        <w:r w:rsidDel="00EB1ECE">
          <w:rPr>
            <w:noProof/>
          </w:rPr>
          <w:tab/>
          <w:delText>34</w:delText>
        </w:r>
      </w:del>
    </w:p>
    <w:p w14:paraId="5F489D4E" w14:textId="5AA3DD5C" w:rsidR="003330C1" w:rsidDel="00EB1ECE" w:rsidRDefault="003330C1" w:rsidP="00EF793A">
      <w:pPr>
        <w:pStyle w:val="TOC1"/>
        <w:rPr>
          <w:del w:id="633" w:author="Chris Satterlee" w:date="2022-01-25T15:02:00Z"/>
          <w:noProof/>
          <w:lang w:eastAsia="ja-JP"/>
        </w:rPr>
        <w:pPrChange w:id="634" w:author="Chris Satterlee" w:date="2022-02-27T15:17:00Z">
          <w:pPr>
            <w:pStyle w:val="TOC1"/>
            <w:tabs>
              <w:tab w:val="left" w:pos="1073"/>
              <w:tab w:val="right" w:leader="dot" w:pos="8630"/>
            </w:tabs>
          </w:pPr>
        </w:pPrChange>
      </w:pPr>
      <w:del w:id="635" w:author="Chris Satterlee" w:date="2022-01-25T15:02:00Z">
        <w:r w:rsidRPr="00707BEF" w:rsidDel="00EB1ECE">
          <w:rPr>
            <w:noProof/>
            <w:color w:val="4F81BD" w:themeColor="accent1"/>
          </w:rPr>
          <w:delText>Step 40:</w:delText>
        </w:r>
        <w:r w:rsidDel="00EB1ECE">
          <w:rPr>
            <w:noProof/>
            <w:lang w:eastAsia="ja-JP"/>
          </w:rPr>
          <w:tab/>
        </w:r>
        <w:r w:rsidDel="00EB1ECE">
          <w:rPr>
            <w:noProof/>
          </w:rPr>
          <w:delText>Make PV cables</w:delText>
        </w:r>
        <w:r w:rsidDel="00EB1ECE">
          <w:rPr>
            <w:noProof/>
          </w:rPr>
          <w:tab/>
          <w:delText>35</w:delText>
        </w:r>
      </w:del>
    </w:p>
    <w:p w14:paraId="7FC7A6CD" w14:textId="05378A2B" w:rsidR="003330C1" w:rsidDel="00EB1ECE" w:rsidRDefault="003330C1" w:rsidP="00EF793A">
      <w:pPr>
        <w:pStyle w:val="TOC1"/>
        <w:rPr>
          <w:del w:id="636" w:author="Chris Satterlee" w:date="2022-01-25T15:02:00Z"/>
          <w:noProof/>
          <w:lang w:eastAsia="ja-JP"/>
        </w:rPr>
        <w:pPrChange w:id="637" w:author="Chris Satterlee" w:date="2022-02-27T15:17:00Z">
          <w:pPr>
            <w:pStyle w:val="TOC1"/>
            <w:tabs>
              <w:tab w:val="left" w:pos="1073"/>
              <w:tab w:val="right" w:leader="dot" w:pos="8630"/>
            </w:tabs>
          </w:pPr>
        </w:pPrChange>
      </w:pPr>
      <w:del w:id="638" w:author="Chris Satterlee" w:date="2022-01-25T15:02:00Z">
        <w:r w:rsidRPr="00707BEF" w:rsidDel="00EB1ECE">
          <w:rPr>
            <w:rFonts w:cs="Arial"/>
            <w:noProof/>
            <w:color w:val="4F81BD" w:themeColor="accent1"/>
          </w:rPr>
          <w:delText>Step 41:</w:delText>
        </w:r>
        <w:r w:rsidDel="00EB1ECE">
          <w:rPr>
            <w:noProof/>
            <w:lang w:eastAsia="ja-JP"/>
          </w:rPr>
          <w:tab/>
        </w:r>
        <w:r w:rsidDel="00EB1ECE">
          <w:rPr>
            <w:noProof/>
          </w:rPr>
          <w:delText>Final test</w:delText>
        </w:r>
        <w:r w:rsidDel="00EB1ECE">
          <w:rPr>
            <w:noProof/>
          </w:rPr>
          <w:tab/>
          <w:delText>36</w:delText>
        </w:r>
      </w:del>
    </w:p>
    <w:p w14:paraId="566ABF5E" w14:textId="04E72EA1" w:rsidR="0059303A" w:rsidRPr="005B0058" w:rsidDel="00EF793A" w:rsidRDefault="00C83733" w:rsidP="00EF793A">
      <w:pPr>
        <w:pStyle w:val="TOC1"/>
        <w:rPr>
          <w:del w:id="639" w:author="Chris Satterlee" w:date="2022-02-27T15:19:00Z"/>
        </w:rPr>
        <w:pPrChange w:id="640" w:author="Chris Satterlee" w:date="2022-02-27T15:17:00Z">
          <w:pPr/>
        </w:pPrChange>
      </w:pPr>
      <w:del w:id="641" w:author="Chris Satterlee" w:date="2022-02-27T15:06:00Z">
        <w:r w:rsidDel="00C3327F">
          <w:fldChar w:fldCharType="end"/>
        </w:r>
      </w:del>
    </w:p>
    <w:p w14:paraId="45E1A2ED" w14:textId="4646C6F2" w:rsidR="005B0058" w:rsidDel="00EF793A" w:rsidRDefault="005B0058">
      <w:pPr>
        <w:rPr>
          <w:del w:id="642" w:author="Chris Satterlee" w:date="2022-02-27T15:19:00Z"/>
          <w:rFonts w:asciiTheme="majorHAnsi" w:eastAsiaTheme="majorEastAsia" w:hAnsiTheme="majorHAnsi" w:cstheme="majorBidi"/>
          <w:b/>
          <w:bCs/>
          <w:color w:val="345A8A" w:themeColor="accent1" w:themeShade="B5"/>
          <w:sz w:val="32"/>
          <w:szCs w:val="32"/>
        </w:rPr>
      </w:pPr>
      <w:del w:id="643" w:author="Chris Satterlee" w:date="2022-02-27T15:19:00Z">
        <w:r w:rsidDel="00EF793A">
          <w:br w:type="page"/>
        </w:r>
      </w:del>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t>Intro</w:t>
      </w:r>
    </w:p>
    <w:p w14:paraId="4B0045F7" w14:textId="77777777" w:rsidR="00C83733" w:rsidRDefault="00C83733" w:rsidP="00C83733"/>
    <w:p w14:paraId="3D963A9B" w14:textId="63212A58" w:rsidR="00BE08E1" w:rsidRPr="00BE08E1" w:rsidRDefault="00B320D9" w:rsidP="003330C1">
      <w:pPr>
        <w:pStyle w:val="NormalWeb"/>
        <w:spacing w:before="0" w:beforeAutospacing="0"/>
        <w:rPr>
          <w:rFonts w:ascii="Courier" w:hAnsi="Courier"/>
        </w:rPr>
      </w:pPr>
      <w:r>
        <w:rPr>
          <w:rFonts w:ascii="Courier" w:hAnsi="Courier" w:cs="Arial"/>
          <w:sz w:val="24"/>
          <w:szCs w:val="24"/>
        </w:rPr>
        <w:t xml:space="preserve">This document contains the step-by-step instructions to build the EMR module variant of IV Swinger 2.  </w:t>
      </w:r>
    </w:p>
    <w:p w14:paraId="0DCD23EE" w14:textId="116396BF" w:rsidR="00BE08E1" w:rsidRDefault="00BE08E1" w:rsidP="00C83733">
      <w:pPr>
        <w:rPr>
          <w:rFonts w:ascii="Courier" w:hAnsi="Courier"/>
        </w:rPr>
      </w:pPr>
    </w:p>
    <w:p w14:paraId="5EA71B87" w14:textId="77ADB9A0" w:rsidR="00903057" w:rsidRDefault="00C83733" w:rsidP="00903057">
      <w:pPr>
        <w:rPr>
          <w:rFonts w:ascii="Courier" w:hAnsi="Courier"/>
        </w:rPr>
      </w:pPr>
      <w:r>
        <w:rPr>
          <w:rFonts w:ascii="Courier" w:hAnsi="Courier"/>
        </w:rPr>
        <w:t xml:space="preserve">These are the same instructions that are on </w:t>
      </w:r>
      <w:hyperlink r:id="rId15"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6F66E0">
        <w:rPr>
          <w:rFonts w:ascii="Courier" w:hAnsi="Courier"/>
        </w:rPr>
        <w:t>.</w:t>
      </w:r>
      <w:r w:rsidR="00903057">
        <w:rPr>
          <w:rFonts w:ascii="Courier" w:hAnsi="Courier"/>
        </w:rPr>
        <w:br/>
      </w:r>
    </w:p>
    <w:p w14:paraId="497DD335" w14:textId="77777777" w:rsidR="00B320D9" w:rsidRDefault="00B320D9" w:rsidP="00B320D9">
      <w:pPr>
        <w:rPr>
          <w:rFonts w:ascii="Courier" w:hAnsi="Courier"/>
        </w:rPr>
      </w:pPr>
    </w:p>
    <w:p w14:paraId="7B1C856C" w14:textId="5EB71926" w:rsidR="00B320D9" w:rsidRPr="003330C1" w:rsidRDefault="00065167" w:rsidP="00B320D9">
      <w:pPr>
        <w:rPr>
          <w:rStyle w:val="Hyperlink"/>
          <w:rFonts w:ascii="Courier" w:hAnsi="Courier"/>
          <w:sz w:val="20"/>
          <w:szCs w:val="20"/>
        </w:rPr>
      </w:pPr>
      <w:hyperlink r:id="rId16" w:history="1">
        <w:r w:rsidR="00B320D9" w:rsidRPr="003330C1">
          <w:rPr>
            <w:rStyle w:val="Hyperlink"/>
            <w:rFonts w:ascii="Courier" w:hAnsi="Courier"/>
            <w:sz w:val="20"/>
            <w:szCs w:val="20"/>
          </w:rPr>
          <w:t>https://www.instructables.com/id/IV-Swinger-2-a-50-IV-Curve-Tracer</w:t>
        </w:r>
      </w:hyperlink>
    </w:p>
    <w:p w14:paraId="08233390" w14:textId="77777777" w:rsidR="00B320D9" w:rsidRDefault="00B320D9" w:rsidP="00903057">
      <w:pPr>
        <w:rPr>
          <w:rFonts w:ascii="Courier" w:hAnsi="Courier"/>
        </w:rPr>
      </w:pPr>
    </w:p>
    <w:p w14:paraId="4D3AFC3E" w14:textId="46202A3D" w:rsidR="005B0058" w:rsidRPr="00C83733" w:rsidRDefault="00903057" w:rsidP="00903057">
      <w:pPr>
        <w:rPr>
          <w:rFonts w:ascii="Courier" w:hAnsi="Courier"/>
        </w:rPr>
      </w:pPr>
      <w:r>
        <w:rPr>
          <w:rFonts w:ascii="Courier" w:hAnsi="Courier"/>
        </w:rPr>
        <w:br w:type="page"/>
      </w:r>
    </w:p>
    <w:p w14:paraId="130714DD" w14:textId="79C0A1D3" w:rsidR="00BF68B3" w:rsidRPr="008A01B4" w:rsidRDefault="00103ED4" w:rsidP="00B15D86">
      <w:pPr>
        <w:pStyle w:val="Heading1"/>
      </w:pPr>
      <w:bookmarkStart w:id="644" w:name="_Toc94015385"/>
      <w:bookmarkStart w:id="645" w:name="_Toc96867123"/>
      <w:bookmarkStart w:id="646" w:name="_Toc96867428"/>
      <w:bookmarkStart w:id="647" w:name="_Toc96867610"/>
      <w:bookmarkStart w:id="648" w:name="_Toc96867678"/>
      <w:r>
        <w:lastRenderedPageBreak/>
        <w:t xml:space="preserve">Understand the </w:t>
      </w:r>
      <w:r w:rsidR="00B320D9">
        <w:t>HW design / Choose Variant</w:t>
      </w:r>
      <w:bookmarkEnd w:id="644"/>
      <w:bookmarkEnd w:id="645"/>
      <w:bookmarkEnd w:id="646"/>
      <w:bookmarkEnd w:id="647"/>
      <w:bookmarkEnd w:id="648"/>
      <w:r w:rsidR="008A01B4">
        <w:br/>
      </w:r>
    </w:p>
    <w:p w14:paraId="2B6826AD" w14:textId="5E35A79E" w:rsidR="00C83733" w:rsidRPr="008A50EA" w:rsidRDefault="00B320D9" w:rsidP="00C83733">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00C83733" w:rsidRPr="008A50EA">
        <w:rPr>
          <w:rFonts w:ascii="Courier" w:hAnsi="Courier" w:cs="Arial"/>
          <w:sz w:val="24"/>
          <w:szCs w:val="24"/>
        </w:rPr>
        <w:t>.</w:t>
      </w:r>
    </w:p>
    <w:p w14:paraId="6C62C37D" w14:textId="314CA18B" w:rsidR="00B320D9" w:rsidRPr="003330C1" w:rsidRDefault="00065167" w:rsidP="00B320D9">
      <w:pPr>
        <w:rPr>
          <w:rStyle w:val="Hyperlink"/>
          <w:rFonts w:ascii="Courier" w:hAnsi="Courier"/>
          <w:sz w:val="20"/>
          <w:szCs w:val="20"/>
        </w:rPr>
      </w:pPr>
      <w:hyperlink r:id="rId17" w:history="1">
        <w:r w:rsidR="00B320D9" w:rsidRPr="003330C1">
          <w:rPr>
            <w:rStyle w:val="Hyperlink"/>
            <w:rFonts w:ascii="Courier" w:hAnsi="Courier"/>
            <w:sz w:val="20"/>
            <w:szCs w:val="20"/>
          </w:rPr>
          <w:t>https://www.instructables.com/id/IV-Swinger-2-a-50-IV-Curve-Tracer</w:t>
        </w:r>
      </w:hyperlink>
    </w:p>
    <w:p w14:paraId="456E2578" w14:textId="77777777" w:rsidR="00002E2C" w:rsidRDefault="00002E2C" w:rsidP="00BF68B3">
      <w:pPr>
        <w:rPr>
          <w:rFonts w:ascii="Courier" w:hAnsi="Courier"/>
        </w:rPr>
      </w:pPr>
    </w:p>
    <w:p w14:paraId="2DA04CBA" w14:textId="4B7A7656" w:rsidR="00002E2C" w:rsidRPr="00002E2C" w:rsidRDefault="00002E2C" w:rsidP="00BF68B3">
      <w:pPr>
        <w:rPr>
          <w:rFonts w:ascii="Courier" w:hAnsi="Courier"/>
          <w:u w:val="single"/>
        </w:rPr>
      </w:pPr>
      <w:r w:rsidRPr="00002E2C">
        <w:rPr>
          <w:rFonts w:ascii="Courier" w:hAnsi="Courier"/>
          <w:u w:val="single"/>
        </w:rPr>
        <w:t>The remainder of this document assumes that you have chosen the following variant:</w:t>
      </w:r>
    </w:p>
    <w:p w14:paraId="0CBD0BCD" w14:textId="77777777" w:rsidR="00002E2C" w:rsidRDefault="00002E2C" w:rsidP="00BF68B3">
      <w:pPr>
        <w:rPr>
          <w:rFonts w:ascii="Courier" w:hAnsi="Courier"/>
        </w:rPr>
      </w:pPr>
    </w:p>
    <w:p w14:paraId="4634D0B9" w14:textId="77777777" w:rsidR="00002E2C" w:rsidRPr="00CC7B95" w:rsidRDefault="00002E2C" w:rsidP="00CC7B95">
      <w:pPr>
        <w:ind w:left="720"/>
        <w:rPr>
          <w:rFonts w:ascii="Courier" w:hAnsi="Courier" w:cs="Arial"/>
          <w:b/>
          <w:color w:val="FF0000"/>
          <w:sz w:val="40"/>
          <w:szCs w:val="40"/>
        </w:rPr>
      </w:pPr>
      <w:r w:rsidRPr="00CC7B95">
        <w:rPr>
          <w:rFonts w:ascii="Courier" w:hAnsi="Courier" w:cs="Arial"/>
          <w:b/>
          <w:color w:val="FF0000"/>
          <w:sz w:val="40"/>
          <w:szCs w:val="40"/>
        </w:rPr>
        <w:t>PV module version,</w:t>
      </w:r>
    </w:p>
    <w:p w14:paraId="341AAA4B" w14:textId="78CFDFBF" w:rsidR="00002E2C" w:rsidRPr="00CC7B95" w:rsidRDefault="00002E2C" w:rsidP="00CC7B95">
      <w:pPr>
        <w:ind w:left="720"/>
        <w:rPr>
          <w:rFonts w:ascii="Courier" w:hAnsi="Courier" w:cs="Arial"/>
          <w:b/>
          <w:color w:val="FF0000"/>
          <w:sz w:val="40"/>
          <w:szCs w:val="40"/>
        </w:rPr>
      </w:pPr>
      <w:r w:rsidRPr="00CC7B95">
        <w:rPr>
          <w:rFonts w:ascii="Courier" w:hAnsi="Courier" w:cs="Arial"/>
          <w:b/>
          <w:color w:val="FF0000"/>
          <w:sz w:val="40"/>
          <w:szCs w:val="40"/>
        </w:rPr>
        <w:t>electromechanical relay (EMR)</w:t>
      </w:r>
      <w:r w:rsidR="00B320D9">
        <w:rPr>
          <w:rFonts w:ascii="Courier" w:hAnsi="Courier" w:cs="Arial"/>
          <w:b/>
          <w:color w:val="FF0000"/>
          <w:sz w:val="40"/>
          <w:szCs w:val="40"/>
        </w:rPr>
        <w:br/>
      </w:r>
    </w:p>
    <w:p w14:paraId="3B5837BC" w14:textId="63DE2A0F" w:rsidR="00B7342E" w:rsidRDefault="00065167" w:rsidP="00B7342E">
      <w:pPr>
        <w:pStyle w:val="NormalWeb"/>
        <w:spacing w:before="0" w:beforeAutospacing="0"/>
        <w:rPr>
          <w:rFonts w:ascii="Courier" w:hAnsi="Courier" w:cs="Arial"/>
          <w:sz w:val="24"/>
          <w:szCs w:val="24"/>
        </w:rPr>
      </w:pPr>
      <w:hyperlink r:id="rId18" w:history="1">
        <w:r w:rsidR="00B7342E" w:rsidRPr="00303466">
          <w:rPr>
            <w:rStyle w:val="Hyperlink"/>
            <w:rFonts w:ascii="Courier" w:hAnsi="Courier" w:cs="Arial"/>
            <w:sz w:val="14"/>
            <w:szCs w:val="14"/>
          </w:rPr>
          <w:t>https://github.com/csatt/IV_Swinger/raw/master/PCB/IV_Swinger_2_module/PDF/IV_Swinger_2_module_sch.pdf</w:t>
        </w:r>
      </w:hyperlink>
    </w:p>
    <w:p w14:paraId="13BCB7E2" w14:textId="47648DCB" w:rsidR="00BF68B3" w:rsidRPr="00BF68B3" w:rsidRDefault="00002E2C"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 so you need to use the correct document.</w:t>
      </w:r>
    </w:p>
    <w:p w14:paraId="7DE3014D" w14:textId="0FEE4F7B" w:rsidR="0010589F" w:rsidRPr="00C83733" w:rsidRDefault="00103ED4" w:rsidP="00C83733">
      <w:pPr>
        <w:pStyle w:val="Heading1"/>
      </w:pPr>
      <w:bookmarkStart w:id="649" w:name="_Toc94015386"/>
      <w:bookmarkStart w:id="650" w:name="_Toc96867124"/>
      <w:bookmarkStart w:id="651" w:name="_Toc96867429"/>
      <w:bookmarkStart w:id="652" w:name="_Toc96867611"/>
      <w:bookmarkStart w:id="653" w:name="_Toc96867679"/>
      <w:r>
        <w:t>Install s</w:t>
      </w:r>
      <w:r w:rsidR="00C83733">
        <w:t>oftware</w:t>
      </w:r>
      <w:bookmarkEnd w:id="649"/>
      <w:bookmarkEnd w:id="650"/>
      <w:bookmarkEnd w:id="651"/>
      <w:bookmarkEnd w:id="652"/>
      <w:bookmarkEnd w:id="653"/>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5D00761C" w:rsidR="0010589F" w:rsidRPr="00CE10E8" w:rsidRDefault="00E435FF" w:rsidP="0010589F">
      <w:pPr>
        <w:pStyle w:val="ListParagraph"/>
        <w:ind w:left="360"/>
        <w:rPr>
          <w:rFonts w:ascii="Courier" w:hAnsi="Courier"/>
        </w:rPr>
      </w:pPr>
      <w:r>
        <w:rPr>
          <w:rFonts w:ascii="Courier" w:hAnsi="Courier"/>
        </w:rPr>
        <w:t xml:space="preserve">    </w:t>
      </w:r>
      <w:hyperlink r:id="rId19"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75C00941"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20" w:history="1">
        <w:r w:rsidR="0010589F" w:rsidRPr="00B10B33">
          <w:rPr>
            <w:rStyle w:val="Hyperlink"/>
            <w:rFonts w:ascii="Courier" w:hAnsi="Courier"/>
          </w:rPr>
          <w:t>https://github.com/csatt/IV_Swinger/releases</w:t>
        </w:r>
      </w:hyperlink>
      <w:r w:rsidR="0010589F">
        <w:rPr>
          <w:rFonts w:ascii="Courier" w:hAnsi="Courier"/>
        </w:rPr>
        <w:br/>
      </w:r>
    </w:p>
    <w:p w14:paraId="75CFC1BD" w14:textId="77A0863A" w:rsidR="004358B3" w:rsidRPr="00CC7B95" w:rsidRDefault="0010589F" w:rsidP="00CC7B95">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654" w:name="_Toc94015387"/>
      <w:bookmarkStart w:id="655" w:name="_Toc96867125"/>
      <w:bookmarkStart w:id="656" w:name="_Toc96867430"/>
      <w:bookmarkStart w:id="657" w:name="_Toc96867612"/>
      <w:bookmarkStart w:id="658" w:name="_Toc96867680"/>
      <w:r>
        <w:t>Order PCB</w:t>
      </w:r>
      <w:bookmarkEnd w:id="654"/>
      <w:bookmarkEnd w:id="655"/>
      <w:bookmarkEnd w:id="656"/>
      <w:bookmarkEnd w:id="657"/>
      <w:bookmarkEnd w:id="658"/>
    </w:p>
    <w:p w14:paraId="79F94A23" w14:textId="77777777" w:rsidR="00E435FF" w:rsidRDefault="00E435FF" w:rsidP="00E435FF">
      <w:pPr>
        <w:rPr>
          <w:rFonts w:ascii="Courier" w:hAnsi="Courier"/>
        </w:rPr>
      </w:pPr>
    </w:p>
    <w:p w14:paraId="596CF968" w14:textId="71DB7152"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632FF0D5" w:rsidR="00E435FF" w:rsidRDefault="00065167" w:rsidP="00E435FF">
      <w:pPr>
        <w:ind w:firstLine="720"/>
        <w:rPr>
          <w:rFonts w:ascii="Courier" w:hAnsi="Courier"/>
        </w:rPr>
      </w:pPr>
      <w:hyperlink r:id="rId21"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4136FCB6" w:rsidR="00E435FF" w:rsidRDefault="00065167" w:rsidP="00E435FF">
      <w:pPr>
        <w:ind w:firstLine="720"/>
        <w:rPr>
          <w:rFonts w:ascii="Courier" w:hAnsi="Courier"/>
        </w:rPr>
      </w:pPr>
      <w:hyperlink r:id="rId22"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2F1FD0CC" w:rsidR="00E435FF" w:rsidRDefault="00E435FF" w:rsidP="00E435FF">
      <w:pPr>
        <w:rPr>
          <w:rFonts w:ascii="Courier" w:hAnsi="Courier"/>
        </w:rPr>
      </w:pPr>
      <w:r>
        <w:rPr>
          <w:rFonts w:ascii="Courier" w:hAnsi="Courier"/>
        </w:rPr>
        <w:t>I have shared th</w:t>
      </w:r>
      <w:r w:rsidR="00002E2C">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02E2C">
        <w:rPr>
          <w:rFonts w:ascii="Courier" w:hAnsi="Courier"/>
        </w:rPr>
        <w:t>it</w:t>
      </w:r>
      <w:r>
        <w:rPr>
          <w:rFonts w:ascii="Courier" w:hAnsi="Courier"/>
        </w:rPr>
        <w:t xml:space="preserve"> directly using the following link:</w:t>
      </w:r>
    </w:p>
    <w:p w14:paraId="4D3169E8" w14:textId="77777777" w:rsidR="00002E2C" w:rsidRDefault="00002E2C" w:rsidP="00E435FF">
      <w:pPr>
        <w:rPr>
          <w:rFonts w:ascii="Courier" w:hAnsi="Courier"/>
        </w:rPr>
      </w:pPr>
    </w:p>
    <w:p w14:paraId="262BBC4B" w14:textId="7589AA14" w:rsidR="003330C1" w:rsidRDefault="003330C1" w:rsidP="00E435FF">
      <w:pPr>
        <w:rPr>
          <w:rFonts w:ascii="Courier" w:hAnsi="Courier"/>
          <w:sz w:val="14"/>
          <w:szCs w:val="14"/>
        </w:rPr>
      </w:pPr>
      <w:hyperlink r:id="rId23" w:history="1">
        <w:r w:rsidRPr="00F15408">
          <w:rPr>
            <w:rStyle w:val="Hyperlink"/>
            <w:rFonts w:ascii="Courier" w:hAnsi="Courier"/>
            <w:sz w:val="14"/>
            <w:szCs w:val="14"/>
          </w:rPr>
          <w:t>https://www.pcbway.com/project/shareproject/W112835ASR3_IV_Swinger_2_module_Rev_B_2019_01_06.html</w:t>
        </w:r>
      </w:hyperlink>
    </w:p>
    <w:p w14:paraId="55FB6F9F" w14:textId="77777777" w:rsidR="003330C1" w:rsidRPr="00F15408" w:rsidRDefault="003330C1" w:rsidP="00E435FF">
      <w:pPr>
        <w:rPr>
          <w:rFonts w:ascii="Courier" w:hAnsi="Courier"/>
          <w:sz w:val="14"/>
          <w:szCs w:val="14"/>
        </w:rPr>
      </w:pPr>
    </w:p>
    <w:p w14:paraId="0D2CB109" w14:textId="3D4ECAE9" w:rsidR="00E435FF" w:rsidRPr="00CC7B95" w:rsidRDefault="003330C1" w:rsidP="00E435FF">
      <w:pPr>
        <w:rPr>
          <w:rFonts w:ascii="Courier" w:hAnsi="Courier"/>
          <w:color w:val="FF0000"/>
        </w:rPr>
      </w:pPr>
      <w:hyperlink r:id="rId24" w:history="1">
        <w:r w:rsidRPr="003330C1">
          <w:rPr>
            <w:rStyle w:val="Hyperlink"/>
            <w:rFonts w:ascii="Courier" w:hAnsi="Courier"/>
          </w:rPr>
          <w:t>https://www.pcbway.com/project/shareproject/W112835ASR3_IV_Swinger_2_module_Rev_B_2019_01_06.html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4A715F44" w:rsidR="00E435FF" w:rsidRPr="00F15408" w:rsidRDefault="00E435FF" w:rsidP="00E435FF">
      <w:pPr>
        <w:rPr>
          <w:rFonts w:ascii="Courier" w:hAnsi="Courier"/>
          <w:lang w:val="de-DE"/>
        </w:rPr>
      </w:pPr>
      <w:r>
        <w:rPr>
          <w:rFonts w:ascii="Courier" w:hAnsi="Courier"/>
        </w:rPr>
        <w:t xml:space="preserve">  </w:t>
      </w:r>
      <w:proofErr w:type="spellStart"/>
      <w:r w:rsidRPr="00F15408">
        <w:rPr>
          <w:rFonts w:ascii="Courier" w:hAnsi="Courier"/>
          <w:lang w:val="de-DE"/>
        </w:rPr>
        <w:t>IV_Swinger</w:t>
      </w:r>
      <w:proofErr w:type="spellEnd"/>
      <w:r w:rsidRPr="00F15408">
        <w:rPr>
          <w:rFonts w:ascii="Courier" w:hAnsi="Courier"/>
          <w:lang w:val="de-DE"/>
        </w:rPr>
        <w:t>/PCB/</w:t>
      </w:r>
      <w:r w:rsidR="00002E2C" w:rsidRPr="00F15408">
        <w:rPr>
          <w:rFonts w:ascii="Courier" w:hAnsi="Courier"/>
          <w:lang w:val="de-DE"/>
        </w:rPr>
        <w:t>IV_Swinger_2_module</w:t>
      </w:r>
      <w:r w:rsidRPr="00F15408">
        <w:rPr>
          <w:rFonts w:ascii="Courier" w:hAnsi="Courier"/>
          <w:lang w:val="de-DE"/>
        </w:rPr>
        <w:t>/Gerber/*.</w:t>
      </w:r>
      <w:proofErr w:type="spellStart"/>
      <w:r w:rsidRPr="00F15408">
        <w:rPr>
          <w:rFonts w:ascii="Courier" w:hAnsi="Courier"/>
          <w:lang w:val="de-DE"/>
        </w:rPr>
        <w:t>zip</w:t>
      </w:r>
      <w:proofErr w:type="spellEnd"/>
    </w:p>
    <w:p w14:paraId="2CC8EC31" w14:textId="77777777" w:rsidR="00E435FF" w:rsidRPr="00F15408" w:rsidRDefault="00E435FF" w:rsidP="00E435FF">
      <w:pPr>
        <w:rPr>
          <w:rFonts w:ascii="Courier" w:hAnsi="Courier"/>
          <w:lang w:val="de-DE"/>
        </w:rPr>
      </w:pPr>
    </w:p>
    <w:p w14:paraId="099D869F" w14:textId="5EB5F7EF"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ins w:id="659" w:author="Chris Satterlee" w:date="2022-01-25T15:04:00Z">
        <w:r w:rsidR="00BE3230">
          <w:rPr>
            <w:rFonts w:ascii="Courier" w:hAnsi="Courier"/>
          </w:rPr>
          <w:t>e</w:t>
        </w:r>
      </w:ins>
      <w:del w:id="660" w:author="Chris Satterlee" w:date="2022-01-25T15:04:00Z">
        <w:r w:rsidR="00E435FF" w:rsidDel="00BE3230">
          <w:rPr>
            <w:rFonts w:ascii="Courier" w:hAnsi="Courier"/>
          </w:rPr>
          <w:delText>E</w:delText>
        </w:r>
      </w:del>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661" w:name="_Toc94015388"/>
      <w:bookmarkStart w:id="662" w:name="_Toc96867126"/>
      <w:bookmarkStart w:id="663" w:name="_Toc96867431"/>
      <w:bookmarkStart w:id="664" w:name="_Toc96867613"/>
      <w:bookmarkStart w:id="665" w:name="_Toc96867681"/>
      <w:r>
        <w:t xml:space="preserve">Buy </w:t>
      </w:r>
      <w:r w:rsidR="00E435FF">
        <w:t>other parts</w:t>
      </w:r>
      <w:bookmarkEnd w:id="661"/>
      <w:bookmarkEnd w:id="662"/>
      <w:bookmarkEnd w:id="663"/>
      <w:bookmarkEnd w:id="664"/>
      <w:bookmarkEnd w:id="665"/>
      <w:r w:rsidR="00CE10E8">
        <w:br/>
      </w:r>
    </w:p>
    <w:p w14:paraId="7113F8E4" w14:textId="7A607EA1"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r w:rsidR="00E435FF">
        <w:rPr>
          <w:rFonts w:ascii="Courier" w:hAnsi="Courier"/>
        </w:rPr>
        <w:t xml:space="preserve"> </w:t>
      </w:r>
    </w:p>
    <w:p w14:paraId="0DE0C274" w14:textId="77777777" w:rsidR="00E435FF" w:rsidRDefault="00E435FF" w:rsidP="00CE10E8">
      <w:pPr>
        <w:rPr>
          <w:rFonts w:ascii="Courier" w:hAnsi="Courier"/>
        </w:rPr>
      </w:pPr>
    </w:p>
    <w:p w14:paraId="601C7A12" w14:textId="77777777" w:rsidR="00E435FF" w:rsidRDefault="00E435FF" w:rsidP="00E435FF">
      <w:pPr>
        <w:rPr>
          <w:rFonts w:ascii="Courier" w:hAnsi="Courier"/>
        </w:rPr>
      </w:pPr>
      <w:r>
        <w:rPr>
          <w:rFonts w:ascii="Courier" w:hAnsi="Courier"/>
        </w:rPr>
        <w:t>EMR PV module version BOM:</w:t>
      </w:r>
    </w:p>
    <w:p w14:paraId="76D047A5" w14:textId="3F83F648" w:rsidR="00E435FF" w:rsidRDefault="00E435FF" w:rsidP="00E435FF">
      <w:pPr>
        <w:rPr>
          <w:rFonts w:ascii="Courier" w:hAnsi="Courier"/>
        </w:rPr>
      </w:pPr>
      <w:r>
        <w:rPr>
          <w:rFonts w:ascii="Courier" w:hAnsi="Courier"/>
        </w:rPr>
        <w:t xml:space="preserve"> </w:t>
      </w:r>
    </w:p>
    <w:p w14:paraId="3A2C9DDD" w14:textId="12CB1A0C" w:rsidR="00E435FF" w:rsidRPr="00303466" w:rsidRDefault="00065167" w:rsidP="00002E2C">
      <w:pPr>
        <w:pStyle w:val="NormalWeb"/>
        <w:spacing w:before="0" w:beforeAutospacing="0"/>
        <w:rPr>
          <w:rFonts w:ascii="Courier" w:hAnsi="Courier" w:cs="Arial"/>
        </w:rPr>
      </w:pPr>
      <w:hyperlink r:id="rId25" w:history="1">
        <w:r w:rsidR="00E435FF" w:rsidRPr="00303466">
          <w:rPr>
            <w:rStyle w:val="Hyperlink"/>
            <w:rFonts w:ascii="Courier" w:hAnsi="Courier" w:cs="Arial"/>
          </w:rPr>
          <w:t>https://github.com/csatt/IV_Swinger/raw/master/PCB/BOM/emr_mod_BOM.pdf</w:t>
        </w:r>
      </w:hyperlink>
    </w:p>
    <w:p w14:paraId="58A0BAEE" w14:textId="10C7B9B0" w:rsidR="006D6878" w:rsidRDefault="00002E2C"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w:t>
      </w:r>
      <w:r w:rsidR="00CE10E8">
        <w:rPr>
          <w:rFonts w:ascii="Courier" w:hAnsi="Courier"/>
        </w:rPr>
        <w:lastRenderedPageBreak/>
        <w:t xml:space="preserve">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3355060D"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02E2C">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2C7F1935" w14:textId="77777777" w:rsidR="00AE3E17" w:rsidRDefault="006D6878" w:rsidP="00CE10E8">
      <w:pPr>
        <w:rPr>
          <w:ins w:id="666" w:author="Chris Satterlee" w:date="2022-02-27T14:59:00Z"/>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w:t>
      </w:r>
      <w:ins w:id="667" w:author="Chris Satterlee" w:date="2022-01-25T14:21:00Z">
        <w:r w:rsidR="00F15408">
          <w:rPr>
            <w:rFonts w:ascii="Courier" w:hAnsi="Courier"/>
          </w:rPr>
          <w:t xml:space="preserve"> </w:t>
        </w:r>
      </w:ins>
      <w:del w:id="668" w:author="Chris Satterlee" w:date="2022-01-25T14:21:00Z">
        <w:r w:rsidR="00BF68B3" w:rsidDel="00F15408">
          <w:rPr>
            <w:rFonts w:ascii="Courier" w:hAnsi="Courier"/>
          </w:rPr>
          <w:delText xml:space="preserve"> there are </w:delText>
        </w:r>
      </w:del>
      <w:r w:rsidR="00BF68B3">
        <w:rPr>
          <w:rFonts w:ascii="Courier" w:hAnsi="Courier"/>
        </w:rPr>
        <w:t xml:space="preserve">some of the Digi-Key items have </w:t>
      </w:r>
      <w:proofErr w:type="spellStart"/>
      <w:ins w:id="669" w:author="Chris Satterlee" w:date="2022-01-25T14:22:00Z">
        <w:r w:rsidR="00F15408">
          <w:rPr>
            <w:rFonts w:ascii="Courier" w:hAnsi="Courier"/>
          </w:rPr>
          <w:t>ALT_n</w:t>
        </w:r>
        <w:proofErr w:type="spellEnd"/>
        <w:r w:rsidR="00F15408">
          <w:rPr>
            <w:rFonts w:ascii="Courier" w:hAnsi="Courier"/>
          </w:rPr>
          <w:t xml:space="preserve"> (e.g., ALT_1, ALT_2) </w:t>
        </w:r>
      </w:ins>
      <w:del w:id="670" w:author="Chris Satterlee" w:date="2022-01-25T14:21:00Z">
        <w:r w:rsidR="00BF68B3" w:rsidDel="00F15408">
          <w:rPr>
            <w:rFonts w:ascii="Courier" w:hAnsi="Courier"/>
          </w:rPr>
          <w:delText xml:space="preserve">*ALTERNATE* </w:delText>
        </w:r>
      </w:del>
      <w:r w:rsidR="00BF68B3">
        <w:rPr>
          <w:rFonts w:ascii="Courier" w:hAnsi="Courier"/>
        </w:rPr>
        <w:t>in the “Customer Reference field. These should only be ordered if the primary version of the same part is marked as “backorder”.</w:t>
      </w:r>
    </w:p>
    <w:p w14:paraId="44DE2469" w14:textId="015ECA2F" w:rsidR="006D6878" w:rsidRDefault="00BF68B3" w:rsidP="00CE10E8">
      <w:pPr>
        <w:rPr>
          <w:rFonts w:ascii="Courier" w:hAnsi="Courier"/>
        </w:rPr>
      </w:pPr>
      <w:r>
        <w:rPr>
          <w:rFonts w:ascii="Courier" w:hAnsi="Courier"/>
        </w:rPr>
        <w:t xml:space="preserve">  </w:t>
      </w:r>
    </w:p>
    <w:p w14:paraId="6F328BF5" w14:textId="77777777" w:rsidR="00AE3E17" w:rsidRDefault="00AE3E17" w:rsidP="00AE3E17">
      <w:pPr>
        <w:rPr>
          <w:ins w:id="671" w:author="Chris Satterlee" w:date="2022-02-27T14:59:00Z"/>
          <w:rFonts w:ascii="Courier" w:hAnsi="Courier"/>
        </w:rPr>
      </w:pPr>
      <w:ins w:id="672" w:author="Chris Satterlee" w:date="2022-02-27T14:59:00Z">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ins>
    </w:p>
    <w:p w14:paraId="0130182A" w14:textId="77777777" w:rsidR="00AE3E17" w:rsidRDefault="00AE3E17" w:rsidP="00AE3E17">
      <w:pPr>
        <w:rPr>
          <w:ins w:id="673" w:author="Chris Satterlee" w:date="2022-02-27T14:59:00Z"/>
          <w:rFonts w:ascii="Courier" w:hAnsi="Courier"/>
        </w:rPr>
      </w:pPr>
    </w:p>
    <w:p w14:paraId="2D1BB4F0" w14:textId="66D3EFD2" w:rsidR="00AE3E17" w:rsidRDefault="00AE3E17" w:rsidP="00AE3E17">
      <w:pPr>
        <w:pStyle w:val="NormalWeb"/>
        <w:spacing w:before="0" w:beforeAutospacing="0"/>
        <w:rPr>
          <w:ins w:id="674" w:author="Chris Satterlee" w:date="2022-02-27T14:59:00Z"/>
          <w:rStyle w:val="Hyperlink"/>
          <w:rFonts w:ascii="Courier" w:hAnsi="Courier" w:cs="Arial"/>
          <w:sz w:val="15"/>
          <w:szCs w:val="15"/>
        </w:rPr>
      </w:pPr>
      <w:ins w:id="675" w:author="Chris Satterlee" w:date="2022-02-27T14:59:00Z">
        <w:r>
          <w:fldChar w:fldCharType="begin"/>
        </w:r>
      </w:ins>
      <w:ins w:id="676" w:author="Chris Satterlee" w:date="2022-02-27T15:00:00Z">
        <w:r>
          <w:instrText>HYPERLINK "https://github.com/csatt/IV_Swinger/raw/master/PCB/BOM/DigiKeyMouser/emr_mod_DigiKey_Mouser.csv"</w:instrText>
        </w:r>
      </w:ins>
      <w:ins w:id="677" w:author="Chris Satterlee" w:date="2022-02-27T14:59:00Z">
        <w:r>
          <w:fldChar w:fldCharType="separate"/>
        </w:r>
      </w:ins>
      <w:ins w:id="678" w:author="Chris Satterlee" w:date="2022-02-27T15:00:00Z">
        <w:r>
          <w:rPr>
            <w:rStyle w:val="Hyperlink"/>
            <w:rFonts w:ascii="Courier" w:hAnsi="Courier" w:cs="Arial"/>
            <w:sz w:val="15"/>
            <w:szCs w:val="15"/>
          </w:rPr>
          <w:t>https://github.com/csatt/IV_Swinger/raw/master/PCB/BOM/DigiKeyMouser/emr_mod_DigiKey_Mouser.csv</w:t>
        </w:r>
      </w:ins>
      <w:ins w:id="679" w:author="Chris Satterlee" w:date="2022-02-27T14:59:00Z">
        <w:r>
          <w:rPr>
            <w:rStyle w:val="Hyperlink"/>
            <w:rFonts w:ascii="Courier" w:hAnsi="Courier" w:cs="Arial"/>
            <w:sz w:val="15"/>
            <w:szCs w:val="15"/>
          </w:rPr>
          <w:fldChar w:fldCharType="end"/>
        </w:r>
      </w:ins>
    </w:p>
    <w:p w14:paraId="4BA7F80A" w14:textId="5E0D60A1" w:rsidR="006D6878" w:rsidRPr="00AE3E17" w:rsidRDefault="00AE3E17" w:rsidP="00AE3E17">
      <w:pPr>
        <w:pStyle w:val="NormalWeb"/>
        <w:spacing w:before="0" w:beforeAutospacing="0"/>
        <w:rPr>
          <w:rFonts w:ascii="Courier" w:hAnsi="Courier" w:cs="Arial"/>
          <w:sz w:val="24"/>
          <w:szCs w:val="24"/>
          <w:rPrChange w:id="680" w:author="Chris Satterlee" w:date="2022-02-27T14:59:00Z">
            <w:rPr>
              <w:rFonts w:ascii="Courier" w:hAnsi="Courier"/>
            </w:rPr>
          </w:rPrChange>
        </w:rPr>
        <w:pPrChange w:id="681" w:author="Chris Satterlee" w:date="2022-02-27T14:59:00Z">
          <w:pPr/>
        </w:pPrChange>
      </w:pPr>
      <w:ins w:id="682" w:author="Chris Satterlee" w:date="2022-02-27T14:59:00Z">
        <w:r>
          <w:fldChar w:fldCharType="begin"/>
        </w:r>
      </w:ins>
      <w:ins w:id="683" w:author="Chris Satterlee" w:date="2022-02-27T15:00:00Z">
        <w:r>
          <w:instrText>HYPERLINK "https://github.com/csatt/IV_Swinger/raw/master/PCB/BOM/DigiKeyMouser/emr_mod_DigiKey_Mouser.csv"</w:instrText>
        </w:r>
      </w:ins>
      <w:ins w:id="684" w:author="Chris Satterlee" w:date="2022-02-27T14:59:00Z">
        <w:r>
          <w:fldChar w:fldCharType="separate"/>
        </w:r>
      </w:ins>
      <w:ins w:id="685" w:author="Chris Satterlee" w:date="2022-02-27T15:00:00Z">
        <w:r>
          <w:rPr>
            <w:rStyle w:val="Hyperlink"/>
            <w:rFonts w:ascii="Courier" w:hAnsi="Courier" w:cs="Arial"/>
            <w:sz w:val="24"/>
            <w:szCs w:val="24"/>
          </w:rPr>
          <w:t>https://github.com/csatt/IV_Swinger/raw/master/PCB/BOM/DigiKeyMouser/emr_mod_DigiKey_Mouser.csv</w:t>
        </w:r>
      </w:ins>
      <w:ins w:id="686" w:author="Chris Satterlee" w:date="2022-02-27T14:59:00Z">
        <w:r>
          <w:rPr>
            <w:rStyle w:val="Hyperlink"/>
            <w:rFonts w:ascii="Courier" w:hAnsi="Courier" w:cs="Arial"/>
            <w:sz w:val="24"/>
            <w:szCs w:val="24"/>
          </w:rPr>
          <w:fldChar w:fldCharType="end"/>
        </w:r>
      </w:ins>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14B30A31"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6" w:history="1">
        <w:r w:rsidRPr="00E435FF">
          <w:rPr>
            <w:rStyle w:val="Hyperlink"/>
            <w:rFonts w:ascii="Courier" w:hAnsi="Courier"/>
          </w:rPr>
          <w:t>https://www.arduino.cc/en/Main/Contribute</w:t>
        </w:r>
      </w:hyperlink>
      <w:r w:rsidRPr="00E435FF">
        <w:rPr>
          <w:rFonts w:ascii="Courier" w:hAnsi="Courier"/>
        </w:rPr>
        <w:br/>
      </w:r>
    </w:p>
    <w:p w14:paraId="37313CF1" w14:textId="77777777" w:rsidR="00903057" w:rsidRPr="00E435FF" w:rsidRDefault="00903057"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687" w:name="_Toc94015389"/>
      <w:bookmarkStart w:id="688" w:name="_Toc96867127"/>
      <w:bookmarkStart w:id="689" w:name="_Toc96867432"/>
      <w:bookmarkStart w:id="690" w:name="_Toc96867614"/>
      <w:bookmarkStart w:id="691" w:name="_Toc96867682"/>
      <w:r>
        <w:t>Gather / buy t</w:t>
      </w:r>
      <w:r w:rsidR="00C83733">
        <w:t>ools</w:t>
      </w:r>
      <w:bookmarkEnd w:id="687"/>
      <w:bookmarkEnd w:id="688"/>
      <w:bookmarkEnd w:id="689"/>
      <w:bookmarkEnd w:id="690"/>
      <w:bookmarkEnd w:id="691"/>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lastRenderedPageBreak/>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2DE64467"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2F82323E" w14:textId="692D8CF2" w:rsidR="00042397" w:rsidRPr="00C83733" w:rsidRDefault="00103ED4" w:rsidP="00C83733">
      <w:pPr>
        <w:pStyle w:val="Heading1"/>
      </w:pPr>
      <w:bookmarkStart w:id="692" w:name="_Toc94015390"/>
      <w:bookmarkStart w:id="693" w:name="_Toc96867128"/>
      <w:bookmarkStart w:id="694" w:name="_Toc96867433"/>
      <w:bookmarkStart w:id="695" w:name="_Toc96867615"/>
      <w:bookmarkStart w:id="696" w:name="_Toc96867683"/>
      <w:r>
        <w:t>Manually test the relay m</w:t>
      </w:r>
      <w:r w:rsidR="00C83733">
        <w:t>odule</w:t>
      </w:r>
      <w:bookmarkEnd w:id="692"/>
      <w:bookmarkEnd w:id="693"/>
      <w:bookmarkEnd w:id="694"/>
      <w:bookmarkEnd w:id="695"/>
      <w:bookmarkEnd w:id="696"/>
      <w:r w:rsidR="001106DF" w:rsidRPr="00C83733">
        <w:rPr>
          <w:rFonts w:ascii="Courier" w:hAnsi="Courier"/>
          <w:sz w:val="28"/>
          <w:szCs w:val="28"/>
        </w:rPr>
        <w:br/>
      </w:r>
    </w:p>
    <w:p w14:paraId="30CE4D9D" w14:textId="60824199"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 xml:space="preserve">will confirm that your relay module is the correct type </w:t>
      </w:r>
      <w:r w:rsidR="00E435FF">
        <w:rPr>
          <w:rFonts w:ascii="Courier" w:hAnsi="Courier"/>
        </w:rPr>
        <w:t xml:space="preserve">(active-low trigger) </w:t>
      </w:r>
      <w:r w:rsidR="00042397" w:rsidRPr="00C83733">
        <w:rPr>
          <w:rFonts w:ascii="Courier" w:hAnsi="Courier"/>
        </w:rPr>
        <w:t>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 xml:space="preserve">GND to Arduino GND with female-to-male </w:t>
      </w:r>
      <w:proofErr w:type="gramStart"/>
      <w:r w:rsidRPr="005130CA">
        <w:rPr>
          <w:rFonts w:ascii="Courier" w:hAnsi="Courier"/>
        </w:rPr>
        <w:t>jumper</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9194977" w14:textId="0CFC98D2"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 xml:space="preserve">VCC to Arduino 5V with female-to-male </w:t>
      </w:r>
      <w:proofErr w:type="gramStart"/>
      <w:r w:rsidRPr="005130CA">
        <w:rPr>
          <w:rFonts w:ascii="Courier" w:hAnsi="Courier"/>
        </w:rPr>
        <w:t>jumper</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6A2429E1" w14:textId="517F62A4" w:rsidR="00042397" w:rsidRPr="005130CA" w:rsidRDefault="00042397" w:rsidP="004B00B9">
      <w:pPr>
        <w:pStyle w:val="ListParagraph"/>
        <w:numPr>
          <w:ilvl w:val="2"/>
          <w:numId w:val="5"/>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 xml:space="preserve">IN (male end not </w:t>
      </w:r>
      <w:proofErr w:type="gramStart"/>
      <w:r w:rsidRPr="005130CA">
        <w:rPr>
          <w:rFonts w:ascii="Courier" w:hAnsi="Courier"/>
        </w:rPr>
        <w:t>connected)</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4B00B9">
      <w:pPr>
        <w:pStyle w:val="ListParagraph"/>
        <w:numPr>
          <w:ilvl w:val="2"/>
          <w:numId w:val="6"/>
        </w:numPr>
        <w:ind w:left="1240"/>
        <w:rPr>
          <w:rFonts w:ascii="Courier" w:hAnsi="Courier"/>
        </w:rPr>
      </w:pPr>
      <w:r w:rsidRPr="005130CA">
        <w:rPr>
          <w:rFonts w:ascii="Courier" w:hAnsi="Courier"/>
        </w:rPr>
        <w:t xml:space="preserve">Arduino: green LED should be </w:t>
      </w:r>
      <w:proofErr w:type="gramStart"/>
      <w:r w:rsidRPr="005130CA">
        <w:rPr>
          <w:rFonts w:ascii="Courier" w:hAnsi="Courier"/>
        </w:rPr>
        <w:t>on</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3DBB460" w14:textId="44A1FB27" w:rsidR="00042397" w:rsidRPr="005130CA" w:rsidRDefault="00042397" w:rsidP="004B00B9">
      <w:pPr>
        <w:pStyle w:val="ListParagraph"/>
        <w:numPr>
          <w:ilvl w:val="2"/>
          <w:numId w:val="6"/>
        </w:numPr>
        <w:ind w:left="1240"/>
        <w:rPr>
          <w:rFonts w:ascii="Courier" w:hAnsi="Courier"/>
        </w:rPr>
      </w:pPr>
      <w:r w:rsidRPr="005130CA">
        <w:rPr>
          <w:rFonts w:ascii="Courier" w:hAnsi="Courier"/>
        </w:rPr>
        <w:lastRenderedPageBreak/>
        <w:t>Arduino: yellow LED should be blinking once per second (assuming fresh-</w:t>
      </w:r>
      <w:proofErr w:type="spellStart"/>
      <w:r w:rsidRPr="005130CA">
        <w:rPr>
          <w:rFonts w:ascii="Courier" w:hAnsi="Courier"/>
        </w:rPr>
        <w:t>out-of</w:t>
      </w:r>
      <w:proofErr w:type="spellEnd"/>
      <w:r w:rsidRPr="005130CA">
        <w:rPr>
          <w:rFonts w:ascii="Courier" w:hAnsi="Courier"/>
        </w:rPr>
        <w:t xml:space="preserve"> box Arduino, runn</w:t>
      </w:r>
      <w:r w:rsidR="00940838">
        <w:rPr>
          <w:rFonts w:ascii="Courier" w:hAnsi="Courier"/>
        </w:rPr>
        <w:t>ing the default "B</w:t>
      </w:r>
      <w:r w:rsidR="002A1997">
        <w:rPr>
          <w:rFonts w:ascii="Courier" w:hAnsi="Courier"/>
        </w:rPr>
        <w:t xml:space="preserve">link" </w:t>
      </w:r>
      <w:proofErr w:type="gramStart"/>
      <w:r w:rsidR="002A1997">
        <w:rPr>
          <w:rFonts w:ascii="Courier" w:hAnsi="Courier"/>
        </w:rPr>
        <w:t>sketch)</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0EA3A537" w14:textId="42E8F195" w:rsidR="00042397" w:rsidRPr="005130CA" w:rsidRDefault="00042397" w:rsidP="004B00B9">
      <w:pPr>
        <w:pStyle w:val="ListParagraph"/>
        <w:numPr>
          <w:ilvl w:val="2"/>
          <w:numId w:val="6"/>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red </w:t>
      </w:r>
      <w:r w:rsidR="0030429F">
        <w:rPr>
          <w:rFonts w:ascii="Courier" w:hAnsi="Courier"/>
        </w:rPr>
        <w:t xml:space="preserve">power </w:t>
      </w:r>
      <w:r w:rsidRPr="005130CA">
        <w:rPr>
          <w:rFonts w:ascii="Courier" w:hAnsi="Courier"/>
        </w:rPr>
        <w:t xml:space="preserve">LED should be on, green LED should be </w:t>
      </w:r>
      <w:proofErr w:type="gramStart"/>
      <w:r w:rsidRPr="005130CA">
        <w:rPr>
          <w:rFonts w:ascii="Courier" w:hAnsi="Courier"/>
        </w:rPr>
        <w:t>off</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705D665" w14:textId="2C9D6168" w:rsidR="00042397" w:rsidRPr="005130CA" w:rsidRDefault="00042397" w:rsidP="004B00B9">
      <w:pPr>
        <w:pStyle w:val="ListParagraph"/>
        <w:numPr>
          <w:ilvl w:val="2"/>
          <w:numId w:val="6"/>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 xml:space="preserve">continuity with NO (top) </w:t>
      </w:r>
      <w:proofErr w:type="gramStart"/>
      <w:r w:rsidRPr="005130CA">
        <w:rPr>
          <w:rFonts w:ascii="Courier" w:hAnsi="Courier"/>
        </w:rPr>
        <w:t>terminal</w:t>
      </w:r>
      <w:r w:rsidR="005130CA" w:rsidRPr="005130CA">
        <w:rPr>
          <w:rFonts w:ascii="Courier" w:hAnsi="Courier"/>
        </w:rPr>
        <w:t xml:space="preserve">  _</w:t>
      </w:r>
      <w:proofErr w:type="gramEnd"/>
      <w:r w:rsidR="005130CA" w:rsidRPr="005130CA">
        <w:rPr>
          <w:rFonts w:ascii="Courier" w:hAnsi="Courier"/>
        </w:rPr>
        <w:t>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w:t>
      </w:r>
      <w:proofErr w:type="gramStart"/>
      <w:r w:rsidRPr="005130CA">
        <w:rPr>
          <w:rFonts w:ascii="Courier" w:hAnsi="Courier"/>
        </w:rPr>
        <w:t>Arduino</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5A62357" w14:textId="418BFF2E" w:rsidR="00042397" w:rsidRPr="005130CA" w:rsidRDefault="00042397" w:rsidP="004B00B9">
      <w:pPr>
        <w:pStyle w:val="ListParagraph"/>
        <w:numPr>
          <w:ilvl w:val="2"/>
          <w:numId w:val="7"/>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should click and green LED should come </w:t>
      </w:r>
      <w:proofErr w:type="gramStart"/>
      <w:r w:rsidRPr="005130CA">
        <w:rPr>
          <w:rFonts w:ascii="Courier" w:hAnsi="Courier"/>
        </w:rPr>
        <w:t>on</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11A69F3E" w14:textId="3CC23455" w:rsidR="00042397" w:rsidRPr="00E435FF" w:rsidRDefault="00042397" w:rsidP="004B00B9">
      <w:pPr>
        <w:pStyle w:val="ListParagraph"/>
        <w:numPr>
          <w:ilvl w:val="2"/>
          <w:numId w:val="7"/>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C (middle) terminal should have continuity with NO (top) terminal and no continuity with NC (bottom) </w:t>
      </w:r>
      <w:proofErr w:type="gramStart"/>
      <w:r w:rsidRPr="005130CA">
        <w:rPr>
          <w:rFonts w:ascii="Courier" w:hAnsi="Courier"/>
        </w:rPr>
        <w:t>terminal</w:t>
      </w:r>
      <w:r w:rsidR="005130CA" w:rsidRPr="005130CA">
        <w:rPr>
          <w:rFonts w:ascii="Courier" w:hAnsi="Courier"/>
        </w:rPr>
        <w:t xml:space="preserve">  _</w:t>
      </w:r>
      <w:proofErr w:type="gramEnd"/>
      <w:r w:rsidR="005130CA" w:rsidRPr="005130CA">
        <w:rPr>
          <w:rFonts w:ascii="Courier" w:hAnsi="Courier"/>
        </w:rPr>
        <w:t>__________</w:t>
      </w:r>
      <w:r w:rsidR="001106DF" w:rsidRPr="00E435F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w:t>
      </w:r>
      <w:proofErr w:type="gramStart"/>
      <w:r w:rsidRPr="005130CA">
        <w:rPr>
          <w:rFonts w:ascii="Courier" w:hAnsi="Courier"/>
        </w:rPr>
        <w:t>Arduino</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38527363" w14:textId="3941B6A3" w:rsidR="00042397" w:rsidRPr="005130CA" w:rsidRDefault="00042397" w:rsidP="004B00B9">
      <w:pPr>
        <w:pStyle w:val="ListParagraph"/>
        <w:numPr>
          <w:ilvl w:val="2"/>
          <w:numId w:val="8"/>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should click once per </w:t>
      </w:r>
      <w:proofErr w:type="gramStart"/>
      <w:r w:rsidRPr="005130CA">
        <w:rPr>
          <w:rFonts w:ascii="Courier" w:hAnsi="Courier"/>
        </w:rPr>
        <w:t>second</w:t>
      </w:r>
      <w:r w:rsidR="005130CA" w:rsidRPr="005130CA">
        <w:rPr>
          <w:rFonts w:ascii="Courier" w:hAnsi="Courier"/>
        </w:rPr>
        <w:t xml:space="preserve">  _</w:t>
      </w:r>
      <w:proofErr w:type="gramEnd"/>
      <w:r w:rsidR="005130CA" w:rsidRPr="005130CA">
        <w:rPr>
          <w:rFonts w:ascii="Courier" w:hAnsi="Courier"/>
        </w:rPr>
        <w:t>__________</w:t>
      </w:r>
      <w:r w:rsidR="001106DF">
        <w:rPr>
          <w:rFonts w:ascii="Courier" w:hAnsi="Courier"/>
        </w:rPr>
        <w:br/>
      </w:r>
    </w:p>
    <w:p w14:paraId="4E215CCE" w14:textId="29086BCD" w:rsidR="00042397" w:rsidRPr="005130CA" w:rsidRDefault="00042397" w:rsidP="004B00B9">
      <w:pPr>
        <w:pStyle w:val="ListParagraph"/>
        <w:numPr>
          <w:ilvl w:val="2"/>
          <w:numId w:val="8"/>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xml:space="preserve">: green LED should blink exactly opposite from the Arduino's yellow </w:t>
      </w:r>
      <w:proofErr w:type="gramStart"/>
      <w:r w:rsidRPr="005130CA">
        <w:rPr>
          <w:rFonts w:ascii="Courier" w:hAnsi="Courier"/>
        </w:rPr>
        <w:t>LED</w:t>
      </w:r>
      <w:r w:rsidR="005130CA" w:rsidRPr="005130CA">
        <w:rPr>
          <w:rFonts w:ascii="Courier" w:hAnsi="Courier"/>
        </w:rPr>
        <w:t xml:space="preserve">  _</w:t>
      </w:r>
      <w:proofErr w:type="gramEnd"/>
      <w:r w:rsidR="005130CA" w:rsidRPr="005130CA">
        <w:rPr>
          <w:rFonts w:ascii="Courier" w:hAnsi="Courier"/>
        </w:rPr>
        <w:t>__________</w:t>
      </w:r>
    </w:p>
    <w:p w14:paraId="0E16DF53" w14:textId="77777777" w:rsidR="00E435FF" w:rsidRDefault="00E435FF" w:rsidP="00E435FF">
      <w:pPr>
        <w:rPr>
          <w:rFonts w:ascii="Courier" w:hAnsi="Courier"/>
        </w:rPr>
      </w:pPr>
    </w:p>
    <w:p w14:paraId="608C5165" w14:textId="15A29B9E" w:rsidR="005774B2" w:rsidRPr="005130CA" w:rsidRDefault="00E435FF" w:rsidP="00E435FF">
      <w:pPr>
        <w:rPr>
          <w:rFonts w:ascii="Courier" w:hAnsi="Courier"/>
        </w:rPr>
      </w:pPr>
      <w:r w:rsidRPr="00E435FF">
        <w:rPr>
          <w:rFonts w:ascii="Courier" w:hAnsi="Courier"/>
          <w:b/>
        </w:rPr>
        <w:t>NOTE:</w:t>
      </w:r>
      <w:r>
        <w:rPr>
          <w:rFonts w:ascii="Courier" w:hAnsi="Courier"/>
        </w:rPr>
        <w:t xml:space="preserve"> If your relay module behaves in the opposite manner to that described in each of the above three steps, that indicates that it is the wrong type, </w:t>
      </w:r>
      <w:proofErr w:type="gramStart"/>
      <w:r>
        <w:rPr>
          <w:rFonts w:ascii="Courier" w:hAnsi="Courier"/>
        </w:rPr>
        <w:t>i.e.</w:t>
      </w:r>
      <w:proofErr w:type="gramEnd"/>
      <w:r>
        <w:rPr>
          <w:rFonts w:ascii="Courier" w:hAnsi="Courier"/>
        </w:rPr>
        <w:t xml:space="preserve"> it has an active-high trigger instead of an active-low trigger. Your relay module may have a jumper that selects active-high/low, in which case you should change the jumper and try again. Otherwise, don’t despair – there is a configuration setting in the software Preferences that will allow you to use your active-high relay.</w:t>
      </w:r>
    </w:p>
    <w:p w14:paraId="1311628F" w14:textId="345C27D6" w:rsidR="005130CA" w:rsidRDefault="00C83733" w:rsidP="00C83733">
      <w:pPr>
        <w:pStyle w:val="Heading1"/>
      </w:pPr>
      <w:bookmarkStart w:id="697" w:name="_Toc94015391"/>
      <w:bookmarkStart w:id="698" w:name="_Toc96867129"/>
      <w:bookmarkStart w:id="699" w:name="_Toc96867434"/>
      <w:bookmarkStart w:id="700" w:name="_Toc96867616"/>
      <w:bookmarkStart w:id="701" w:name="_Toc96867684"/>
      <w:r>
        <w:t>Prepare for Soldering</w:t>
      </w:r>
      <w:bookmarkEnd w:id="697"/>
      <w:bookmarkEnd w:id="698"/>
      <w:bookmarkEnd w:id="699"/>
      <w:bookmarkEnd w:id="700"/>
      <w:bookmarkEnd w:id="701"/>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lastRenderedPageBreak/>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339AA662" w:rsidR="005130CA" w:rsidRPr="00303466" w:rsidRDefault="00065167" w:rsidP="005130CA">
      <w:pPr>
        <w:ind w:left="360"/>
        <w:rPr>
          <w:rStyle w:val="Hyperlink"/>
          <w:rFonts w:ascii="Courier" w:hAnsi="Courier"/>
          <w:sz w:val="16"/>
          <w:szCs w:val="16"/>
        </w:rPr>
      </w:pPr>
      <w:hyperlink r:id="rId27"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27EAD3D7" w14:textId="43EE562E" w:rsidR="005130CA" w:rsidRPr="00E435FF" w:rsidRDefault="008F696F" w:rsidP="004B00B9">
      <w:pPr>
        <w:pStyle w:val="ListParagraph"/>
        <w:numPr>
          <w:ilvl w:val="0"/>
          <w:numId w:val="4"/>
        </w:numPr>
        <w:rPr>
          <w:rFonts w:ascii="Courier" w:hAnsi="Courier"/>
        </w:rPr>
      </w:pPr>
      <w:r>
        <w:rPr>
          <w:rFonts w:ascii="Courier" w:hAnsi="Courier"/>
        </w:rPr>
        <w:t>I highly recommend using 63/37 0.031” (or 0.8mm) rosin core solder. Yes, it is 37% lead, but it is 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702" w:name="_Ref409342829"/>
      <w:bookmarkStart w:id="703" w:name="_Ref409342846"/>
      <w:bookmarkStart w:id="704" w:name="_Toc94015392"/>
      <w:bookmarkStart w:id="705" w:name="_Toc96867130"/>
      <w:bookmarkStart w:id="706" w:name="_Toc96867435"/>
      <w:bookmarkStart w:id="707" w:name="_Toc96867617"/>
      <w:bookmarkStart w:id="708" w:name="_Toc96867685"/>
      <w:r>
        <w:t>1/4W resistors</w:t>
      </w:r>
      <w:bookmarkEnd w:id="702"/>
      <w:bookmarkEnd w:id="703"/>
      <w:bookmarkEnd w:id="704"/>
      <w:bookmarkEnd w:id="705"/>
      <w:bookmarkEnd w:id="706"/>
      <w:bookmarkEnd w:id="707"/>
      <w:bookmarkEnd w:id="708"/>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49D0A242" w14:textId="0DA2E053" w:rsidR="00E435FF" w:rsidRDefault="005130CA" w:rsidP="004B00B9">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785B2D2D" w14:textId="63ED8E00" w:rsidR="005130CA" w:rsidRDefault="00E435FF" w:rsidP="00E435FF">
      <w:pPr>
        <w:pStyle w:val="ListParagraph"/>
        <w:rPr>
          <w:rFonts w:ascii="Courier" w:hAnsi="Courier"/>
        </w:rPr>
      </w:pPr>
      <w:r>
        <w:rPr>
          <w:rFonts w:ascii="Courier" w:hAnsi="Courier"/>
        </w:rPr>
        <w:t xml:space="preserve"> </w:t>
      </w:r>
    </w:p>
    <w:p w14:paraId="588EB2B1" w14:textId="725E4E89" w:rsidR="00E435FF" w:rsidRPr="00E435FF" w:rsidRDefault="00E435FF" w:rsidP="00E435FF">
      <w:pPr>
        <w:pStyle w:val="ListParagraph"/>
        <w:rPr>
          <w:rFonts w:ascii="Courier" w:hAnsi="Courier"/>
          <w:b/>
          <w:u w:val="single"/>
        </w:rPr>
      </w:pPr>
      <w:r w:rsidRPr="00E435FF">
        <w:rPr>
          <w:rFonts w:ascii="Courier" w:hAnsi="Courier"/>
          <w:b/>
          <w:u w:val="single"/>
        </w:rPr>
        <w:t>PV module version (EMR)</w:t>
      </w:r>
      <w:r w:rsidR="007E1521">
        <w:rPr>
          <w:rFonts w:ascii="Courier" w:hAnsi="Courier"/>
          <w:b/>
          <w:u w:val="single"/>
        </w:rPr>
        <w:t xml:space="preserve"> – 16 joints</w:t>
      </w:r>
      <w:r w:rsidRPr="00E435FF">
        <w:rPr>
          <w:rFonts w:ascii="Courier" w:hAnsi="Courier"/>
          <w:b/>
          <w:u w:val="single"/>
        </w:rPr>
        <w:t>:</w:t>
      </w:r>
    </w:p>
    <w:p w14:paraId="6957576B" w14:textId="77777777" w:rsidR="00E435FF" w:rsidRPr="00E435FF" w:rsidRDefault="00E435FF" w:rsidP="00E435FF">
      <w:pPr>
        <w:pStyle w:val="ListParagraph"/>
        <w:rPr>
          <w:rFonts w:ascii="Courier" w:hAnsi="Courier"/>
          <w:b/>
        </w:rPr>
      </w:pPr>
    </w:p>
    <w:p w14:paraId="5CE119DF" w14:textId="6894E0BB" w:rsidR="005130CA"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005130CA" w:rsidRPr="00DB1972">
        <w:rPr>
          <w:rFonts w:ascii="Courier" w:hAnsi="Courier"/>
        </w:rPr>
        <w:t xml:space="preserve">  _______</w:t>
      </w:r>
      <w:r>
        <w:rPr>
          <w:rFonts w:ascii="Courier" w:hAnsi="Courier"/>
        </w:rPr>
        <w:t xml:space="preserve">  </w:t>
      </w:r>
    </w:p>
    <w:p w14:paraId="42AA6A09" w14:textId="77777777" w:rsidR="005130CA" w:rsidRPr="005130CA" w:rsidRDefault="005130CA" w:rsidP="00DB1972">
      <w:pPr>
        <w:ind w:left="2660"/>
        <w:rPr>
          <w:rFonts w:ascii="Courier" w:hAnsi="Courier"/>
        </w:rPr>
      </w:pPr>
    </w:p>
    <w:p w14:paraId="1EB2B5EF" w14:textId="327E440B" w:rsidR="005130CA"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005130CA" w:rsidRPr="00DB1972">
        <w:rPr>
          <w:rFonts w:ascii="Courier" w:hAnsi="Courier"/>
        </w:rPr>
        <w:t xml:space="preserve">  _______</w:t>
      </w:r>
      <w:r>
        <w:rPr>
          <w:rFonts w:ascii="Courier" w:hAnsi="Courier"/>
        </w:rPr>
        <w:t xml:space="preserve">  </w:t>
      </w:r>
    </w:p>
    <w:p w14:paraId="48FA636C" w14:textId="77777777" w:rsidR="005130CA" w:rsidRPr="005130CA" w:rsidRDefault="005130CA" w:rsidP="00DB1972">
      <w:pPr>
        <w:ind w:left="2660"/>
        <w:rPr>
          <w:rFonts w:ascii="Courier" w:hAnsi="Courier"/>
        </w:rPr>
      </w:pPr>
    </w:p>
    <w:p w14:paraId="48C4F8A8" w14:textId="3105393B" w:rsidR="005130CA" w:rsidRPr="00DB1972" w:rsidRDefault="005130CA" w:rsidP="004B00B9">
      <w:pPr>
        <w:pStyle w:val="ListParagraph"/>
        <w:numPr>
          <w:ilvl w:val="0"/>
          <w:numId w:val="38"/>
        </w:numPr>
        <w:ind w:left="1080"/>
        <w:rPr>
          <w:rFonts w:ascii="Courier" w:hAnsi="Courier"/>
        </w:rPr>
      </w:pPr>
      <w:r w:rsidRPr="00DB1972">
        <w:rPr>
          <w:rFonts w:ascii="Courier" w:hAnsi="Courier"/>
        </w:rPr>
        <w:t xml:space="preserve">R3 </w:t>
      </w:r>
      <w:proofErr w:type="gramStart"/>
      <w:r w:rsidR="00E435FF">
        <w:rPr>
          <w:rFonts w:ascii="Courier" w:hAnsi="Courier"/>
        </w:rPr>
        <w:t xml:space="preserve"> </w:t>
      </w:r>
      <w:r w:rsidRPr="00DB1972">
        <w:rPr>
          <w:rFonts w:ascii="Courier" w:hAnsi="Courier"/>
        </w:rPr>
        <w:t xml:space="preserve">  (</w:t>
      </w:r>
      <w:proofErr w:type="gramEnd"/>
      <w:r w:rsidRPr="00DB1972">
        <w:rPr>
          <w:rFonts w:ascii="Courier" w:hAnsi="Courier"/>
        </w:rPr>
        <w:t>1k</w:t>
      </w:r>
      <w:r w:rsidR="00E435FF">
        <w:rPr>
          <w:rFonts w:ascii="Courier" w:hAnsi="Courier"/>
        </w:rPr>
        <w:t>):</w:t>
      </w:r>
      <w:r w:rsidRPr="00DB1972">
        <w:rPr>
          <w:rFonts w:ascii="Courier" w:hAnsi="Courier"/>
        </w:rPr>
        <w:t xml:space="preserve">  _______</w:t>
      </w:r>
    </w:p>
    <w:p w14:paraId="47841761" w14:textId="77777777" w:rsidR="005130CA" w:rsidRPr="005130CA" w:rsidRDefault="005130CA" w:rsidP="00DB1972">
      <w:pPr>
        <w:ind w:left="2660"/>
        <w:rPr>
          <w:rFonts w:ascii="Courier" w:hAnsi="Courier"/>
        </w:rPr>
      </w:pPr>
    </w:p>
    <w:p w14:paraId="3181AF9E" w14:textId="3071611B" w:rsidR="005130CA" w:rsidRPr="00DB1972" w:rsidRDefault="00E435FF"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005130CA" w:rsidRPr="00DB1972">
        <w:rPr>
          <w:rFonts w:ascii="Courier" w:hAnsi="Courier"/>
        </w:rPr>
        <w:t xml:space="preserve">  _______</w:t>
      </w:r>
    </w:p>
    <w:p w14:paraId="573B0FE5" w14:textId="77777777" w:rsidR="005130CA" w:rsidRPr="005130CA" w:rsidRDefault="005130CA" w:rsidP="00DB1972">
      <w:pPr>
        <w:ind w:left="2660"/>
        <w:rPr>
          <w:rFonts w:ascii="Courier" w:hAnsi="Courier"/>
        </w:rPr>
      </w:pPr>
    </w:p>
    <w:p w14:paraId="0FDDB9AF" w14:textId="08A70607" w:rsidR="005130CA" w:rsidRPr="00DB1972" w:rsidRDefault="00E435FF"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005130CA" w:rsidRPr="00DB1972">
        <w:rPr>
          <w:rFonts w:ascii="Courier" w:hAnsi="Courier"/>
        </w:rPr>
        <w:t xml:space="preserve">  _______</w:t>
      </w:r>
    </w:p>
    <w:p w14:paraId="48291ADB" w14:textId="77777777" w:rsidR="005130CA" w:rsidRPr="005130CA" w:rsidRDefault="005130CA" w:rsidP="00DB1972">
      <w:pPr>
        <w:ind w:left="2660"/>
        <w:rPr>
          <w:rFonts w:ascii="Courier" w:hAnsi="Courier"/>
        </w:rPr>
      </w:pPr>
    </w:p>
    <w:p w14:paraId="6BF82ACF" w14:textId="0A9EFD62" w:rsidR="005130CA" w:rsidRDefault="00E435FF" w:rsidP="004B00B9">
      <w:pPr>
        <w:pStyle w:val="ListParagraph"/>
        <w:numPr>
          <w:ilvl w:val="0"/>
          <w:numId w:val="38"/>
        </w:numPr>
        <w:ind w:left="1080"/>
        <w:rPr>
          <w:rFonts w:ascii="Courier" w:hAnsi="Courier"/>
        </w:rPr>
      </w:pPr>
      <w:r>
        <w:rPr>
          <w:rFonts w:ascii="Courier" w:hAnsi="Courier"/>
        </w:rPr>
        <w:t>R6</w:t>
      </w:r>
      <w:proofErr w:type="gramStart"/>
      <w:r>
        <w:rPr>
          <w:rFonts w:ascii="Courier" w:hAnsi="Courier"/>
        </w:rPr>
        <w:t xml:space="preserve">   (</w:t>
      </w:r>
      <w:proofErr w:type="gramEnd"/>
      <w:r>
        <w:rPr>
          <w:rFonts w:ascii="Courier" w:hAnsi="Courier"/>
        </w:rPr>
        <w:t>22k):</w:t>
      </w:r>
      <w:r w:rsidR="005130CA" w:rsidRPr="00DB1972">
        <w:rPr>
          <w:rFonts w:ascii="Courier" w:hAnsi="Courier"/>
        </w:rPr>
        <w:t xml:space="preserve">  _______</w:t>
      </w:r>
    </w:p>
    <w:p w14:paraId="2A8F2C94" w14:textId="77777777" w:rsidR="005130CA" w:rsidRPr="005130CA" w:rsidRDefault="005130CA" w:rsidP="00E435FF">
      <w:pPr>
        <w:rPr>
          <w:rFonts w:ascii="Courier" w:hAnsi="Courier"/>
        </w:rPr>
      </w:pPr>
    </w:p>
    <w:p w14:paraId="51ADFA76" w14:textId="106B4CFB" w:rsidR="005130CA"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005130CA" w:rsidRPr="00DB1972">
        <w:rPr>
          <w:rFonts w:ascii="Courier" w:hAnsi="Courier"/>
        </w:rPr>
        <w:t xml:space="preserve">  _______</w:t>
      </w:r>
    </w:p>
    <w:p w14:paraId="1A6E72C3" w14:textId="77777777" w:rsidR="005130CA" w:rsidRPr="005130CA" w:rsidRDefault="005130CA" w:rsidP="00DB1972">
      <w:pPr>
        <w:ind w:left="2660"/>
        <w:rPr>
          <w:rFonts w:ascii="Courier" w:hAnsi="Courier"/>
        </w:rPr>
      </w:pPr>
    </w:p>
    <w:p w14:paraId="0989DB00" w14:textId="3C848161" w:rsidR="00E435FF" w:rsidRPr="00CC7B95" w:rsidRDefault="00E435FF" w:rsidP="00CC7B95">
      <w:pPr>
        <w:pStyle w:val="ListParagraph"/>
        <w:numPr>
          <w:ilvl w:val="0"/>
          <w:numId w:val="38"/>
        </w:numPr>
        <w:ind w:left="1080"/>
        <w:rPr>
          <w:rFonts w:ascii="Courier" w:hAnsi="Courier"/>
        </w:rPr>
      </w:pPr>
      <w:r>
        <w:rPr>
          <w:rFonts w:ascii="Courier" w:hAnsi="Courier"/>
        </w:rPr>
        <w:lastRenderedPageBreak/>
        <w:t xml:space="preserve">RG </w:t>
      </w:r>
      <w:proofErr w:type="gramStart"/>
      <w:r>
        <w:rPr>
          <w:rFonts w:ascii="Courier" w:hAnsi="Courier"/>
        </w:rPr>
        <w:t xml:space="preserve">   (</w:t>
      </w:r>
      <w:proofErr w:type="gramEnd"/>
      <w:r>
        <w:rPr>
          <w:rFonts w:ascii="Courier" w:hAnsi="Courier"/>
        </w:rPr>
        <w:t>1k):</w:t>
      </w:r>
      <w:r w:rsidR="005130CA" w:rsidRPr="00DB1972">
        <w:rPr>
          <w:rFonts w:ascii="Courier" w:hAnsi="Courier"/>
        </w:rPr>
        <w:t xml:space="preserve">  _______</w:t>
      </w:r>
    </w:p>
    <w:p w14:paraId="5C0366C1" w14:textId="77777777" w:rsidR="00E435FF" w:rsidRPr="00E435FF" w:rsidRDefault="00E435FF" w:rsidP="00E435FF">
      <w:pPr>
        <w:rPr>
          <w:rFonts w:ascii="Courier" w:hAnsi="Courier"/>
        </w:rPr>
      </w:pP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523529CD"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7E1521">
        <w:rPr>
          <w:rFonts w:ascii="Courier" w:hAnsi="Courier"/>
        </w:rPr>
        <w:t>16 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03507859"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4B00B9">
        <w:rPr>
          <w:rFonts w:ascii="Courier" w:hAnsi="Courier"/>
        </w:rPr>
        <w:t>“</w:t>
      </w:r>
      <w:r w:rsidR="00777C30">
        <w:rPr>
          <w:rFonts w:ascii="Courier" w:hAnsi="Courier"/>
        </w:rPr>
        <w:fldChar w:fldCharType="begin"/>
      </w:r>
      <w:r w:rsidR="00777C30">
        <w:rPr>
          <w:rFonts w:ascii="Courier" w:hAnsi="Courier"/>
        </w:rPr>
        <w:instrText xml:space="preserve"> REF _Ref409343234 \r \h </w:instrText>
      </w:r>
      <w:r w:rsidR="00777C30">
        <w:rPr>
          <w:rFonts w:ascii="Courier" w:hAnsi="Courier"/>
        </w:rPr>
      </w:r>
      <w:r w:rsidR="00777C30">
        <w:rPr>
          <w:rFonts w:ascii="Courier" w:hAnsi="Courier"/>
        </w:rPr>
        <w:fldChar w:fldCharType="separate"/>
      </w:r>
      <w:r w:rsidR="00EB1ECE">
        <w:rPr>
          <w:rFonts w:ascii="Courier" w:hAnsi="Courier"/>
        </w:rPr>
        <w:t>Step 28:</w:t>
      </w:r>
      <w:r w:rsidR="00777C30">
        <w:rPr>
          <w:rFonts w:ascii="Courier" w:hAnsi="Courier"/>
        </w:rPr>
        <w:fldChar w:fldCharType="end"/>
      </w:r>
      <w:r w:rsidR="00777C30">
        <w:rPr>
          <w:rFonts w:ascii="Courier" w:hAnsi="Courier"/>
        </w:rPr>
        <w:t xml:space="preserve"> </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EB1ECE">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2E7578E9" w14:textId="77777777" w:rsidR="007E1521" w:rsidRDefault="007E1521" w:rsidP="007E1521">
      <w:pPr>
        <w:pStyle w:val="ListParagraph"/>
        <w:rPr>
          <w:rFonts w:ascii="Courier" w:hAnsi="Courier"/>
        </w:rPr>
      </w:pPr>
    </w:p>
    <w:p w14:paraId="6BAC3FB5" w14:textId="77777777" w:rsidR="007E1521" w:rsidRPr="00E435FF" w:rsidRDefault="007E1521" w:rsidP="007E1521">
      <w:pPr>
        <w:pStyle w:val="ListParagraph"/>
        <w:rPr>
          <w:rFonts w:ascii="Courier" w:hAnsi="Courier"/>
          <w:b/>
          <w:u w:val="single"/>
        </w:rPr>
      </w:pPr>
      <w:r w:rsidRPr="00E435FF">
        <w:rPr>
          <w:rFonts w:ascii="Courier" w:hAnsi="Courier"/>
          <w:b/>
          <w:u w:val="single"/>
        </w:rPr>
        <w:t>PV module version (EMR):</w:t>
      </w:r>
    </w:p>
    <w:p w14:paraId="4A150461" w14:textId="77777777" w:rsidR="007E1521" w:rsidRPr="00E435FF" w:rsidRDefault="007E1521" w:rsidP="007E1521">
      <w:pPr>
        <w:pStyle w:val="ListParagraph"/>
        <w:rPr>
          <w:rFonts w:ascii="Courier" w:hAnsi="Courier"/>
          <w:b/>
        </w:rPr>
      </w:pPr>
    </w:p>
    <w:p w14:paraId="2355E05F" w14:textId="6B43992E"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308D5BE7" w14:textId="77777777" w:rsidR="007E1521" w:rsidRPr="005130CA" w:rsidRDefault="007E1521" w:rsidP="007E1521">
      <w:pPr>
        <w:ind w:left="2660"/>
        <w:rPr>
          <w:rFonts w:ascii="Courier" w:hAnsi="Courier"/>
        </w:rPr>
      </w:pPr>
    </w:p>
    <w:p w14:paraId="3A0B7A05" w14:textId="1B586EAD"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554E822" w14:textId="77777777" w:rsidR="007E1521" w:rsidRPr="005130CA" w:rsidRDefault="007E1521" w:rsidP="007E1521">
      <w:pPr>
        <w:ind w:left="2660"/>
        <w:rPr>
          <w:rFonts w:ascii="Courier" w:hAnsi="Courier"/>
        </w:rPr>
      </w:pPr>
    </w:p>
    <w:p w14:paraId="055A43C9" w14:textId="77777777" w:rsidR="007E1521" w:rsidRPr="00DB1972" w:rsidRDefault="007E1521" w:rsidP="004B00B9">
      <w:pPr>
        <w:pStyle w:val="ListParagraph"/>
        <w:numPr>
          <w:ilvl w:val="0"/>
          <w:numId w:val="38"/>
        </w:numPr>
        <w:ind w:left="1080"/>
        <w:rPr>
          <w:rFonts w:ascii="Courier" w:hAnsi="Courier"/>
        </w:rPr>
      </w:pPr>
      <w:r w:rsidRPr="00DB1972">
        <w:rPr>
          <w:rFonts w:ascii="Courier" w:hAnsi="Courier"/>
        </w:rPr>
        <w:t xml:space="preserve">R3 </w:t>
      </w:r>
      <w:proofErr w:type="gramStart"/>
      <w:r>
        <w:rPr>
          <w:rFonts w:ascii="Courier" w:hAnsi="Courier"/>
        </w:rPr>
        <w:t xml:space="preserve"> </w:t>
      </w:r>
      <w:r w:rsidRPr="00DB1972">
        <w:rPr>
          <w:rFonts w:ascii="Courier" w:hAnsi="Courier"/>
        </w:rPr>
        <w:t xml:space="preserve">  (</w:t>
      </w:r>
      <w:proofErr w:type="gramEnd"/>
      <w:r w:rsidRPr="00DB1972">
        <w:rPr>
          <w:rFonts w:ascii="Courier" w:hAnsi="Courier"/>
        </w:rPr>
        <w:t>1k</w:t>
      </w:r>
      <w:r>
        <w:rPr>
          <w:rFonts w:ascii="Courier" w:hAnsi="Courier"/>
        </w:rPr>
        <w:t>):</w:t>
      </w:r>
      <w:r w:rsidRPr="00DB1972">
        <w:rPr>
          <w:rFonts w:ascii="Courier" w:hAnsi="Courier"/>
        </w:rPr>
        <w:t xml:space="preserve">  _______</w:t>
      </w:r>
    </w:p>
    <w:p w14:paraId="72E72AEB" w14:textId="77777777" w:rsidR="007E1521" w:rsidRPr="005130CA" w:rsidRDefault="007E1521" w:rsidP="007E1521">
      <w:pPr>
        <w:ind w:left="2660"/>
        <w:rPr>
          <w:rFonts w:ascii="Courier" w:hAnsi="Courier"/>
        </w:rPr>
      </w:pPr>
    </w:p>
    <w:p w14:paraId="29665C5A" w14:textId="77777777" w:rsidR="007E1521" w:rsidRPr="00DB1972" w:rsidRDefault="007E1521" w:rsidP="004B00B9">
      <w:pPr>
        <w:pStyle w:val="ListParagraph"/>
        <w:numPr>
          <w:ilvl w:val="0"/>
          <w:numId w:val="38"/>
        </w:numPr>
        <w:ind w:left="1080"/>
        <w:rPr>
          <w:rFonts w:ascii="Courier" w:hAnsi="Courier"/>
        </w:rPr>
      </w:pPr>
      <w:r>
        <w:rPr>
          <w:rFonts w:ascii="Courier" w:hAnsi="Courier"/>
        </w:rPr>
        <w:t xml:space="preserve">R4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56F1C096" w14:textId="77777777" w:rsidR="007E1521" w:rsidRPr="005130CA" w:rsidRDefault="007E1521" w:rsidP="007E1521">
      <w:pPr>
        <w:ind w:left="2660"/>
        <w:rPr>
          <w:rFonts w:ascii="Courier" w:hAnsi="Courier"/>
        </w:rPr>
      </w:pPr>
    </w:p>
    <w:p w14:paraId="137616CF" w14:textId="77777777" w:rsidR="007E1521" w:rsidRPr="00DB1972" w:rsidRDefault="007E1521" w:rsidP="004B00B9">
      <w:pPr>
        <w:pStyle w:val="ListParagraph"/>
        <w:numPr>
          <w:ilvl w:val="0"/>
          <w:numId w:val="38"/>
        </w:numPr>
        <w:ind w:left="1080"/>
        <w:rPr>
          <w:rFonts w:ascii="Courier" w:hAnsi="Courier"/>
        </w:rPr>
      </w:pPr>
      <w:r>
        <w:rPr>
          <w:rFonts w:ascii="Courier" w:hAnsi="Courier"/>
        </w:rPr>
        <w:t>R5</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3455AE49" w14:textId="77777777" w:rsidR="007E1521" w:rsidRPr="005130CA" w:rsidRDefault="007E1521" w:rsidP="007E1521">
      <w:pPr>
        <w:ind w:left="2660"/>
        <w:rPr>
          <w:rFonts w:ascii="Courier" w:hAnsi="Courier"/>
        </w:rPr>
      </w:pPr>
    </w:p>
    <w:p w14:paraId="560BEB01" w14:textId="77777777" w:rsidR="007E1521" w:rsidRDefault="007E1521" w:rsidP="004B00B9">
      <w:pPr>
        <w:pStyle w:val="ListParagraph"/>
        <w:numPr>
          <w:ilvl w:val="0"/>
          <w:numId w:val="38"/>
        </w:numPr>
        <w:ind w:left="1080"/>
        <w:rPr>
          <w:rFonts w:ascii="Courier" w:hAnsi="Courier"/>
        </w:rPr>
      </w:pPr>
      <w:r>
        <w:rPr>
          <w:rFonts w:ascii="Courier" w:hAnsi="Courier"/>
        </w:rPr>
        <w:t>R6</w:t>
      </w:r>
      <w:proofErr w:type="gramStart"/>
      <w:r>
        <w:rPr>
          <w:rFonts w:ascii="Courier" w:hAnsi="Courier"/>
        </w:rPr>
        <w:t xml:space="preserve">   (</w:t>
      </w:r>
      <w:proofErr w:type="gramEnd"/>
      <w:r>
        <w:rPr>
          <w:rFonts w:ascii="Courier" w:hAnsi="Courier"/>
        </w:rPr>
        <w:t>22k):</w:t>
      </w:r>
      <w:r w:rsidRPr="00DB1972">
        <w:rPr>
          <w:rFonts w:ascii="Courier" w:hAnsi="Courier"/>
        </w:rPr>
        <w:t xml:space="preserve">  _______</w:t>
      </w:r>
    </w:p>
    <w:p w14:paraId="22435FF4" w14:textId="77777777" w:rsidR="007E1521" w:rsidRPr="005130CA" w:rsidRDefault="007E1521" w:rsidP="007E1521">
      <w:pPr>
        <w:rPr>
          <w:rFonts w:ascii="Courier" w:hAnsi="Courier"/>
        </w:rPr>
      </w:pPr>
    </w:p>
    <w:p w14:paraId="0DC4DE46" w14:textId="2A9AAB28" w:rsidR="007E1521" w:rsidRPr="00DB1972"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548FD39C" w14:textId="77777777" w:rsidR="007E1521" w:rsidRPr="005130CA" w:rsidRDefault="007E1521" w:rsidP="007E1521">
      <w:pPr>
        <w:ind w:left="2660"/>
        <w:rPr>
          <w:rFonts w:ascii="Courier" w:hAnsi="Courier"/>
        </w:rPr>
      </w:pPr>
    </w:p>
    <w:p w14:paraId="2CB5D9A5" w14:textId="0AA4DBE0" w:rsidR="007E1521" w:rsidRDefault="007E1521" w:rsidP="004B00B9">
      <w:pPr>
        <w:pStyle w:val="ListParagraph"/>
        <w:numPr>
          <w:ilvl w:val="0"/>
          <w:numId w:val="38"/>
        </w:numPr>
        <w:ind w:left="1080"/>
        <w:rPr>
          <w:rFonts w:ascii="Courier" w:hAnsi="Courier"/>
        </w:rPr>
      </w:pPr>
      <w:r>
        <w:rPr>
          <w:rFonts w:ascii="Courier" w:hAnsi="Courier"/>
        </w:rPr>
        <w:lastRenderedPageBreak/>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576B5DD7" w14:textId="77777777" w:rsidR="007E1521" w:rsidRPr="00E435FF" w:rsidRDefault="007E1521" w:rsidP="007E1521">
      <w:pPr>
        <w:rPr>
          <w:rFonts w:ascii="Courier" w:hAnsi="Courier"/>
        </w:rPr>
      </w:pP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709" w:name="_Toc94015393"/>
      <w:bookmarkStart w:id="710" w:name="_Toc96867131"/>
      <w:bookmarkStart w:id="711" w:name="_Toc96867436"/>
      <w:bookmarkStart w:id="712" w:name="_Toc96867618"/>
      <w:bookmarkStart w:id="713" w:name="_Toc96867686"/>
      <w:r>
        <w:t>IC sockets</w:t>
      </w:r>
      <w:bookmarkEnd w:id="709"/>
      <w:bookmarkEnd w:id="710"/>
      <w:bookmarkEnd w:id="711"/>
      <w:bookmarkEnd w:id="712"/>
      <w:bookmarkEnd w:id="713"/>
      <w:r>
        <w:br/>
      </w:r>
      <w:r w:rsidR="005130CA" w:rsidRPr="005130CA">
        <w:t xml:space="preserve">        </w:t>
      </w:r>
    </w:p>
    <w:p w14:paraId="014BAE41" w14:textId="7F52FA07"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16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4B00B9">
      <w:pPr>
        <w:pStyle w:val="ListParagraph"/>
        <w:numPr>
          <w:ilvl w:val="0"/>
          <w:numId w:val="1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4270C10F" w:rsidR="005130CA" w:rsidRPr="004C014A" w:rsidRDefault="005130CA" w:rsidP="004B00B9">
      <w:pPr>
        <w:pStyle w:val="ListParagraph"/>
        <w:numPr>
          <w:ilvl w:val="0"/>
          <w:numId w:val="12"/>
        </w:numPr>
        <w:ind w:left="720"/>
        <w:rPr>
          <w:rFonts w:ascii="Courier" w:hAnsi="Courier"/>
        </w:rPr>
      </w:pPr>
      <w:r w:rsidRPr="004C014A">
        <w:rPr>
          <w:rFonts w:ascii="Courier" w:hAnsi="Courier"/>
        </w:rPr>
        <w:t>Make sure notch is on the left end</w:t>
      </w:r>
      <w:r w:rsidR="007E1521">
        <w:rPr>
          <w:rFonts w:ascii="Courier" w:hAnsi="Courier"/>
        </w:rPr>
        <w:t xml:space="preserve"> as marked on the PCB</w:t>
      </w:r>
    </w:p>
    <w:p w14:paraId="1D93C757" w14:textId="7AAB3636" w:rsidR="005130CA" w:rsidRPr="005130CA" w:rsidRDefault="005130CA" w:rsidP="007E1521">
      <w:pPr>
        <w:rPr>
          <w:rFonts w:ascii="Courier" w:hAnsi="Courier"/>
        </w:rPr>
      </w:pPr>
    </w:p>
    <w:p w14:paraId="49532228" w14:textId="0BBA2D8D" w:rsidR="005130CA" w:rsidRPr="004C014A" w:rsidRDefault="005130CA"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16 </w:t>
      </w:r>
      <w:proofErr w:type="gramStart"/>
      <w:r w:rsidR="007E1521">
        <w:rPr>
          <w:rFonts w:ascii="Courier" w:hAnsi="Courier"/>
        </w:rPr>
        <w:t xml:space="preserve">pins  </w:t>
      </w:r>
      <w:r w:rsidRPr="004C014A">
        <w:rPr>
          <w:rFonts w:ascii="Courier" w:hAnsi="Courier"/>
        </w:rPr>
        <w:t>_</w:t>
      </w:r>
      <w:proofErr w:type="gramEnd"/>
      <w:r w:rsidRPr="004C014A">
        <w:rPr>
          <w:rFonts w:ascii="Courier" w:hAnsi="Courier"/>
        </w:rPr>
        <w:t>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3E11F499"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  </w:t>
      </w: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5832AB04" w14:textId="77777777" w:rsidR="00903057" w:rsidRPr="007E1521" w:rsidRDefault="00903057" w:rsidP="007E1521"/>
    <w:p w14:paraId="385A44E5" w14:textId="69A86D2E" w:rsidR="007E1521" w:rsidRDefault="007E1521" w:rsidP="007E1521">
      <w:pPr>
        <w:pStyle w:val="Heading1"/>
      </w:pPr>
      <w:bookmarkStart w:id="714" w:name="_Toc94015394"/>
      <w:bookmarkStart w:id="715" w:name="_Toc96867132"/>
      <w:bookmarkStart w:id="716" w:name="_Toc96867437"/>
      <w:bookmarkStart w:id="717" w:name="_Toc96867619"/>
      <w:bookmarkStart w:id="718" w:name="_Toc96867687"/>
      <w:r>
        <w:t>Stacking connectors and female header</w:t>
      </w:r>
      <w:bookmarkEnd w:id="714"/>
      <w:bookmarkEnd w:id="715"/>
      <w:bookmarkEnd w:id="716"/>
      <w:bookmarkEnd w:id="717"/>
      <w:bookmarkEnd w:id="718"/>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3882EED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Stacking connector A4 is not needed. Sta</w:t>
      </w:r>
      <w:r w:rsidR="005E6199">
        <w:rPr>
          <w:rFonts w:ascii="Courier" w:hAnsi="Courier"/>
        </w:rPr>
        <w:t>cking connector A1 can be 8-pin</w:t>
      </w:r>
      <w:r w:rsidR="00002E2C">
        <w:rPr>
          <w:rFonts w:ascii="Courier" w:hAnsi="Courier"/>
        </w:rPr>
        <w:t xml:space="preserve"> </w:t>
      </w:r>
      <w:r w:rsidR="005E6199">
        <w:rPr>
          <w:rFonts w:ascii="Courier" w:hAnsi="Courier"/>
        </w:rPr>
        <w:t>(pins 9 and 10 are not used)</w:t>
      </w:r>
      <w:r>
        <w:rPr>
          <w:rFonts w:ascii="Courier" w:hAnsi="Courier"/>
        </w:rPr>
        <w:t>.</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2A5CAF8D" w14:textId="01A7DF4D" w:rsidR="007E1521" w:rsidRPr="007E1521" w:rsidRDefault="007E1521" w:rsidP="007E1521">
      <w:pPr>
        <w:pStyle w:val="ListParagraph"/>
        <w:rPr>
          <w:rFonts w:ascii="Courier" w:hAnsi="Courier"/>
        </w:rPr>
      </w:pPr>
    </w:p>
    <w:p w14:paraId="08AAF5D5" w14:textId="77777777" w:rsidR="007E1521" w:rsidRPr="007E1521" w:rsidRDefault="007E1521" w:rsidP="007E1521"/>
    <w:p w14:paraId="2812AE0E" w14:textId="34893A39" w:rsidR="007E1521" w:rsidRDefault="007E1521" w:rsidP="00C83733">
      <w:pPr>
        <w:pStyle w:val="Heading1"/>
      </w:pPr>
      <w:bookmarkStart w:id="719" w:name="_Toc94015395"/>
      <w:bookmarkStart w:id="720" w:name="_Toc96867133"/>
      <w:bookmarkStart w:id="721" w:name="_Toc96867438"/>
      <w:bookmarkStart w:id="722" w:name="_Toc96867620"/>
      <w:bookmarkStart w:id="723" w:name="_Toc96867688"/>
      <w:r>
        <w:t>Screw terminal blocks</w:t>
      </w:r>
      <w:bookmarkEnd w:id="719"/>
      <w:bookmarkEnd w:id="720"/>
      <w:bookmarkEnd w:id="721"/>
      <w:bookmarkEnd w:id="722"/>
      <w:bookmarkEnd w:id="723"/>
    </w:p>
    <w:p w14:paraId="068F53BB" w14:textId="77777777" w:rsidR="007E1521" w:rsidRPr="007E1521" w:rsidRDefault="007E1521" w:rsidP="007E1521"/>
    <w:p w14:paraId="14E80469" w14:textId="726CC041"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blocks</w:t>
      </w:r>
      <w:r w:rsidR="00E04DB0">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4 joints</w:t>
      </w:r>
      <w:r w:rsidRPr="00C83733">
        <w:rPr>
          <w:rFonts w:ascii="Courier" w:hAnsi="Courier"/>
          <w:b/>
          <w:sz w:val="28"/>
          <w:szCs w:val="28"/>
          <w:u w:val="single"/>
        </w:rPr>
        <w:t>:</w:t>
      </w:r>
      <w:r w:rsidRPr="007E1521">
        <w:rPr>
          <w:rFonts w:ascii="Courier" w:hAnsi="Courier"/>
          <w:b/>
          <w:sz w:val="28"/>
          <w:szCs w:val="28"/>
          <w:u w:val="single"/>
        </w:rPr>
        <w:br/>
      </w:r>
    </w:p>
    <w:p w14:paraId="23FDFED2" w14:textId="51187F2A"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E04DB0">
        <w:rPr>
          <w:rFonts w:ascii="Courier" w:hAnsi="Courier"/>
        </w:rPr>
        <w:t>s</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55B1CE06" w14:textId="2899BA65" w:rsidR="007E1521" w:rsidRPr="004C014A" w:rsidRDefault="007E1521" w:rsidP="004B00B9">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21399F50" w14:textId="77777777" w:rsidR="007E1521" w:rsidRPr="005130CA" w:rsidRDefault="007E1521" w:rsidP="007E1521">
      <w:pPr>
        <w:ind w:left="-1800" w:firstLine="2300"/>
        <w:rPr>
          <w:rFonts w:ascii="Courier" w:hAnsi="Courier"/>
        </w:rPr>
      </w:pPr>
    </w:p>
    <w:p w14:paraId="3EFFB1C2" w14:textId="4BD7F4E0" w:rsidR="007E1521" w:rsidRDefault="007E1521" w:rsidP="004B00B9">
      <w:pPr>
        <w:pStyle w:val="ListParagraph"/>
        <w:numPr>
          <w:ilvl w:val="3"/>
          <w:numId w:val="17"/>
        </w:numPr>
        <w:ind w:left="1080"/>
        <w:rPr>
          <w:rFonts w:ascii="Courier" w:hAnsi="Courier"/>
        </w:rPr>
      </w:pPr>
      <w:r>
        <w:rPr>
          <w:rFonts w:ascii="Courier" w:hAnsi="Courier"/>
        </w:rPr>
        <w:t>J2:</w:t>
      </w:r>
      <w:r w:rsidRPr="004C014A">
        <w:rPr>
          <w:rFonts w:ascii="Courier" w:hAnsi="Courier"/>
        </w:rPr>
        <w:t xml:space="preserve">  ________</w:t>
      </w:r>
      <w:r>
        <w:rPr>
          <w:rFonts w:ascii="Courier" w:hAnsi="Courier"/>
        </w:rPr>
        <w:t xml:space="preserve">  </w:t>
      </w:r>
    </w:p>
    <w:p w14:paraId="01B28C45" w14:textId="77777777" w:rsidR="007E1521" w:rsidRPr="007E1521" w:rsidRDefault="007E1521" w:rsidP="007E1521">
      <w:pPr>
        <w:rPr>
          <w:rFonts w:ascii="Courier" w:hAnsi="Courier"/>
        </w:rPr>
      </w:pPr>
    </w:p>
    <w:p w14:paraId="13593139" w14:textId="36DA0639"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02E2C">
        <w:rPr>
          <w:rFonts w:ascii="Courier" w:hAnsi="Courier"/>
        </w:rPr>
        <w:t>T</w:t>
      </w:r>
      <w:r>
        <w:rPr>
          <w:rFonts w:ascii="Courier" w:hAnsi="Courier"/>
        </w:rPr>
        <w:t xml:space="preserve">he screw terminal blocks may be 2-pin or 3-pin. If 2-pin blocks are used, insert them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3CF11138"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blocks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6FAC10A5" w14:textId="652D922B" w:rsidR="007E1521" w:rsidRPr="007E1521" w:rsidRDefault="007E1521" w:rsidP="00CC7B95">
      <w:pPr>
        <w:pStyle w:val="ListParagraph"/>
        <w:numPr>
          <w:ilvl w:val="0"/>
          <w:numId w:val="40"/>
        </w:num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0BD7816C" w14:textId="7E281C8F" w:rsidR="005130CA" w:rsidRPr="005130CA" w:rsidRDefault="00C83733" w:rsidP="00C83733">
      <w:pPr>
        <w:pStyle w:val="Heading1"/>
      </w:pPr>
      <w:bookmarkStart w:id="724" w:name="_Toc94015396"/>
      <w:bookmarkStart w:id="725" w:name="_Toc96867134"/>
      <w:bookmarkStart w:id="726" w:name="_Toc96867439"/>
      <w:bookmarkStart w:id="727" w:name="_Toc96867621"/>
      <w:bookmarkStart w:id="728" w:name="_Toc96867689"/>
      <w:r>
        <w:t>Filter capacitors</w:t>
      </w:r>
      <w:bookmarkEnd w:id="724"/>
      <w:bookmarkEnd w:id="725"/>
      <w:bookmarkEnd w:id="726"/>
      <w:bookmarkEnd w:id="727"/>
      <w:bookmarkEnd w:id="728"/>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34702A7A"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0.1uF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29F5FD75" w14:textId="77777777" w:rsidR="003330C1" w:rsidRDefault="005130CA" w:rsidP="006A2DC3">
      <w:pPr>
        <w:ind w:left="360"/>
        <w:rPr>
          <w:rFonts w:ascii="Courier" w:hAnsi="Courier"/>
        </w:rPr>
      </w:pPr>
      <w:r w:rsidRPr="005130CA">
        <w:rPr>
          <w:rFonts w:ascii="Courier" w:hAnsi="Courier"/>
        </w:rPr>
        <w:t xml:space="preserve">        </w:t>
      </w:r>
    </w:p>
    <w:p w14:paraId="43C55861" w14:textId="77777777" w:rsidR="003330C1" w:rsidRDefault="003330C1" w:rsidP="006A2DC3">
      <w:pPr>
        <w:ind w:left="360"/>
        <w:rPr>
          <w:rFonts w:ascii="Courier" w:hAnsi="Courier"/>
        </w:rPr>
      </w:pPr>
    </w:p>
    <w:p w14:paraId="0B57F654" w14:textId="5D092B0C" w:rsidR="005130CA" w:rsidRPr="005130CA" w:rsidRDefault="005130CA" w:rsidP="006A2DC3">
      <w:pPr>
        <w:ind w:left="360"/>
        <w:rPr>
          <w:rFonts w:ascii="Courier" w:hAnsi="Courier"/>
        </w:rPr>
      </w:pPr>
      <w:r w:rsidRPr="005130CA">
        <w:rPr>
          <w:rFonts w:ascii="Courier" w:hAnsi="Courier"/>
        </w:rPr>
        <w:t xml:space="preserve">        </w:t>
      </w:r>
    </w:p>
    <w:p w14:paraId="2EE96EDE" w14:textId="63DCA444" w:rsidR="00C268C6" w:rsidRDefault="00C268C6" w:rsidP="00C268C6">
      <w:pPr>
        <w:pStyle w:val="Heading1"/>
        <w:rPr>
          <w:color w:val="FF0000"/>
        </w:rPr>
      </w:pPr>
      <w:bookmarkStart w:id="729" w:name="_Toc94015397"/>
      <w:bookmarkStart w:id="730" w:name="_Toc96867135"/>
      <w:bookmarkStart w:id="731" w:name="_Toc96867440"/>
      <w:bookmarkStart w:id="732" w:name="_Toc96867622"/>
      <w:bookmarkStart w:id="733" w:name="_Toc96867690"/>
      <w:r>
        <w:t>Bypass diode</w:t>
      </w:r>
      <w:bookmarkEnd w:id="729"/>
      <w:bookmarkEnd w:id="730"/>
      <w:bookmarkEnd w:id="731"/>
      <w:bookmarkEnd w:id="732"/>
      <w:bookmarkEnd w:id="733"/>
      <w:del w:id="734" w:author="Chris Satterlee" w:date="2022-01-25T14:22:00Z">
        <w:r w:rsidDel="00F15408">
          <w:delText>(s)</w:delText>
        </w:r>
      </w:del>
    </w:p>
    <w:p w14:paraId="4C4F001B" w14:textId="77777777" w:rsidR="00C268C6" w:rsidRDefault="00C268C6" w:rsidP="00C268C6">
      <w:pPr>
        <w:rPr>
          <w:rFonts w:ascii="Courier" w:hAnsi="Courier"/>
        </w:rPr>
      </w:pPr>
    </w:p>
    <w:p w14:paraId="757E3266" w14:textId="2F73E9E5" w:rsidR="00C268C6" w:rsidRDefault="00C268C6" w:rsidP="00C268C6">
      <w:pPr>
        <w:rPr>
          <w:rFonts w:ascii="Courier" w:hAnsi="Courier"/>
        </w:rPr>
      </w:pPr>
      <w:r>
        <w:rPr>
          <w:rFonts w:ascii="Courier" w:hAnsi="Courier"/>
        </w:rPr>
        <w:t>The purpose of the bypass diode</w:t>
      </w:r>
      <w:ins w:id="735" w:author="Chris Satterlee" w:date="2022-01-25T14:23:00Z">
        <w:r w:rsidR="00F15408">
          <w:rPr>
            <w:rFonts w:ascii="Courier" w:hAnsi="Courier"/>
          </w:rPr>
          <w:t xml:space="preserve"> (15SQ100, 15A/100V)</w:t>
        </w:r>
      </w:ins>
      <w:del w:id="736" w:author="Chris Satterlee" w:date="2022-01-25T14:23:00Z">
        <w:r w:rsidDel="00F15408">
          <w:rPr>
            <w:rFonts w:ascii="Courier" w:hAnsi="Courier"/>
          </w:rPr>
          <w:delText>(s)</w:delText>
        </w:r>
      </w:del>
      <w:r>
        <w:rPr>
          <w:rFonts w:ascii="Courier" w:hAnsi="Courier"/>
        </w:rPr>
        <w:t xml:space="preserve"> is to protect the electronics in case the PV is connected to the IV Swinger 2 backwards.</w:t>
      </w:r>
    </w:p>
    <w:p w14:paraId="5CE562BE" w14:textId="77777777" w:rsidR="00C268C6" w:rsidRDefault="00C268C6" w:rsidP="00C268C6">
      <w:pPr>
        <w:rPr>
          <w:rFonts w:ascii="Courier" w:hAnsi="Courier"/>
        </w:rPr>
      </w:pPr>
    </w:p>
    <w:p w14:paraId="07235A2C" w14:textId="01412016" w:rsidR="00C268C6" w:rsidDel="00F15408" w:rsidRDefault="00F15408" w:rsidP="00C268C6">
      <w:pPr>
        <w:rPr>
          <w:del w:id="737" w:author="Chris Satterlee" w:date="2022-01-25T14:25:00Z"/>
          <w:rFonts w:ascii="Courier" w:hAnsi="Courier"/>
        </w:rPr>
      </w:pPr>
      <w:ins w:id="738" w:author="Chris Satterlee" w:date="2022-01-25T14:26:00Z">
        <w:r>
          <w:rPr>
            <w:rFonts w:ascii="Courier" w:hAnsi="Courier"/>
          </w:rPr>
          <w:t xml:space="preserve">NOTE: </w:t>
        </w:r>
      </w:ins>
      <w:r w:rsidR="00C268C6">
        <w:rPr>
          <w:rFonts w:ascii="Courier" w:hAnsi="Courier"/>
        </w:rPr>
        <w:t>The PCB</w:t>
      </w:r>
      <w:del w:id="739" w:author="Chris Satterlee" w:date="2022-01-25T14:25:00Z">
        <w:r w:rsidR="00C268C6" w:rsidDel="00F15408">
          <w:rPr>
            <w:rFonts w:ascii="Courier" w:hAnsi="Courier"/>
          </w:rPr>
          <w:delText>s</w:delText>
        </w:r>
      </w:del>
      <w:r w:rsidR="00C268C6">
        <w:rPr>
          <w:rFonts w:ascii="Courier" w:hAnsi="Courier"/>
        </w:rPr>
        <w:t xml:space="preserve"> w</w:t>
      </w:r>
      <w:ins w:id="740" w:author="Chris Satterlee" w:date="2022-01-25T14:26:00Z">
        <w:r>
          <w:rPr>
            <w:rFonts w:ascii="Courier" w:hAnsi="Courier"/>
          </w:rPr>
          <w:t>as</w:t>
        </w:r>
      </w:ins>
      <w:del w:id="741" w:author="Chris Satterlee" w:date="2022-01-25T14:26:00Z">
        <w:r w:rsidR="00C268C6" w:rsidDel="00F15408">
          <w:rPr>
            <w:rFonts w:ascii="Courier" w:hAnsi="Courier"/>
          </w:rPr>
          <w:delText>ere</w:delText>
        </w:r>
      </w:del>
      <w:r w:rsidR="00C268C6">
        <w:rPr>
          <w:rFonts w:ascii="Courier" w:hAnsi="Courier"/>
        </w:rPr>
        <w:t xml:space="preserve"> designed for </w:t>
      </w:r>
      <w:ins w:id="742" w:author="Chris Satterlee" w:date="2022-01-25T14:25:00Z">
        <w:r>
          <w:rPr>
            <w:rFonts w:ascii="Courier" w:hAnsi="Courier"/>
          </w:rPr>
          <w:t xml:space="preserve">two </w:t>
        </w:r>
      </w:ins>
      <w:r w:rsidR="00C268C6">
        <w:rPr>
          <w:rFonts w:ascii="Courier" w:hAnsi="Courier"/>
        </w:rPr>
        <w:t>15A, 45V bypass diodes (15SQ045)</w:t>
      </w:r>
      <w:ins w:id="743" w:author="Chris Satterlee" w:date="2022-01-25T14:24:00Z">
        <w:r>
          <w:rPr>
            <w:rFonts w:ascii="Courier" w:hAnsi="Courier"/>
          </w:rPr>
          <w:t>, but this was a design error. Th</w:t>
        </w:r>
      </w:ins>
      <w:ins w:id="744" w:author="Chris Satterlee" w:date="2022-01-25T14:25:00Z">
        <w:r>
          <w:rPr>
            <w:rFonts w:ascii="Courier" w:hAnsi="Courier"/>
          </w:rPr>
          <w:t>e single 100V diode must be used.</w:t>
        </w:r>
      </w:ins>
      <w:del w:id="745" w:author="Chris Satterlee" w:date="2022-01-25T14:24:00Z">
        <w:r w:rsidR="00C268C6" w:rsidDel="00F15408">
          <w:rPr>
            <w:rFonts w:ascii="Courier" w:hAnsi="Courier"/>
          </w:rPr>
          <w:delText>.</w:delText>
        </w:r>
      </w:del>
      <w:del w:id="746" w:author="Chris Satterlee" w:date="2022-01-25T14:25:00Z">
        <w:r w:rsidR="00C268C6" w:rsidDel="00F15408">
          <w:rPr>
            <w:rFonts w:ascii="Courier" w:hAnsi="Courier"/>
          </w:rPr>
          <w:delText xml:space="preserve"> </w:delText>
        </w:r>
      </w:del>
      <w:del w:id="747" w:author="Chris Satterlee" w:date="2022-01-25T14:24:00Z">
        <w:r w:rsidR="00C268C6" w:rsidDel="00F15408">
          <w:rPr>
            <w:rFonts w:ascii="Courier" w:hAnsi="Courier"/>
          </w:rPr>
          <w:delText xml:space="preserve">The module versions require two of these in series. </w:delText>
        </w:r>
      </w:del>
    </w:p>
    <w:p w14:paraId="265721FC" w14:textId="77777777" w:rsidR="00C268C6" w:rsidRDefault="00C268C6" w:rsidP="00C268C6">
      <w:pPr>
        <w:rPr>
          <w:rFonts w:ascii="Courier" w:hAnsi="Courier"/>
        </w:rPr>
      </w:pPr>
    </w:p>
    <w:p w14:paraId="0DC3F443" w14:textId="667D0B97" w:rsidR="00C268C6" w:rsidDel="00F15408" w:rsidRDefault="00C268C6" w:rsidP="00C268C6">
      <w:pPr>
        <w:rPr>
          <w:del w:id="748" w:author="Chris Satterlee" w:date="2022-01-25T14:25:00Z"/>
          <w:rFonts w:ascii="Courier" w:hAnsi="Courier"/>
        </w:rPr>
      </w:pPr>
      <w:del w:id="749" w:author="Chris Satterlee" w:date="2022-01-25T14:25:00Z">
        <w:r w:rsidDel="00F15408">
          <w:rPr>
            <w:rFonts w:ascii="Courier" w:hAnsi="Courier"/>
          </w:rPr>
          <w:delText>There is a 15A, 100V part (15SQ100) that may be used in place of the two 45V parts in the module versions (</w:delText>
        </w:r>
        <w:r w:rsidRPr="00C268C6" w:rsidDel="00F15408">
          <w:rPr>
            <w:rFonts w:ascii="Courier" w:hAnsi="Courier"/>
            <w:u w:val="single"/>
          </w:rPr>
          <w:delText>preferred</w:delText>
        </w:r>
        <w:r w:rsidDel="00F15408">
          <w:rPr>
            <w:rFonts w:ascii="Courier" w:hAnsi="Courier"/>
          </w:rPr>
          <w:delText xml:space="preserve">). </w:delText>
        </w:r>
      </w:del>
    </w:p>
    <w:p w14:paraId="317E69C2" w14:textId="77777777" w:rsidR="00C268C6" w:rsidRPr="007E1521" w:rsidRDefault="00C268C6" w:rsidP="00C268C6">
      <w:pPr>
        <w:rPr>
          <w:rFonts w:ascii="Courier" w:hAnsi="Courier"/>
        </w:rPr>
      </w:pPr>
    </w:p>
    <w:p w14:paraId="59AC12E3" w14:textId="20D3BA4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diode</w:t>
      </w:r>
      <w:del w:id="750" w:author="Chris Satterlee" w:date="2022-01-25T14:26:00Z">
        <w:r w:rsidDel="00F15408">
          <w:rPr>
            <w:rFonts w:ascii="Courier" w:hAnsi="Courier"/>
            <w:b/>
            <w:sz w:val="28"/>
            <w:szCs w:val="28"/>
            <w:u w:val="single"/>
          </w:rPr>
          <w:delText>(s)</w:delText>
        </w:r>
      </w:del>
      <w:r>
        <w:rPr>
          <w:rFonts w:ascii="Courier" w:hAnsi="Courier"/>
          <w:b/>
          <w:sz w:val="28"/>
          <w:szCs w:val="28"/>
          <w:u w:val="single"/>
        </w:rPr>
        <w:t xml:space="preserve"> to PCB – 2 </w:t>
      </w:r>
      <w:del w:id="751" w:author="Chris Satterlee" w:date="2022-01-25T14:27:00Z">
        <w:r w:rsidDel="00F15408">
          <w:rPr>
            <w:rFonts w:ascii="Courier" w:hAnsi="Courier"/>
            <w:b/>
            <w:sz w:val="28"/>
            <w:szCs w:val="28"/>
            <w:u w:val="single"/>
          </w:rPr>
          <w:delText xml:space="preserve">or 4 </w:delText>
        </w:r>
      </w:del>
      <w:r>
        <w:rPr>
          <w:rFonts w:ascii="Courier" w:hAnsi="Courier"/>
          <w:b/>
          <w:sz w:val="28"/>
          <w:szCs w:val="28"/>
          <w:u w:val="single"/>
        </w:rPr>
        <w:t>joints</w:t>
      </w:r>
      <w:r w:rsidRPr="00C83733">
        <w:rPr>
          <w:rFonts w:ascii="Courier" w:hAnsi="Courier"/>
          <w:b/>
          <w:sz w:val="28"/>
          <w:szCs w:val="28"/>
          <w:u w:val="single"/>
        </w:rPr>
        <w:t>:</w:t>
      </w:r>
      <w:r w:rsidRPr="007E1521">
        <w:rPr>
          <w:rFonts w:ascii="Courier" w:hAnsi="Courier"/>
          <w:b/>
          <w:sz w:val="28"/>
          <w:szCs w:val="28"/>
          <w:u w:val="single"/>
        </w:rPr>
        <w:br/>
      </w:r>
    </w:p>
    <w:p w14:paraId="395D7F62" w14:textId="6A0125AA" w:rsidR="00C268C6" w:rsidRDefault="00C268C6" w:rsidP="004B00B9">
      <w:pPr>
        <w:pStyle w:val="ListParagraph"/>
        <w:numPr>
          <w:ilvl w:val="0"/>
          <w:numId w:val="16"/>
        </w:numPr>
        <w:rPr>
          <w:rFonts w:ascii="Courier" w:hAnsi="Courier"/>
        </w:r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p>
    <w:p w14:paraId="60FEA4E4" w14:textId="77777777" w:rsidR="00C268C6" w:rsidRDefault="00C268C6" w:rsidP="00C268C6">
      <w:pPr>
        <w:pStyle w:val="ListParagraph"/>
        <w:rPr>
          <w:rFonts w:ascii="Courier" w:hAnsi="Courier"/>
        </w:rPr>
      </w:pPr>
    </w:p>
    <w:p w14:paraId="0946950D" w14:textId="521B04CF" w:rsidR="00C268C6" w:rsidRPr="004C014A" w:rsidRDefault="00002E2C" w:rsidP="004B00B9">
      <w:pPr>
        <w:pStyle w:val="ListParagraph"/>
        <w:numPr>
          <w:ilvl w:val="0"/>
          <w:numId w:val="16"/>
        </w:numPr>
        <w:rPr>
          <w:rFonts w:ascii="Courier" w:hAnsi="Courier"/>
        </w:rPr>
      </w:pPr>
      <w:del w:id="752" w:author="Chris Satterlee" w:date="2022-01-25T14:27:00Z">
        <w:r w:rsidRPr="00CC7B95" w:rsidDel="00F15408">
          <w:rPr>
            <w:rFonts w:ascii="Courier" w:hAnsi="Courier"/>
          </w:rPr>
          <w:delText>100V diode</w:delText>
        </w:r>
        <w:r w:rsidR="00C268C6" w:rsidRPr="00CC7B95" w:rsidDel="00F15408">
          <w:rPr>
            <w:rFonts w:ascii="Courier" w:hAnsi="Courier"/>
          </w:rPr>
          <w:delText xml:space="preserve"> (1x 15SQ100)</w:delText>
        </w:r>
        <w:r w:rsidR="00C268C6" w:rsidRPr="00002E2C" w:rsidDel="00F15408">
          <w:rPr>
            <w:rFonts w:ascii="Courier" w:hAnsi="Courier"/>
          </w:rPr>
          <w:delText>.</w:delText>
        </w:r>
        <w:r w:rsidR="00C268C6" w:rsidDel="00F15408">
          <w:rPr>
            <w:rFonts w:ascii="Courier" w:hAnsi="Courier"/>
          </w:rPr>
          <w:delText xml:space="preserve"> </w:delText>
        </w:r>
      </w:del>
      <w:r w:rsidR="00C268C6">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72F762BA" w:rsidR="00C268C6" w:rsidRDefault="00C268C6" w:rsidP="004B00B9">
      <w:pPr>
        <w:pStyle w:val="ListParagraph"/>
        <w:numPr>
          <w:ilvl w:val="3"/>
          <w:numId w:val="17"/>
        </w:numPr>
        <w:ind w:left="1080"/>
        <w:rPr>
          <w:rFonts w:ascii="Courier" w:hAnsi="Courier"/>
        </w:rPr>
      </w:pPr>
      <w:r>
        <w:rPr>
          <w:rFonts w:ascii="Courier" w:hAnsi="Courier"/>
        </w:rPr>
        <w:t>Pad D1</w:t>
      </w:r>
      <w:ins w:id="753" w:author="Chris Satterlee" w:date="2022-01-25T14:27:00Z">
        <w:r w:rsidR="00F15408">
          <w:rPr>
            <w:rFonts w:ascii="Courier" w:hAnsi="Courier"/>
          </w:rPr>
          <w:t xml:space="preserve"> (cathode)</w:t>
        </w:r>
      </w:ins>
      <w:r>
        <w:rPr>
          <w:rFonts w:ascii="Courier" w:hAnsi="Courier"/>
        </w:rPr>
        <w:t xml:space="preserve">, striped end (top):  </w:t>
      </w:r>
      <w:r w:rsidRPr="004C014A">
        <w:rPr>
          <w:rFonts w:ascii="Courier" w:hAnsi="Courier"/>
        </w:rPr>
        <w:t>________</w:t>
      </w:r>
    </w:p>
    <w:p w14:paraId="0F5D8416" w14:textId="11BC52D9" w:rsidR="00C268C6" w:rsidDel="00F15408" w:rsidRDefault="00C268C6" w:rsidP="004B00B9">
      <w:pPr>
        <w:pStyle w:val="ListParagraph"/>
        <w:numPr>
          <w:ilvl w:val="3"/>
          <w:numId w:val="17"/>
        </w:numPr>
        <w:ind w:left="1080"/>
        <w:rPr>
          <w:del w:id="754" w:author="Chris Satterlee" w:date="2022-01-25T14:27:00Z"/>
          <w:rFonts w:ascii="Courier" w:hAnsi="Courier"/>
        </w:rPr>
      </w:pPr>
      <w:r>
        <w:rPr>
          <w:rFonts w:ascii="Courier" w:hAnsi="Courier"/>
        </w:rPr>
        <w:t>Pad D4</w:t>
      </w:r>
      <w:ins w:id="755" w:author="Chris Satterlee" w:date="2022-01-25T14:27:00Z">
        <w:r w:rsidR="00F15408">
          <w:rPr>
            <w:rFonts w:ascii="Courier" w:hAnsi="Courier"/>
          </w:rPr>
          <w:t xml:space="preserve"> (anode)</w:t>
        </w:r>
      </w:ins>
      <w:r>
        <w:rPr>
          <w:rFonts w:ascii="Courier" w:hAnsi="Courier"/>
        </w:rPr>
        <w:t xml:space="preserve">, non-striped end (bottom):  </w:t>
      </w:r>
      <w:r w:rsidRPr="004C014A">
        <w:rPr>
          <w:rFonts w:ascii="Courier" w:hAnsi="Courier"/>
        </w:rPr>
        <w:t>________</w:t>
      </w:r>
    </w:p>
    <w:p w14:paraId="304E254D" w14:textId="77777777" w:rsidR="00C268C6" w:rsidRPr="00F15408" w:rsidRDefault="00C268C6">
      <w:pPr>
        <w:pStyle w:val="ListParagraph"/>
        <w:numPr>
          <w:ilvl w:val="3"/>
          <w:numId w:val="17"/>
        </w:numPr>
        <w:ind w:left="1080"/>
        <w:rPr>
          <w:rFonts w:ascii="Courier" w:hAnsi="Courier"/>
          <w:rPrChange w:id="756" w:author="Chris Satterlee" w:date="2022-01-25T14:27:00Z">
            <w:rPr/>
          </w:rPrChange>
        </w:rPr>
        <w:pPrChange w:id="757" w:author="Chris Satterlee" w:date="2022-01-25T14:27:00Z">
          <w:pPr>
            <w:pStyle w:val="ListParagraph"/>
            <w:ind w:left="1080"/>
          </w:pPr>
        </w:pPrChange>
      </w:pPr>
    </w:p>
    <w:p w14:paraId="0B550CE6" w14:textId="5CCF62A2" w:rsidR="00C268C6" w:rsidRPr="00C268C6" w:rsidDel="00F15408" w:rsidRDefault="00C268C6">
      <w:pPr>
        <w:rPr>
          <w:del w:id="758" w:author="Chris Satterlee" w:date="2022-01-25T14:27:00Z"/>
          <w:rFonts w:ascii="Courier" w:hAnsi="Courier"/>
        </w:rPr>
      </w:pPr>
      <w:r>
        <w:rPr>
          <w:rFonts w:ascii="Courier" w:hAnsi="Courier"/>
        </w:rPr>
        <w:t xml:space="preserve">  </w:t>
      </w:r>
      <w:del w:id="759" w:author="Chris Satterlee" w:date="2022-01-25T14:27:00Z">
        <w:r w:rsidDel="00F15408">
          <w:rPr>
            <w:rFonts w:ascii="Courier" w:hAnsi="Courier"/>
          </w:rPr>
          <w:delText>-OR-</w:delText>
        </w:r>
        <w:r w:rsidRPr="00C268C6" w:rsidDel="00F15408">
          <w:rPr>
            <w:rFonts w:ascii="Courier" w:hAnsi="Courier"/>
          </w:rPr>
          <w:br/>
        </w:r>
      </w:del>
    </w:p>
    <w:p w14:paraId="697A9906" w14:textId="6BDBD51B" w:rsidR="00C268C6" w:rsidRPr="00CC7B95" w:rsidDel="00F15408" w:rsidRDefault="00002E2C">
      <w:pPr>
        <w:rPr>
          <w:del w:id="760" w:author="Chris Satterlee" w:date="2022-01-25T14:27:00Z"/>
          <w:rFonts w:ascii="Courier" w:hAnsi="Courier"/>
        </w:rPr>
        <w:pPrChange w:id="761" w:author="Chris Satterlee" w:date="2022-01-25T14:27:00Z">
          <w:pPr>
            <w:pStyle w:val="ListParagraph"/>
            <w:numPr>
              <w:numId w:val="16"/>
            </w:numPr>
            <w:ind w:hanging="360"/>
          </w:pPr>
        </w:pPrChange>
      </w:pPr>
      <w:del w:id="762" w:author="Chris Satterlee" w:date="2022-01-25T14:27:00Z">
        <w:r w:rsidRPr="00CC7B95" w:rsidDel="00F15408">
          <w:rPr>
            <w:rFonts w:ascii="Courier" w:hAnsi="Courier"/>
          </w:rPr>
          <w:delText xml:space="preserve">45V diodes </w:delText>
        </w:r>
        <w:r w:rsidR="00C268C6" w:rsidRPr="00CC7B95" w:rsidDel="00F15408">
          <w:rPr>
            <w:rFonts w:ascii="Courier" w:hAnsi="Courier"/>
          </w:rPr>
          <w:delText>(2x 15SQ045)</w:delText>
        </w:r>
        <w:r w:rsidR="00C268C6" w:rsidRPr="00002E2C" w:rsidDel="00F15408">
          <w:rPr>
            <w:rFonts w:ascii="Courier" w:hAnsi="Courier"/>
          </w:rPr>
          <w:delText>.</w:delText>
        </w:r>
        <w:r w:rsidR="00C268C6" w:rsidDel="00F15408">
          <w:rPr>
            <w:rFonts w:ascii="Courier" w:hAnsi="Courier"/>
          </w:rPr>
          <w:delText xml:space="preserve"> Insert leads as follows:</w:delText>
        </w:r>
        <w:r w:rsidR="00C268C6" w:rsidRPr="00CC7B95" w:rsidDel="00F15408">
          <w:rPr>
            <w:rFonts w:ascii="Courier" w:hAnsi="Courier"/>
          </w:rPr>
          <w:delText xml:space="preserve">  </w:delText>
        </w:r>
      </w:del>
    </w:p>
    <w:p w14:paraId="1F4D6176" w14:textId="3BB0C091" w:rsidR="00C268C6" w:rsidDel="00F15408" w:rsidRDefault="00C268C6">
      <w:pPr>
        <w:rPr>
          <w:del w:id="763" w:author="Chris Satterlee" w:date="2022-01-25T14:27:00Z"/>
          <w:rFonts w:ascii="Courier" w:hAnsi="Courier"/>
        </w:rPr>
        <w:pPrChange w:id="764" w:author="Chris Satterlee" w:date="2022-01-25T14:27:00Z">
          <w:pPr>
            <w:pStyle w:val="ListParagraph"/>
            <w:numPr>
              <w:ilvl w:val="3"/>
              <w:numId w:val="17"/>
            </w:numPr>
            <w:ind w:left="1080" w:hanging="360"/>
          </w:pPr>
        </w:pPrChange>
      </w:pPr>
      <w:del w:id="765" w:author="Chris Satterlee" w:date="2022-01-25T14:27:00Z">
        <w:r w:rsidDel="00F15408">
          <w:rPr>
            <w:rFonts w:ascii="Courier" w:hAnsi="Courier"/>
          </w:rPr>
          <w:delText xml:space="preserve">Pad D1, striped end (top):  </w:delText>
        </w:r>
        <w:r w:rsidRPr="004C014A" w:rsidDel="00F15408">
          <w:rPr>
            <w:rFonts w:ascii="Courier" w:hAnsi="Courier"/>
          </w:rPr>
          <w:delText>________</w:delText>
        </w:r>
      </w:del>
    </w:p>
    <w:p w14:paraId="09CE4F95" w14:textId="0EAF79A0" w:rsidR="00C268C6" w:rsidDel="00F15408" w:rsidRDefault="00C268C6">
      <w:pPr>
        <w:rPr>
          <w:del w:id="766" w:author="Chris Satterlee" w:date="2022-01-25T14:27:00Z"/>
          <w:rFonts w:ascii="Courier" w:hAnsi="Courier"/>
        </w:rPr>
        <w:pPrChange w:id="767" w:author="Chris Satterlee" w:date="2022-01-25T14:27:00Z">
          <w:pPr>
            <w:pStyle w:val="ListParagraph"/>
            <w:numPr>
              <w:ilvl w:val="3"/>
              <w:numId w:val="17"/>
            </w:numPr>
            <w:ind w:left="1080" w:hanging="360"/>
          </w:pPr>
        </w:pPrChange>
      </w:pPr>
      <w:del w:id="768" w:author="Chris Satterlee" w:date="2022-01-25T14:27:00Z">
        <w:r w:rsidDel="00F15408">
          <w:rPr>
            <w:rFonts w:ascii="Courier" w:hAnsi="Courier"/>
          </w:rPr>
          <w:delText xml:space="preserve">Pad D2, non-striped end (bottom):  </w:delText>
        </w:r>
        <w:r w:rsidRPr="004C014A" w:rsidDel="00F15408">
          <w:rPr>
            <w:rFonts w:ascii="Courier" w:hAnsi="Courier"/>
          </w:rPr>
          <w:delText>________</w:delText>
        </w:r>
      </w:del>
    </w:p>
    <w:p w14:paraId="5F624CD4" w14:textId="25742671" w:rsidR="00C268C6" w:rsidDel="00F15408" w:rsidRDefault="00C268C6">
      <w:pPr>
        <w:rPr>
          <w:del w:id="769" w:author="Chris Satterlee" w:date="2022-01-25T14:27:00Z"/>
          <w:rFonts w:ascii="Courier" w:hAnsi="Courier"/>
        </w:rPr>
        <w:pPrChange w:id="770" w:author="Chris Satterlee" w:date="2022-01-25T14:27:00Z">
          <w:pPr>
            <w:pStyle w:val="ListParagraph"/>
            <w:numPr>
              <w:ilvl w:val="3"/>
              <w:numId w:val="17"/>
            </w:numPr>
            <w:ind w:left="1080" w:hanging="360"/>
          </w:pPr>
        </w:pPrChange>
      </w:pPr>
      <w:del w:id="771" w:author="Chris Satterlee" w:date="2022-01-25T14:27:00Z">
        <w:r w:rsidDel="00F15408">
          <w:rPr>
            <w:rFonts w:ascii="Courier" w:hAnsi="Courier"/>
          </w:rPr>
          <w:delText xml:space="preserve">Pad D3, striped end (top):  </w:delText>
        </w:r>
        <w:r w:rsidRPr="004C014A" w:rsidDel="00F15408">
          <w:rPr>
            <w:rFonts w:ascii="Courier" w:hAnsi="Courier"/>
          </w:rPr>
          <w:delText>________</w:delText>
        </w:r>
      </w:del>
    </w:p>
    <w:p w14:paraId="592A4C89" w14:textId="5F55C403" w:rsidR="00C268C6" w:rsidDel="00F15408" w:rsidRDefault="00C268C6">
      <w:pPr>
        <w:rPr>
          <w:del w:id="772" w:author="Chris Satterlee" w:date="2022-01-25T14:27:00Z"/>
          <w:rFonts w:ascii="Courier" w:hAnsi="Courier"/>
        </w:rPr>
        <w:pPrChange w:id="773" w:author="Chris Satterlee" w:date="2022-01-25T14:27:00Z">
          <w:pPr>
            <w:pStyle w:val="ListParagraph"/>
            <w:numPr>
              <w:ilvl w:val="3"/>
              <w:numId w:val="17"/>
            </w:numPr>
            <w:ind w:left="1080" w:hanging="360"/>
          </w:pPr>
        </w:pPrChange>
      </w:pPr>
      <w:del w:id="774" w:author="Chris Satterlee" w:date="2022-01-25T14:27:00Z">
        <w:r w:rsidDel="00F15408">
          <w:rPr>
            <w:rFonts w:ascii="Courier" w:hAnsi="Courier"/>
          </w:rPr>
          <w:delText xml:space="preserve">Pad D4, non-striped end (bottom):  </w:delText>
        </w:r>
        <w:r w:rsidRPr="004C014A" w:rsidDel="00F15408">
          <w:rPr>
            <w:rFonts w:ascii="Courier" w:hAnsi="Courier"/>
          </w:rPr>
          <w:delText>________</w:delText>
        </w:r>
      </w:del>
    </w:p>
    <w:p w14:paraId="463BCADD" w14:textId="77777777" w:rsidR="00C268C6" w:rsidRPr="00F15408" w:rsidRDefault="00C268C6">
      <w:pPr>
        <w:rPr>
          <w:rFonts w:ascii="Courier" w:hAnsi="Courier"/>
          <w:rPrChange w:id="775" w:author="Chris Satterlee" w:date="2022-01-25T14:27:00Z">
            <w:rPr/>
          </w:rPrChange>
        </w:rPr>
        <w:pPrChange w:id="776" w:author="Chris Satterlee" w:date="2022-01-25T14:27:00Z">
          <w:pPr>
            <w:pStyle w:val="ListParagraph"/>
            <w:ind w:left="1080"/>
          </w:pPr>
        </w:pPrChange>
      </w:pPr>
    </w:p>
    <w:p w14:paraId="310156C4" w14:textId="6D110D7A"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 xml:space="preserve">hand tool and solder both </w:t>
      </w:r>
      <w:del w:id="777" w:author="Chris Satterlee" w:date="2022-01-25T14:28:00Z">
        <w:r w:rsidDel="00F15408">
          <w:rPr>
            <w:rFonts w:ascii="Courier" w:hAnsi="Courier"/>
          </w:rPr>
          <w:delText xml:space="preserve">(or all four) </w:delText>
        </w:r>
      </w:del>
      <w:r>
        <w:rPr>
          <w:rFonts w:ascii="Courier" w:hAnsi="Courier"/>
        </w:rPr>
        <w:t>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2B4C18F2"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w:t>
      </w:r>
      <w:del w:id="778" w:author="Chris Satterlee" w:date="2022-01-25T14:28:00Z">
        <w:r w:rsidDel="00F15408">
          <w:rPr>
            <w:rFonts w:ascii="Courier" w:hAnsi="Courier"/>
          </w:rPr>
          <w:delText>/all</w:delText>
        </w:r>
      </w:del>
      <w:ins w:id="779" w:author="Chris Satterlee" w:date="2022-01-25T14:28:00Z">
        <w:r w:rsidR="00F15408">
          <w:rPr>
            <w:rFonts w:ascii="Courier" w:hAnsi="Courier"/>
          </w:rPr>
          <w:t xml:space="preserve"> </w:t>
        </w:r>
      </w:ins>
      <w:del w:id="780" w:author="Chris Satterlee" w:date="2022-01-25T14:28:00Z">
        <w:r w:rsidDel="00F15408">
          <w:rPr>
            <w:rFonts w:ascii="Courier" w:hAnsi="Courier"/>
          </w:rPr>
          <w:delText xml:space="preserve"> </w:delText>
        </w:r>
      </w:del>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659E931B" w14:textId="285EA620" w:rsidR="00C268C6" w:rsidRPr="00C268C6" w:rsidRDefault="008A01B4" w:rsidP="00CC7B95">
      <w:pPr>
        <w:pStyle w:val="ListParagraph"/>
      </w:pPr>
      <w:r w:rsidRPr="004C014A">
        <w:rPr>
          <w:rFonts w:ascii="Courier" w:hAnsi="Courier"/>
        </w:rPr>
        <w:t>________</w:t>
      </w:r>
    </w:p>
    <w:p w14:paraId="551E2CAB" w14:textId="2BA18F31" w:rsidR="00C268C6" w:rsidRDefault="00C268C6" w:rsidP="00C268C6">
      <w:pPr>
        <w:pStyle w:val="Heading1"/>
      </w:pPr>
      <w:bookmarkStart w:id="781" w:name="_Toc94015398"/>
      <w:bookmarkStart w:id="782" w:name="_Toc96867136"/>
      <w:bookmarkStart w:id="783" w:name="_Toc96867441"/>
      <w:bookmarkStart w:id="784" w:name="_Toc96867623"/>
      <w:bookmarkStart w:id="785" w:name="_Toc96867691"/>
      <w:r>
        <w:lastRenderedPageBreak/>
        <w:t>Vertical shunt resistor</w:t>
      </w:r>
      <w:bookmarkEnd w:id="781"/>
      <w:bookmarkEnd w:id="782"/>
      <w:bookmarkEnd w:id="783"/>
      <w:bookmarkEnd w:id="784"/>
      <w:bookmarkEnd w:id="785"/>
    </w:p>
    <w:p w14:paraId="01A48207" w14:textId="77777777" w:rsidR="00C268C6" w:rsidRDefault="00C268C6" w:rsidP="00C268C6"/>
    <w:p w14:paraId="1F1CFB38" w14:textId="293C041D" w:rsidR="00C268C6" w:rsidRDefault="00002E2C" w:rsidP="00C268C6">
      <w:pPr>
        <w:rPr>
          <w:rFonts w:ascii="Courier" w:hAnsi="Courier"/>
        </w:rPr>
      </w:pPr>
      <w:r>
        <w:rPr>
          <w:rFonts w:ascii="Courier" w:hAnsi="Courier"/>
        </w:rPr>
        <w:t>T</w:t>
      </w:r>
      <w:r w:rsidR="00C268C6">
        <w:rPr>
          <w:rFonts w:ascii="Courier" w:hAnsi="Courier"/>
        </w:rPr>
        <w:t>he shunt resistor is oriented vertically on the PCB and should be soldered on at this point.</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4397C8C" w14:textId="7E76A6F8" w:rsidR="006A2DC3" w:rsidRDefault="00C268C6" w:rsidP="00CC7B95">
      <w:pPr>
        <w:pStyle w:val="ListParagraph"/>
      </w:pPr>
      <w:r w:rsidRPr="004C014A">
        <w:rPr>
          <w:rFonts w:ascii="Courier" w:hAnsi="Courier"/>
        </w:rPr>
        <w:t>________</w:t>
      </w:r>
    </w:p>
    <w:p w14:paraId="1DE76521" w14:textId="3C01BCD7" w:rsidR="00C268C6" w:rsidRDefault="00C268C6" w:rsidP="00C268C6">
      <w:pPr>
        <w:pStyle w:val="Heading1"/>
      </w:pPr>
      <w:bookmarkStart w:id="786" w:name="_Toc94015399"/>
      <w:bookmarkStart w:id="787" w:name="_Toc96867137"/>
      <w:bookmarkStart w:id="788" w:name="_Toc96867442"/>
      <w:bookmarkStart w:id="789" w:name="_Toc96867624"/>
      <w:bookmarkStart w:id="790" w:name="_Toc96867692"/>
      <w:r>
        <w:t>Vertical bleed resistor</w:t>
      </w:r>
      <w:bookmarkEnd w:id="786"/>
      <w:bookmarkEnd w:id="787"/>
      <w:bookmarkEnd w:id="788"/>
      <w:bookmarkEnd w:id="789"/>
      <w:bookmarkEnd w:id="790"/>
    </w:p>
    <w:p w14:paraId="511F550A" w14:textId="77777777" w:rsidR="00C268C6" w:rsidRDefault="00C268C6" w:rsidP="00C268C6"/>
    <w:p w14:paraId="3A0E475C" w14:textId="526D3389" w:rsidR="00C268C6" w:rsidRDefault="00002E2C"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7892996B"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01FC8DE7" w14:textId="77777777" w:rsidR="005130CA" w:rsidRPr="005130CA" w:rsidRDefault="005130CA" w:rsidP="00647BCC">
      <w:pPr>
        <w:ind w:firstLine="720"/>
        <w:rPr>
          <w:rFonts w:ascii="Courier" w:hAnsi="Courier"/>
        </w:rPr>
      </w:pP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791" w:name="_Toc94015400"/>
      <w:bookmarkStart w:id="792" w:name="_Toc96867138"/>
      <w:bookmarkStart w:id="793" w:name="_Toc96867443"/>
      <w:bookmarkStart w:id="794" w:name="_Toc96867625"/>
      <w:bookmarkStart w:id="795" w:name="_Toc96867693"/>
      <w:r>
        <w:t>L</w:t>
      </w:r>
      <w:r w:rsidR="00C83733">
        <w:t>oad capacitors</w:t>
      </w:r>
      <w:bookmarkEnd w:id="791"/>
      <w:bookmarkEnd w:id="792"/>
      <w:bookmarkEnd w:id="793"/>
      <w:bookmarkEnd w:id="794"/>
      <w:bookmarkEnd w:id="795"/>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3E3BC0E3"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296CECF7" w14:textId="3A7C4638" w:rsidR="008F696F" w:rsidRDefault="008F696F" w:rsidP="008A1BC6">
      <w:pPr>
        <w:pStyle w:val="Heading1"/>
      </w:pPr>
      <w:bookmarkStart w:id="796" w:name="_Toc94015401"/>
      <w:bookmarkStart w:id="797" w:name="_Toc96867139"/>
      <w:bookmarkStart w:id="798" w:name="_Toc96867444"/>
      <w:bookmarkStart w:id="799" w:name="_Toc96867626"/>
      <w:bookmarkStart w:id="800" w:name="_Toc96867694"/>
      <w:r>
        <w:t>Optionally clean flux residue from PCB</w:t>
      </w:r>
      <w:bookmarkEnd w:id="796"/>
      <w:bookmarkEnd w:id="797"/>
      <w:bookmarkEnd w:id="798"/>
      <w:bookmarkEnd w:id="799"/>
      <w:bookmarkEnd w:id="800"/>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412595F8" w:rsidR="008F696F" w:rsidRPr="008F696F" w:rsidRDefault="008F696F" w:rsidP="008F696F">
      <w:pPr>
        <w:rPr>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8" w:history="1">
        <w:r w:rsidR="00B91C75" w:rsidRPr="00B91C75">
          <w:rPr>
            <w:rStyle w:val="Hyperlink"/>
            <w:rFonts w:ascii="Courier" w:eastAsia="Times New Roman" w:hAnsi="Courier" w:cs="Times New Roman"/>
          </w:rPr>
          <w:t>https://www.instructables.com/id/Cleaning-up-your-PCB/</w:t>
        </w:r>
      </w:hyperlink>
      <w:r w:rsidR="0046132A">
        <w:rPr>
          <w:rStyle w:val="Hyperlink"/>
          <w:rFonts w:ascii="Courier" w:eastAsia="Times New Roman" w:hAnsi="Courier" w:cs="Times New Roman"/>
        </w:rPr>
        <w:br/>
      </w:r>
    </w:p>
    <w:p w14:paraId="6246C631" w14:textId="4C9EA0CB" w:rsidR="00B91C75" w:rsidRDefault="00B91C75" w:rsidP="008A1BC6">
      <w:pPr>
        <w:pStyle w:val="Heading1"/>
      </w:pPr>
      <w:bookmarkStart w:id="801" w:name="_Toc94015402"/>
      <w:bookmarkStart w:id="802" w:name="_Toc96867140"/>
      <w:bookmarkStart w:id="803" w:name="_Toc96867445"/>
      <w:bookmarkStart w:id="804" w:name="_Toc96867627"/>
      <w:bookmarkStart w:id="805" w:name="_Toc96867695"/>
      <w:r>
        <w:t>Check for shorts</w:t>
      </w:r>
      <w:bookmarkEnd w:id="801"/>
      <w:bookmarkEnd w:id="802"/>
      <w:bookmarkEnd w:id="803"/>
      <w:bookmarkEnd w:id="804"/>
      <w:bookmarkEnd w:id="805"/>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806" w:name="_Toc94015403"/>
      <w:bookmarkStart w:id="807" w:name="_Toc96867141"/>
      <w:bookmarkStart w:id="808" w:name="_Toc96867446"/>
      <w:bookmarkStart w:id="809" w:name="_Toc96867628"/>
      <w:bookmarkStart w:id="810" w:name="_Toc96867696"/>
      <w:r>
        <w:lastRenderedPageBreak/>
        <w:t>Insert ICs</w:t>
      </w:r>
      <w:bookmarkEnd w:id="806"/>
      <w:bookmarkEnd w:id="807"/>
      <w:bookmarkEnd w:id="808"/>
      <w:bookmarkEnd w:id="809"/>
      <w:bookmarkEnd w:id="810"/>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8A1BC6">
      <w:pPr>
        <w:ind w:left="360"/>
        <w:rPr>
          <w:rFonts w:ascii="Courier" w:hAnsi="Courier"/>
        </w:rPr>
      </w:pPr>
    </w:p>
    <w:p w14:paraId="14427856" w14:textId="0BCA9166" w:rsidR="005130CA" w:rsidRPr="005130CA" w:rsidRDefault="00C83733" w:rsidP="00C83733">
      <w:pPr>
        <w:pStyle w:val="Heading1"/>
      </w:pPr>
      <w:bookmarkStart w:id="811" w:name="_Toc94015404"/>
      <w:bookmarkStart w:id="812" w:name="_Toc96867142"/>
      <w:bookmarkStart w:id="813" w:name="_Toc96867447"/>
      <w:bookmarkStart w:id="814" w:name="_Toc96867629"/>
      <w:bookmarkStart w:id="815" w:name="_Toc96867697"/>
      <w:r>
        <w:t xml:space="preserve">Prepare load circuit </w:t>
      </w:r>
      <w:r w:rsidR="001A5CD4">
        <w:t>wires</w:t>
      </w:r>
      <w:bookmarkEnd w:id="811"/>
      <w:bookmarkEnd w:id="812"/>
      <w:bookmarkEnd w:id="813"/>
      <w:bookmarkEnd w:id="814"/>
      <w:bookmarkEnd w:id="815"/>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0EB4FB76" w14:textId="66F1D247" w:rsidR="008A1BC6" w:rsidRPr="00CC7B95" w:rsidRDefault="005130CA" w:rsidP="00CC7B95">
      <w:pPr>
        <w:pStyle w:val="ListParagraph"/>
        <w:numPr>
          <w:ilvl w:val="0"/>
          <w:numId w:val="26"/>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 xml:space="preserve">heavier speaker wire.  </w:t>
      </w:r>
      <w:r w:rsidRPr="001A5CD4">
        <w:rPr>
          <w:rFonts w:ascii="Courier" w:hAnsi="Courier"/>
          <w:b/>
        </w:rPr>
        <w:t>AWG 18 solid core is fine too</w:t>
      </w:r>
      <w:ins w:id="816" w:author="Chris Satterlee" w:date="2022-01-25T14:29:00Z">
        <w:r w:rsidR="00F15408">
          <w:rPr>
            <w:rFonts w:ascii="Courier" w:hAnsi="Courier"/>
            <w:b/>
          </w:rPr>
          <w:t xml:space="preserve"> (see alternate instructions below)</w:t>
        </w:r>
      </w:ins>
      <w:r w:rsidRPr="001A5CD4">
        <w:rPr>
          <w:rFonts w:ascii="Courier" w:hAnsi="Courier"/>
          <w:b/>
        </w:rPr>
        <w:t>.</w:t>
      </w:r>
      <w:del w:id="817" w:author="Chris Satterlee" w:date="2022-01-25T14:32:00Z">
        <w:r w:rsidR="001A5CD4" w:rsidDel="00F15408">
          <w:rPr>
            <w:rFonts w:ascii="Courier" w:hAnsi="Courier"/>
            <w:b/>
          </w:rPr>
          <w:delText xml:space="preserve"> </w:delText>
        </w:r>
      </w:del>
      <w:del w:id="818" w:author="Chris Satterlee" w:date="2022-01-25T14:29:00Z">
        <w:r w:rsidR="001A5CD4" w:rsidDel="00F15408">
          <w:rPr>
            <w:rFonts w:ascii="Courier" w:hAnsi="Courier"/>
            <w:b/>
          </w:rPr>
          <w:delText>If solid core is used, ignore the instructions to twist and “tin” the strands.</w:delText>
        </w:r>
      </w:del>
    </w:p>
    <w:p w14:paraId="0624C0C2" w14:textId="31FA7FA0" w:rsidR="008A1BC6" w:rsidRPr="008A1BC6" w:rsidRDefault="008A1BC6" w:rsidP="008A1BC6">
      <w:pPr>
        <w:rPr>
          <w:rFonts w:ascii="Courier" w:hAnsi="Courier"/>
        </w:rPr>
      </w:pPr>
      <w:r w:rsidRPr="008A1BC6">
        <w:rPr>
          <w:rFonts w:ascii="Courier" w:hAnsi="Courier"/>
          <w:color w:val="FF0000"/>
          <w:u w:val="single"/>
        </w:rPr>
        <w:br/>
      </w:r>
    </w:p>
    <w:p w14:paraId="4B038966" w14:textId="033B32BA" w:rsidR="008A1BC6" w:rsidRDefault="008A1BC6" w:rsidP="004B00B9">
      <w:pPr>
        <w:pStyle w:val="ListParagraph"/>
        <w:numPr>
          <w:ilvl w:val="0"/>
          <w:numId w:val="26"/>
        </w:numPr>
        <w:ind w:left="720"/>
        <w:rPr>
          <w:ins w:id="819" w:author="Chris Satterlee" w:date="2022-01-25T14:32:00Z"/>
          <w:rFonts w:ascii="Courier" w:hAnsi="Courier"/>
        </w:rPr>
      </w:pPr>
      <w:r w:rsidRPr="008A1BC6">
        <w:rPr>
          <w:rFonts w:ascii="Courier" w:hAnsi="Courier"/>
          <w:b/>
          <w:sz w:val="32"/>
          <w:szCs w:val="32"/>
        </w:rPr>
        <w:t>"PV-"</w:t>
      </w:r>
      <w:r w:rsidRPr="00637008">
        <w:rPr>
          <w:rFonts w:ascii="Courier" w:hAnsi="Courier"/>
        </w:rPr>
        <w:t xml:space="preserve">: 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p>
    <w:p w14:paraId="1115B256" w14:textId="2BB42BD5" w:rsidR="00F15408" w:rsidRDefault="00F15408" w:rsidP="00F15408">
      <w:pPr>
        <w:pStyle w:val="ListParagraph"/>
        <w:rPr>
          <w:ins w:id="820" w:author="Chris Satterlee" w:date="2022-01-25T14:32:00Z"/>
          <w:rFonts w:ascii="Courier" w:hAnsi="Courier"/>
          <w:b/>
          <w:sz w:val="32"/>
          <w:szCs w:val="32"/>
        </w:rPr>
      </w:pPr>
    </w:p>
    <w:p w14:paraId="3A024FB0" w14:textId="05C26D99" w:rsidR="00F15408" w:rsidRPr="00637008" w:rsidDel="00DA707B" w:rsidRDefault="00F15408">
      <w:pPr>
        <w:pStyle w:val="ListParagraph"/>
        <w:rPr>
          <w:del w:id="821" w:author="Chris Satterlee" w:date="2022-01-25T14:59:00Z"/>
          <w:rFonts w:ascii="Courier" w:hAnsi="Courier"/>
        </w:rPr>
        <w:pPrChange w:id="822" w:author="Chris Satterlee" w:date="2022-01-25T14:32:00Z">
          <w:pPr>
            <w:pStyle w:val="ListParagraph"/>
            <w:numPr>
              <w:numId w:val="26"/>
            </w:numPr>
            <w:ind w:left="1080" w:hanging="360"/>
          </w:pPr>
        </w:pPrChange>
      </w:pPr>
      <w:ins w:id="823" w:author="Chris Satterlee" w:date="2022-01-25T14:32:00Z">
        <w:r w:rsidRPr="00605C54">
          <w:rPr>
            <w:rFonts w:ascii="Courier" w:hAnsi="Courier"/>
            <w:b/>
            <w:bCs/>
            <w:u w:val="single"/>
          </w:rPr>
          <w:t>Stranded wire:</w:t>
        </w:r>
      </w:ins>
    </w:p>
    <w:p w14:paraId="61BAED5D" w14:textId="77777777" w:rsidR="008A1BC6" w:rsidRPr="005130CA" w:rsidRDefault="008A1BC6">
      <w:pPr>
        <w:pStyle w:val="ListParagraph"/>
        <w:pPrChange w:id="824" w:author="Chris Satterlee" w:date="2022-01-25T14:59:00Z">
          <w:pPr>
            <w:ind w:left="360"/>
          </w:pPr>
        </w:pPrChange>
      </w:pPr>
      <w:del w:id="825" w:author="Chris Satterlee" w:date="2022-01-25T14:59:00Z">
        <w:r w:rsidRPr="005130CA" w:rsidDel="00DA707B">
          <w:delText xml:space="preserve">     </w:delText>
        </w:r>
      </w:del>
    </w:p>
    <w:p w14:paraId="5B30E46C" w14:textId="1FDEBB4B" w:rsidR="008A1BC6" w:rsidRPr="00637008" w:rsidRDefault="008A1BC6" w:rsidP="004B00B9">
      <w:pPr>
        <w:pStyle w:val="ListParagraph"/>
        <w:numPr>
          <w:ilvl w:val="0"/>
          <w:numId w:val="27"/>
        </w:numPr>
        <w:rPr>
          <w:rFonts w:ascii="Courier" w:hAnsi="Courier"/>
        </w:rPr>
      </w:pPr>
      <w:r>
        <w:rPr>
          <w:rFonts w:ascii="Courier" w:hAnsi="Courier"/>
        </w:rPr>
        <w:t xml:space="preserve">Cut to length: 9 </w:t>
      </w:r>
      <w:r w:rsidRPr="00637008">
        <w:rPr>
          <w:rFonts w:ascii="Courier" w:hAnsi="Courier"/>
        </w:rPr>
        <w:t>cm                                       ________</w:t>
      </w:r>
    </w:p>
    <w:p w14:paraId="7DB7E2B1" w14:textId="77777777" w:rsidR="008A1BC6" w:rsidRPr="005130CA" w:rsidRDefault="008A1BC6" w:rsidP="008A1BC6">
      <w:pPr>
        <w:ind w:left="360" w:firstLine="1000"/>
        <w:rPr>
          <w:rFonts w:ascii="Courier" w:hAnsi="Courier"/>
        </w:rPr>
      </w:pPr>
    </w:p>
    <w:p w14:paraId="128089E1" w14:textId="3EC3E604" w:rsidR="008A1BC6" w:rsidRPr="00637008" w:rsidRDefault="008A1BC6" w:rsidP="004B00B9">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cm on each end and twist strands                  ________</w:t>
      </w:r>
    </w:p>
    <w:p w14:paraId="68362DAA" w14:textId="77777777" w:rsidR="008A1BC6" w:rsidRPr="005130CA" w:rsidRDefault="008A1BC6" w:rsidP="008A1BC6">
      <w:pPr>
        <w:ind w:left="360" w:firstLine="1000"/>
        <w:rPr>
          <w:rFonts w:ascii="Courier" w:hAnsi="Courier"/>
        </w:rPr>
      </w:pPr>
    </w:p>
    <w:p w14:paraId="0182C40E" w14:textId="77777777" w:rsidR="008A1BC6" w:rsidRDefault="008A1BC6" w:rsidP="004B00B9">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________</w:t>
      </w:r>
    </w:p>
    <w:p w14:paraId="10A7F2C7" w14:textId="77777777" w:rsidR="008A1BC6" w:rsidRPr="0042105C" w:rsidRDefault="008A1BC6" w:rsidP="008A1BC6">
      <w:pPr>
        <w:rPr>
          <w:rFonts w:ascii="Courier" w:hAnsi="Courier"/>
        </w:rPr>
      </w:pPr>
    </w:p>
    <w:p w14:paraId="16197DC9" w14:textId="77777777" w:rsidR="008A1BC6" w:rsidRPr="00637008" w:rsidRDefault="008A1BC6" w:rsidP="004B00B9">
      <w:pPr>
        <w:pStyle w:val="ListParagraph"/>
        <w:numPr>
          <w:ilvl w:val="0"/>
          <w:numId w:val="27"/>
        </w:numPr>
        <w:rPr>
          <w:rFonts w:ascii="Courier" w:hAnsi="Courier"/>
        </w:rPr>
      </w:pPr>
      <w:r>
        <w:rPr>
          <w:rFonts w:ascii="Courier" w:hAnsi="Courier"/>
        </w:rPr>
        <w:lastRenderedPageBreak/>
        <w:t>Heat crimp with the soldering iron and flow solder into strands</w:t>
      </w:r>
      <w:r>
        <w:rPr>
          <w:rFonts w:ascii="Courier" w:hAnsi="Courier"/>
        </w:rPr>
        <w:br/>
        <w:t>________</w:t>
      </w:r>
    </w:p>
    <w:p w14:paraId="6AFB3D8E" w14:textId="77777777" w:rsidR="008A1BC6" w:rsidRPr="005130CA" w:rsidRDefault="008A1BC6" w:rsidP="008A1BC6">
      <w:pPr>
        <w:ind w:left="360" w:firstLine="1000"/>
        <w:rPr>
          <w:rFonts w:ascii="Courier" w:hAnsi="Courier"/>
        </w:rPr>
      </w:pPr>
    </w:p>
    <w:p w14:paraId="43755541" w14:textId="0892EE61" w:rsidR="008A1BC6" w:rsidRDefault="008A1BC6" w:rsidP="004B00B9">
      <w:pPr>
        <w:pStyle w:val="ListParagraph"/>
        <w:numPr>
          <w:ilvl w:val="0"/>
          <w:numId w:val="27"/>
        </w:numPr>
        <w:rPr>
          <w:ins w:id="826" w:author="Chris Satterlee" w:date="2022-01-25T14:33:00Z"/>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________</w:t>
      </w:r>
    </w:p>
    <w:p w14:paraId="43AC4350" w14:textId="77777777" w:rsidR="00F15408" w:rsidRPr="00F15408" w:rsidRDefault="00F15408">
      <w:pPr>
        <w:pStyle w:val="ListParagraph"/>
        <w:rPr>
          <w:ins w:id="827" w:author="Chris Satterlee" w:date="2022-01-25T14:33:00Z"/>
          <w:rFonts w:ascii="Courier" w:hAnsi="Courier"/>
          <w:rPrChange w:id="828" w:author="Chris Satterlee" w:date="2022-01-25T14:33:00Z">
            <w:rPr>
              <w:ins w:id="829" w:author="Chris Satterlee" w:date="2022-01-25T14:33:00Z"/>
            </w:rPr>
          </w:rPrChange>
        </w:rPr>
        <w:pPrChange w:id="830" w:author="Chris Satterlee" w:date="2022-01-25T14:33:00Z">
          <w:pPr>
            <w:pStyle w:val="ListParagraph"/>
            <w:numPr>
              <w:numId w:val="27"/>
            </w:numPr>
            <w:ind w:left="1080" w:hanging="360"/>
          </w:pPr>
        </w:pPrChange>
      </w:pPr>
    </w:p>
    <w:p w14:paraId="5C3942BF" w14:textId="39FFA6EB" w:rsidR="00F15408" w:rsidRPr="005130CA" w:rsidRDefault="00F15408">
      <w:pPr>
        <w:pStyle w:val="ListParagraph"/>
        <w:rPr>
          <w:ins w:id="831" w:author="Chris Satterlee" w:date="2022-01-25T14:33:00Z"/>
          <w:rFonts w:ascii="Courier" w:hAnsi="Courier"/>
        </w:rPr>
        <w:pPrChange w:id="832" w:author="Chris Satterlee" w:date="2022-01-25T14:59:00Z">
          <w:pPr>
            <w:ind w:left="360"/>
          </w:pPr>
        </w:pPrChange>
      </w:pPr>
      <w:ins w:id="833" w:author="Chris Satterlee" w:date="2022-01-25T14:33:00Z">
        <w:r w:rsidRPr="00605C54">
          <w:rPr>
            <w:rFonts w:ascii="Courier" w:hAnsi="Courier"/>
            <w:b/>
            <w:bCs/>
            <w:u w:val="single"/>
          </w:rPr>
          <w:t>S</w:t>
        </w:r>
        <w:r>
          <w:rPr>
            <w:rFonts w:ascii="Courier" w:hAnsi="Courier"/>
            <w:b/>
            <w:bCs/>
            <w:u w:val="single"/>
          </w:rPr>
          <w:t>olid core wire (alternate)</w:t>
        </w:r>
        <w:r w:rsidRPr="00605C54">
          <w:rPr>
            <w:rFonts w:ascii="Courier" w:hAnsi="Courier"/>
            <w:b/>
            <w:bCs/>
            <w:u w:val="single"/>
          </w:rPr>
          <w:t>:</w:t>
        </w:r>
      </w:ins>
    </w:p>
    <w:p w14:paraId="1BC28AFB" w14:textId="0E0841A7" w:rsidR="00F15408" w:rsidRPr="00637008" w:rsidRDefault="00F15408" w:rsidP="00F15408">
      <w:pPr>
        <w:pStyle w:val="ListParagraph"/>
        <w:numPr>
          <w:ilvl w:val="0"/>
          <w:numId w:val="27"/>
        </w:numPr>
        <w:rPr>
          <w:ins w:id="834" w:author="Chris Satterlee" w:date="2022-01-25T14:33:00Z"/>
          <w:rFonts w:ascii="Courier" w:hAnsi="Courier"/>
        </w:rPr>
      </w:pPr>
      <w:ins w:id="835" w:author="Chris Satterlee" w:date="2022-01-25T14:33:00Z">
        <w:r>
          <w:rPr>
            <w:rFonts w:ascii="Courier" w:hAnsi="Courier"/>
          </w:rPr>
          <w:t xml:space="preserve">Cut to length: 10 </w:t>
        </w:r>
        <w:r w:rsidRPr="00637008">
          <w:rPr>
            <w:rFonts w:ascii="Courier" w:hAnsi="Courier"/>
          </w:rPr>
          <w:t>cm                                       ________</w:t>
        </w:r>
      </w:ins>
    </w:p>
    <w:p w14:paraId="115A80C0" w14:textId="77777777" w:rsidR="00F15408" w:rsidRPr="005130CA" w:rsidRDefault="00F15408" w:rsidP="00F15408">
      <w:pPr>
        <w:ind w:left="360" w:firstLine="1000"/>
        <w:rPr>
          <w:ins w:id="836" w:author="Chris Satterlee" w:date="2022-01-25T14:33:00Z"/>
          <w:rFonts w:ascii="Courier" w:hAnsi="Courier"/>
        </w:rPr>
      </w:pPr>
    </w:p>
    <w:p w14:paraId="5809F6C1" w14:textId="7669876D" w:rsidR="00F15408" w:rsidRPr="00637008" w:rsidRDefault="00F15408" w:rsidP="00F15408">
      <w:pPr>
        <w:pStyle w:val="ListParagraph"/>
        <w:numPr>
          <w:ilvl w:val="0"/>
          <w:numId w:val="27"/>
        </w:numPr>
        <w:rPr>
          <w:ins w:id="837" w:author="Chris Satterlee" w:date="2022-01-25T14:33:00Z"/>
          <w:rFonts w:ascii="Courier" w:hAnsi="Courier"/>
        </w:rPr>
      </w:pPr>
      <w:ins w:id="838" w:author="Chris Satterlee" w:date="2022-01-25T14:33:00Z">
        <w:r w:rsidRPr="00637008">
          <w:rPr>
            <w:rFonts w:ascii="Courier" w:hAnsi="Courier"/>
          </w:rPr>
          <w:t>Strip 1</w:t>
        </w:r>
        <w:r>
          <w:rPr>
            <w:rFonts w:ascii="Courier" w:hAnsi="Courier"/>
          </w:rPr>
          <w:t xml:space="preserve"> </w:t>
        </w:r>
        <w:r w:rsidRPr="00637008">
          <w:rPr>
            <w:rFonts w:ascii="Courier" w:hAnsi="Courier"/>
          </w:rPr>
          <w:t xml:space="preserve">cm </w:t>
        </w:r>
      </w:ins>
      <w:ins w:id="839" w:author="Chris Satterlee" w:date="2022-01-25T14:34:00Z">
        <w:r>
          <w:rPr>
            <w:rFonts w:ascii="Courier" w:hAnsi="Courier"/>
          </w:rPr>
          <w:t>from</w:t>
        </w:r>
      </w:ins>
      <w:ins w:id="840" w:author="Chris Satterlee" w:date="2022-01-25T14:33:00Z">
        <w:r w:rsidRPr="00637008">
          <w:rPr>
            <w:rFonts w:ascii="Courier" w:hAnsi="Courier"/>
          </w:rPr>
          <w:t xml:space="preserve"> </w:t>
        </w:r>
      </w:ins>
      <w:ins w:id="841" w:author="Chris Satterlee" w:date="2022-01-25T14:34:00Z">
        <w:r>
          <w:rPr>
            <w:rFonts w:ascii="Courier" w:hAnsi="Courier"/>
          </w:rPr>
          <w:t>one</w:t>
        </w:r>
      </w:ins>
      <w:ins w:id="842" w:author="Chris Satterlee" w:date="2022-01-25T14:33:00Z">
        <w:r w:rsidRPr="00637008">
          <w:rPr>
            <w:rFonts w:ascii="Courier" w:hAnsi="Courier"/>
          </w:rPr>
          <w:t xml:space="preserve"> end and </w:t>
        </w:r>
      </w:ins>
      <w:ins w:id="843" w:author="Chris Satterlee" w:date="2022-01-25T14:34:00Z">
        <w:r>
          <w:rPr>
            <w:rFonts w:ascii="Courier" w:hAnsi="Courier"/>
          </w:rPr>
          <w:t>2 cm from the other end</w:t>
        </w:r>
      </w:ins>
      <w:ins w:id="844" w:author="Chris Satterlee" w:date="2022-01-25T14:33:00Z">
        <w:r w:rsidRPr="00637008">
          <w:rPr>
            <w:rFonts w:ascii="Courier" w:hAnsi="Courier"/>
          </w:rPr>
          <w:t xml:space="preserve">                  ________</w:t>
        </w:r>
      </w:ins>
    </w:p>
    <w:p w14:paraId="114C1C03" w14:textId="77777777" w:rsidR="00F15408" w:rsidRPr="005130CA" w:rsidRDefault="00F15408" w:rsidP="00F15408">
      <w:pPr>
        <w:ind w:left="360" w:firstLine="1000"/>
        <w:rPr>
          <w:ins w:id="845" w:author="Chris Satterlee" w:date="2022-01-25T14:33:00Z"/>
          <w:rFonts w:ascii="Courier" w:hAnsi="Courier"/>
        </w:rPr>
      </w:pPr>
    </w:p>
    <w:p w14:paraId="34C0B9D0" w14:textId="7338F47D" w:rsidR="00F15408" w:rsidRPr="00637008" w:rsidRDefault="00F15408" w:rsidP="00F15408">
      <w:pPr>
        <w:pStyle w:val="ListParagraph"/>
        <w:numPr>
          <w:ilvl w:val="0"/>
          <w:numId w:val="27"/>
        </w:numPr>
        <w:rPr>
          <w:ins w:id="846" w:author="Chris Satterlee" w:date="2022-01-25T14:33:00Z"/>
          <w:rFonts w:ascii="Courier" w:hAnsi="Courier"/>
        </w:rPr>
      </w:pPr>
      <w:ins w:id="847" w:author="Chris Satterlee" w:date="2022-01-25T14:34:00Z">
        <w:r>
          <w:rPr>
            <w:rFonts w:ascii="Courier" w:hAnsi="Courier"/>
          </w:rPr>
          <w:t>Use long-nose pliers to bend the 2cm end into a loop</w:t>
        </w:r>
      </w:ins>
      <w:ins w:id="848" w:author="Chris Satterlee" w:date="2022-01-25T14:33:00Z">
        <w:r w:rsidRPr="00637008">
          <w:rPr>
            <w:rFonts w:ascii="Courier" w:hAnsi="Courier"/>
          </w:rPr>
          <w:t xml:space="preserve">                                  ________</w:t>
        </w:r>
      </w:ins>
    </w:p>
    <w:p w14:paraId="07CFA2FC" w14:textId="77777777" w:rsidR="00F15408" w:rsidRPr="00637008" w:rsidRDefault="00F15408">
      <w:pPr>
        <w:pStyle w:val="ListParagraph"/>
        <w:ind w:left="1080"/>
        <w:rPr>
          <w:rFonts w:ascii="Courier" w:hAnsi="Courier"/>
        </w:rPr>
        <w:pPrChange w:id="849" w:author="Chris Satterlee" w:date="2022-01-25T14:33:00Z">
          <w:pPr>
            <w:pStyle w:val="ListParagraph"/>
            <w:numPr>
              <w:numId w:val="27"/>
            </w:numPr>
            <w:ind w:left="1080" w:hanging="360"/>
          </w:pPr>
        </w:pPrChange>
      </w:pPr>
    </w:p>
    <w:p w14:paraId="075466A0" w14:textId="77777777" w:rsidR="008A1BC6" w:rsidRPr="005130CA" w:rsidRDefault="008A1BC6" w:rsidP="008A1BC6">
      <w:pPr>
        <w:ind w:left="360"/>
        <w:rPr>
          <w:rFonts w:ascii="Courier" w:hAnsi="Courier"/>
        </w:rPr>
      </w:pPr>
      <w:r w:rsidRPr="005130CA">
        <w:rPr>
          <w:rFonts w:ascii="Courier" w:hAnsi="Courier"/>
        </w:rPr>
        <w:t xml:space="preserve">       </w:t>
      </w:r>
    </w:p>
    <w:p w14:paraId="4181F8DC" w14:textId="7C9A082D" w:rsidR="00F15408" w:rsidRPr="00F15408" w:rsidRDefault="008A1BC6">
      <w:pPr>
        <w:pStyle w:val="ListParagraph"/>
        <w:rPr>
          <w:ins w:id="850" w:author="Chris Satterlee" w:date="2022-01-25T14:36:00Z"/>
          <w:rFonts w:ascii="Courier" w:hAnsi="Courier"/>
          <w:rPrChange w:id="851" w:author="Chris Satterlee" w:date="2022-01-25T14:36:00Z">
            <w:rPr>
              <w:ins w:id="852" w:author="Chris Satterlee" w:date="2022-01-25T14:36:00Z"/>
            </w:rPr>
          </w:rPrChange>
        </w:rPr>
        <w:pPrChange w:id="853" w:author="Chris Satterlee" w:date="2022-01-25T14:36:00Z">
          <w:pPr>
            <w:pStyle w:val="ListParagraph"/>
            <w:numPr>
              <w:numId w:val="28"/>
            </w:numPr>
            <w:ind w:hanging="360"/>
          </w:pPr>
        </w:pPrChange>
      </w:pPr>
      <w:r w:rsidRPr="008A1BC6">
        <w:rPr>
          <w:rFonts w:ascii="Courier" w:hAnsi="Courier"/>
          <w:b/>
          <w:sz w:val="32"/>
          <w:szCs w:val="32"/>
        </w:rPr>
        <w:t>"PV+"</w:t>
      </w:r>
      <w:r w:rsidRPr="00637008">
        <w:rPr>
          <w:rFonts w:ascii="Courier" w:hAnsi="Courier"/>
        </w:rPr>
        <w:t xml:space="preserve">: PV+ </w:t>
      </w:r>
      <w:r>
        <w:rPr>
          <w:rFonts w:ascii="Courier" w:hAnsi="Courier"/>
        </w:rPr>
        <w:t xml:space="preserve">(red) </w:t>
      </w:r>
      <w:r w:rsidRPr="00637008">
        <w:rPr>
          <w:rFonts w:ascii="Courier" w:hAnsi="Courier"/>
        </w:rPr>
        <w:t xml:space="preserve">binding post to relay </w:t>
      </w:r>
      <w:r>
        <w:rPr>
          <w:rFonts w:ascii="Courier" w:hAnsi="Courier"/>
        </w:rPr>
        <w:t xml:space="preserve">module </w:t>
      </w:r>
      <w:r w:rsidRPr="00637008">
        <w:rPr>
          <w:rFonts w:ascii="Courier" w:hAnsi="Courier"/>
        </w:rPr>
        <w:t>NO terminal</w:t>
      </w:r>
      <w:r>
        <w:rPr>
          <w:rFonts w:ascii="Courier" w:hAnsi="Courier"/>
        </w:rPr>
        <w:t xml:space="preserve"> and to PV+ screw terminal on PCB (J1)</w:t>
      </w:r>
      <w:r>
        <w:rPr>
          <w:rFonts w:ascii="Courier" w:hAnsi="Courier"/>
        </w:rPr>
        <w:br/>
      </w:r>
      <w:r>
        <w:rPr>
          <w:rFonts w:ascii="Courier" w:hAnsi="Courier"/>
        </w:rPr>
        <w:br/>
      </w:r>
      <w:ins w:id="854" w:author="Chris Satterlee" w:date="2022-01-25T14:36:00Z">
        <w:r w:rsidR="00F15408" w:rsidRPr="00605C54">
          <w:rPr>
            <w:rFonts w:ascii="Courier" w:hAnsi="Courier"/>
            <w:b/>
            <w:bCs/>
            <w:u w:val="single"/>
          </w:rPr>
          <w:t>Stranded wire:</w:t>
        </w:r>
      </w:ins>
    </w:p>
    <w:p w14:paraId="4BF1AA97" w14:textId="4EF90001" w:rsidR="008A1BC6" w:rsidRPr="00637008" w:rsidRDefault="008A1BC6">
      <w:pPr>
        <w:pStyle w:val="ListParagraph"/>
        <w:rPr>
          <w:rFonts w:ascii="Courier" w:hAnsi="Courier"/>
        </w:rPr>
        <w:pPrChange w:id="855" w:author="Chris Satterlee" w:date="2022-01-25T14:36:00Z">
          <w:pPr>
            <w:pStyle w:val="ListParagraph"/>
            <w:numPr>
              <w:numId w:val="28"/>
            </w:numPr>
            <w:ind w:hanging="360"/>
          </w:pPr>
        </w:pPrChange>
      </w:pPr>
      <w:r>
        <w:rPr>
          <w:rFonts w:ascii="Courier" w:hAnsi="Courier"/>
        </w:rPr>
        <w:t>This is a “Y” with a cable ring connector in the middle.</w:t>
      </w:r>
    </w:p>
    <w:p w14:paraId="112A51FA" w14:textId="77777777" w:rsidR="008A1BC6" w:rsidRPr="005130CA" w:rsidRDefault="008A1BC6" w:rsidP="008A1BC6">
      <w:pPr>
        <w:ind w:left="360"/>
        <w:rPr>
          <w:rFonts w:ascii="Courier" w:hAnsi="Courier"/>
        </w:rPr>
      </w:pPr>
      <w:r w:rsidRPr="005130CA">
        <w:rPr>
          <w:rFonts w:ascii="Courier" w:hAnsi="Courier"/>
        </w:rPr>
        <w:t xml:space="preserve">     </w:t>
      </w:r>
    </w:p>
    <w:p w14:paraId="1F97A59C" w14:textId="16BEE55E" w:rsidR="008A1BC6" w:rsidRPr="00637008" w:rsidRDefault="008A1BC6" w:rsidP="004B00B9">
      <w:pPr>
        <w:pStyle w:val="ListParagraph"/>
        <w:numPr>
          <w:ilvl w:val="0"/>
          <w:numId w:val="29"/>
        </w:numPr>
        <w:rPr>
          <w:rFonts w:ascii="Courier" w:hAnsi="Courier"/>
        </w:rPr>
      </w:pPr>
      <w:r w:rsidRPr="00637008">
        <w:rPr>
          <w:rFonts w:ascii="Courier" w:hAnsi="Courier"/>
        </w:rPr>
        <w:t xml:space="preserve">Cut </w:t>
      </w:r>
      <w:r w:rsidRPr="008A1BC6">
        <w:rPr>
          <w:rFonts w:ascii="Courier" w:hAnsi="Courier"/>
          <w:u w:val="single"/>
        </w:rPr>
        <w:t>two</w:t>
      </w:r>
      <w:r>
        <w:rPr>
          <w:rFonts w:ascii="Courier" w:hAnsi="Courier"/>
          <w:u w:val="single"/>
        </w:rPr>
        <w:t xml:space="preserve"> wires</w:t>
      </w:r>
      <w:r>
        <w:rPr>
          <w:rFonts w:ascii="Courier" w:hAnsi="Courier"/>
        </w:rPr>
        <w:t xml:space="preserve"> </w:t>
      </w:r>
      <w:r w:rsidRPr="00637008">
        <w:rPr>
          <w:rFonts w:ascii="Courier" w:hAnsi="Courier"/>
        </w:rPr>
        <w:t>to length: 9cm</w:t>
      </w:r>
      <w:r>
        <w:rPr>
          <w:rFonts w:ascii="Courier" w:hAnsi="Courier"/>
        </w:rPr>
        <w:t xml:space="preserve"> each</w:t>
      </w:r>
      <w:r w:rsidRPr="00637008">
        <w:rPr>
          <w:rFonts w:ascii="Courier" w:hAnsi="Courier"/>
        </w:rPr>
        <w:t xml:space="preserve">                                       </w:t>
      </w:r>
      <w:r>
        <w:rPr>
          <w:rFonts w:ascii="Courier" w:hAnsi="Courier"/>
        </w:rPr>
        <w:t xml:space="preserve">1: </w:t>
      </w:r>
      <w:r w:rsidRPr="00637008">
        <w:rPr>
          <w:rFonts w:ascii="Courier" w:hAnsi="Courier"/>
        </w:rPr>
        <w:t>________</w:t>
      </w:r>
      <w:r>
        <w:rPr>
          <w:rFonts w:ascii="Courier" w:hAnsi="Courier"/>
        </w:rPr>
        <w:br/>
        <w:t xml:space="preserve">2: </w:t>
      </w:r>
      <w:r w:rsidRPr="00637008">
        <w:rPr>
          <w:rFonts w:ascii="Courier" w:hAnsi="Courier"/>
        </w:rPr>
        <w:t>________</w:t>
      </w:r>
    </w:p>
    <w:p w14:paraId="17B91795" w14:textId="34680830" w:rsidR="008A1BC6" w:rsidRPr="005130CA" w:rsidRDefault="008A1BC6" w:rsidP="008A1BC6">
      <w:pPr>
        <w:ind w:left="360" w:firstLine="1160"/>
        <w:rPr>
          <w:rFonts w:ascii="Courier" w:hAnsi="Courier"/>
        </w:rPr>
      </w:pPr>
    </w:p>
    <w:p w14:paraId="32CA74AA" w14:textId="53EB93D7" w:rsidR="008A1BC6" w:rsidRDefault="008A1BC6" w:rsidP="004B00B9">
      <w:pPr>
        <w:pStyle w:val="ListParagraph"/>
        <w:numPr>
          <w:ilvl w:val="0"/>
          <w:numId w:val="29"/>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w:t>
      </w:r>
      <w:r>
        <w:rPr>
          <w:rFonts w:ascii="Courier" w:hAnsi="Courier"/>
        </w:rPr>
        <w:t>end of both</w:t>
      </w:r>
      <w:r w:rsidRPr="00637008">
        <w:rPr>
          <w:rFonts w:ascii="Courier" w:hAnsi="Courier"/>
        </w:rPr>
        <w:t xml:space="preserve"> and twist strands</w:t>
      </w:r>
      <w:r>
        <w:rPr>
          <w:rFonts w:ascii="Courier" w:hAnsi="Courier"/>
        </w:rPr>
        <w:br/>
        <w:t>1: ________</w:t>
      </w:r>
      <w:r>
        <w:rPr>
          <w:rFonts w:ascii="Courier" w:hAnsi="Courier"/>
        </w:rPr>
        <w:br/>
        <w:t xml:space="preserve">2: </w:t>
      </w:r>
      <w:r w:rsidRPr="00637008">
        <w:rPr>
          <w:rFonts w:ascii="Courier" w:hAnsi="Courier"/>
        </w:rPr>
        <w:t>________</w:t>
      </w:r>
    </w:p>
    <w:p w14:paraId="15C2C17F" w14:textId="77777777" w:rsidR="008A1BC6" w:rsidRPr="005130CA" w:rsidRDefault="008A1BC6" w:rsidP="008A1BC6">
      <w:pPr>
        <w:rPr>
          <w:rFonts w:ascii="Courier" w:hAnsi="Courier"/>
        </w:rPr>
      </w:pPr>
    </w:p>
    <w:p w14:paraId="6B85EC2B" w14:textId="5CBB82DA" w:rsidR="008A1BC6" w:rsidRDefault="008A1BC6" w:rsidP="004B00B9">
      <w:pPr>
        <w:pStyle w:val="ListParagraph"/>
        <w:numPr>
          <w:ilvl w:val="0"/>
          <w:numId w:val="29"/>
        </w:numPr>
        <w:rPr>
          <w:rFonts w:ascii="Courier" w:hAnsi="Courier"/>
        </w:rPr>
      </w:pPr>
      <w:r>
        <w:rPr>
          <w:rFonts w:ascii="Courier" w:hAnsi="Courier"/>
        </w:rPr>
        <w:t xml:space="preserve">Insert one end of each into the cable ring </w:t>
      </w:r>
      <w:proofErr w:type="gramStart"/>
      <w:r>
        <w:rPr>
          <w:rFonts w:ascii="Courier" w:hAnsi="Courier"/>
        </w:rPr>
        <w:t>connector  and</w:t>
      </w:r>
      <w:proofErr w:type="gramEnd"/>
      <w:r>
        <w:rPr>
          <w:rFonts w:ascii="Courier" w:hAnsi="Courier"/>
        </w:rPr>
        <w:t xml:space="preserve"> c</w:t>
      </w:r>
      <w:r w:rsidRPr="00637008">
        <w:rPr>
          <w:rFonts w:ascii="Courier" w:hAnsi="Courier"/>
        </w:rPr>
        <w:t>rimp</w:t>
      </w:r>
      <w:r>
        <w:rPr>
          <w:rFonts w:ascii="Courier" w:hAnsi="Courier"/>
        </w:rPr>
        <w:t xml:space="preserve"> cable ring connector using pliers (or vise / </w:t>
      </w:r>
      <w:proofErr w:type="spellStart"/>
      <w:r>
        <w:rPr>
          <w:rFonts w:ascii="Courier" w:hAnsi="Courier"/>
        </w:rPr>
        <w:t>ViseGrips</w:t>
      </w:r>
      <w:proofErr w:type="spellEnd"/>
      <w:r>
        <w:rPr>
          <w:rFonts w:ascii="Courier" w:hAnsi="Courier"/>
        </w:rPr>
        <w:t xml:space="preserve"> / crimping tool)</w:t>
      </w:r>
      <w:r w:rsidRPr="00637008">
        <w:rPr>
          <w:rFonts w:ascii="Courier" w:hAnsi="Courier"/>
        </w:rPr>
        <w:t xml:space="preserve">                                                  ________</w:t>
      </w:r>
    </w:p>
    <w:p w14:paraId="0BC20EF5" w14:textId="77777777" w:rsidR="008A1BC6" w:rsidRPr="00B82E34" w:rsidRDefault="008A1BC6" w:rsidP="008A1BC6">
      <w:pPr>
        <w:rPr>
          <w:rFonts w:ascii="Courier" w:hAnsi="Courier"/>
        </w:rPr>
      </w:pPr>
    </w:p>
    <w:p w14:paraId="2EC47EAF" w14:textId="77777777" w:rsidR="008A1BC6" w:rsidRPr="00B82E34" w:rsidRDefault="008A1BC6" w:rsidP="004B00B9">
      <w:pPr>
        <w:pStyle w:val="ListParagraph"/>
        <w:numPr>
          <w:ilvl w:val="0"/>
          <w:numId w:val="29"/>
        </w:numPr>
        <w:rPr>
          <w:rFonts w:ascii="Courier" w:hAnsi="Courier"/>
        </w:rPr>
      </w:pPr>
      <w:r>
        <w:rPr>
          <w:rFonts w:ascii="Courier" w:hAnsi="Courier"/>
        </w:rPr>
        <w:t>Heat crimp with the soldering iron and flow solder into strands</w:t>
      </w:r>
      <w:r>
        <w:rPr>
          <w:rFonts w:ascii="Courier" w:hAnsi="Courier"/>
        </w:rPr>
        <w:br/>
        <w:t>________</w:t>
      </w:r>
    </w:p>
    <w:p w14:paraId="433CC376" w14:textId="77777777" w:rsidR="008A1BC6" w:rsidRPr="005130CA" w:rsidRDefault="008A1BC6" w:rsidP="008A1BC6">
      <w:pPr>
        <w:ind w:left="360" w:firstLine="1000"/>
        <w:rPr>
          <w:rFonts w:ascii="Courier" w:hAnsi="Courier"/>
        </w:rPr>
      </w:pPr>
    </w:p>
    <w:p w14:paraId="0D234F13" w14:textId="48174CE4" w:rsidR="008A1BC6" w:rsidRDefault="008A1BC6" w:rsidP="004B00B9">
      <w:pPr>
        <w:pStyle w:val="ListParagraph"/>
        <w:numPr>
          <w:ilvl w:val="0"/>
          <w:numId w:val="29"/>
        </w:numPr>
        <w:rPr>
          <w:ins w:id="856" w:author="Chris Satterlee" w:date="2022-01-25T14:36:00Z"/>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end</w:t>
      </w:r>
      <w:r>
        <w:rPr>
          <w:rFonts w:ascii="Courier" w:hAnsi="Courier"/>
        </w:rPr>
        <w:t>s</w:t>
      </w:r>
      <w:r w:rsidRPr="00637008">
        <w:rPr>
          <w:rFonts w:ascii="Courier" w:hAnsi="Courier"/>
        </w:rPr>
        <w:t xml:space="preserve"> and flow solder into the </w:t>
      </w:r>
      <w:r>
        <w:rPr>
          <w:rFonts w:ascii="Courier" w:hAnsi="Courier"/>
        </w:rPr>
        <w:t xml:space="preserve">strands (i.e. "tin" </w:t>
      </w:r>
      <w:proofErr w:type="gramStart"/>
      <w:r>
        <w:rPr>
          <w:rFonts w:ascii="Courier" w:hAnsi="Courier"/>
        </w:rPr>
        <w:t>them</w:t>
      </w:r>
      <w:r w:rsidRPr="00637008">
        <w:rPr>
          <w:rFonts w:ascii="Courier" w:hAnsi="Courier"/>
        </w:rPr>
        <w:t xml:space="preserve">)   </w:t>
      </w:r>
      <w:proofErr w:type="gramEnd"/>
      <w:r w:rsidRPr="00637008">
        <w:rPr>
          <w:rFonts w:ascii="Courier" w:hAnsi="Courier"/>
        </w:rPr>
        <w:t xml:space="preserve">                               ________</w:t>
      </w:r>
    </w:p>
    <w:p w14:paraId="7622BE56" w14:textId="68E5EBD4" w:rsidR="00F15408" w:rsidRDefault="00F15408" w:rsidP="00F15408">
      <w:pPr>
        <w:pStyle w:val="ListParagraph"/>
        <w:rPr>
          <w:ins w:id="857" w:author="Chris Satterlee" w:date="2022-01-25T14:37:00Z"/>
          <w:rFonts w:ascii="Courier" w:hAnsi="Courier"/>
        </w:rPr>
      </w:pPr>
    </w:p>
    <w:p w14:paraId="579524F7" w14:textId="6B9E383F" w:rsidR="00F15408" w:rsidRDefault="00F15408" w:rsidP="00F15408">
      <w:pPr>
        <w:pStyle w:val="ListParagraph"/>
        <w:rPr>
          <w:ins w:id="858" w:author="Chris Satterlee" w:date="2022-01-25T14:37:00Z"/>
          <w:rFonts w:ascii="Courier" w:hAnsi="Courier"/>
        </w:rPr>
      </w:pPr>
    </w:p>
    <w:p w14:paraId="2FE0B1F0" w14:textId="10D11BC4" w:rsidR="00F15408" w:rsidRDefault="00F15408" w:rsidP="00F15408">
      <w:pPr>
        <w:pStyle w:val="ListParagraph"/>
        <w:rPr>
          <w:ins w:id="859" w:author="Chris Satterlee" w:date="2022-01-25T14:37:00Z"/>
          <w:rFonts w:ascii="Courier" w:hAnsi="Courier"/>
        </w:rPr>
      </w:pPr>
    </w:p>
    <w:p w14:paraId="4122DF95" w14:textId="36F4B3F1" w:rsidR="00F15408" w:rsidRDefault="00F15408" w:rsidP="00F15408">
      <w:pPr>
        <w:pStyle w:val="ListParagraph"/>
        <w:rPr>
          <w:ins w:id="860" w:author="Chris Satterlee" w:date="2022-01-25T14:37:00Z"/>
          <w:rFonts w:ascii="Courier" w:hAnsi="Courier"/>
        </w:rPr>
      </w:pPr>
    </w:p>
    <w:p w14:paraId="64A7FD44" w14:textId="77777777" w:rsidR="00F15408" w:rsidRPr="00F15408" w:rsidRDefault="00F15408">
      <w:pPr>
        <w:pStyle w:val="ListParagraph"/>
        <w:rPr>
          <w:ins w:id="861" w:author="Chris Satterlee" w:date="2022-01-25T14:36:00Z"/>
          <w:rFonts w:ascii="Courier" w:hAnsi="Courier"/>
          <w:rPrChange w:id="862" w:author="Chris Satterlee" w:date="2022-01-25T14:36:00Z">
            <w:rPr>
              <w:ins w:id="863" w:author="Chris Satterlee" w:date="2022-01-25T14:36:00Z"/>
            </w:rPr>
          </w:rPrChange>
        </w:rPr>
        <w:pPrChange w:id="864" w:author="Chris Satterlee" w:date="2022-01-25T14:36:00Z">
          <w:pPr>
            <w:pStyle w:val="ListParagraph"/>
            <w:numPr>
              <w:numId w:val="29"/>
            </w:numPr>
            <w:ind w:left="1080" w:hanging="360"/>
          </w:pPr>
        </w:pPrChange>
      </w:pPr>
    </w:p>
    <w:p w14:paraId="5AF3D90A" w14:textId="77777777" w:rsidR="00F15408" w:rsidRPr="00637008" w:rsidRDefault="00F15408" w:rsidP="00F15408">
      <w:pPr>
        <w:pStyle w:val="ListParagraph"/>
        <w:rPr>
          <w:ins w:id="865" w:author="Chris Satterlee" w:date="2022-01-25T14:36:00Z"/>
          <w:rFonts w:ascii="Courier" w:hAnsi="Courier"/>
        </w:rPr>
      </w:pPr>
      <w:ins w:id="866" w:author="Chris Satterlee" w:date="2022-01-25T14:36:00Z">
        <w:r w:rsidRPr="00605C54">
          <w:rPr>
            <w:rFonts w:ascii="Courier" w:hAnsi="Courier"/>
            <w:b/>
            <w:bCs/>
            <w:u w:val="single"/>
          </w:rPr>
          <w:t>S</w:t>
        </w:r>
        <w:r>
          <w:rPr>
            <w:rFonts w:ascii="Courier" w:hAnsi="Courier"/>
            <w:b/>
            <w:bCs/>
            <w:u w:val="single"/>
          </w:rPr>
          <w:t>olid core wire (alternate)</w:t>
        </w:r>
        <w:r w:rsidRPr="00605C54">
          <w:rPr>
            <w:rFonts w:ascii="Courier" w:hAnsi="Courier"/>
            <w:b/>
            <w:bCs/>
            <w:u w:val="single"/>
          </w:rPr>
          <w:t>:</w:t>
        </w:r>
      </w:ins>
    </w:p>
    <w:p w14:paraId="763B4875" w14:textId="18E11A74" w:rsidR="00F15408" w:rsidRPr="00637008" w:rsidRDefault="00F15408" w:rsidP="00F15408">
      <w:pPr>
        <w:pStyle w:val="ListParagraph"/>
        <w:rPr>
          <w:ins w:id="867" w:author="Chris Satterlee" w:date="2022-01-25T14:39:00Z"/>
          <w:rFonts w:ascii="Courier" w:hAnsi="Courier"/>
        </w:rPr>
      </w:pPr>
      <w:ins w:id="868" w:author="Chris Satterlee" w:date="2022-01-25T14:39:00Z">
        <w:r>
          <w:rPr>
            <w:rFonts w:ascii="Courier" w:hAnsi="Courier"/>
          </w:rPr>
          <w:t>This is a “Y” with two looped ends in the middle.</w:t>
        </w:r>
      </w:ins>
    </w:p>
    <w:p w14:paraId="57DA312B" w14:textId="5B57A6BD" w:rsidR="00F15408" w:rsidRPr="005130CA" w:rsidRDefault="00F15408" w:rsidP="00F15408">
      <w:pPr>
        <w:ind w:left="360"/>
        <w:rPr>
          <w:ins w:id="869" w:author="Chris Satterlee" w:date="2022-01-25T14:36:00Z"/>
          <w:rFonts w:ascii="Courier" w:hAnsi="Courier"/>
        </w:rPr>
      </w:pPr>
    </w:p>
    <w:p w14:paraId="731BA37A" w14:textId="77777777" w:rsidR="00F15408" w:rsidRDefault="00F15408" w:rsidP="00F15408">
      <w:pPr>
        <w:pStyle w:val="ListParagraph"/>
        <w:numPr>
          <w:ilvl w:val="0"/>
          <w:numId w:val="27"/>
        </w:numPr>
        <w:rPr>
          <w:ins w:id="870" w:author="Chris Satterlee" w:date="2022-01-25T14:37:00Z"/>
          <w:rFonts w:ascii="Courier" w:hAnsi="Courier"/>
        </w:rPr>
      </w:pPr>
      <w:ins w:id="871" w:author="Chris Satterlee" w:date="2022-01-25T14:36:00Z">
        <w:r>
          <w:rPr>
            <w:rFonts w:ascii="Courier" w:hAnsi="Courier"/>
          </w:rPr>
          <w:t xml:space="preserve">Cut </w:t>
        </w:r>
      </w:ins>
      <w:ins w:id="872" w:author="Chris Satterlee" w:date="2022-01-25T14:37:00Z">
        <w:r>
          <w:rPr>
            <w:rFonts w:ascii="Courier" w:hAnsi="Courier"/>
          </w:rPr>
          <w:t xml:space="preserve">two wires </w:t>
        </w:r>
      </w:ins>
      <w:ins w:id="873" w:author="Chris Satterlee" w:date="2022-01-25T14:36:00Z">
        <w:r>
          <w:rPr>
            <w:rFonts w:ascii="Courier" w:hAnsi="Courier"/>
          </w:rPr>
          <w:t xml:space="preserve">to length: 10 </w:t>
        </w:r>
        <w:r w:rsidRPr="00637008">
          <w:rPr>
            <w:rFonts w:ascii="Courier" w:hAnsi="Courier"/>
          </w:rPr>
          <w:t>cm</w:t>
        </w:r>
      </w:ins>
    </w:p>
    <w:p w14:paraId="689D24F9" w14:textId="3FC3CCDB" w:rsidR="00F15408" w:rsidRPr="00F15408" w:rsidRDefault="00F15408">
      <w:pPr>
        <w:pStyle w:val="ListParagraph"/>
        <w:ind w:left="1080"/>
        <w:rPr>
          <w:ins w:id="874" w:author="Chris Satterlee" w:date="2022-01-25T14:36:00Z"/>
          <w:rFonts w:ascii="Courier" w:hAnsi="Courier"/>
          <w:rPrChange w:id="875" w:author="Chris Satterlee" w:date="2022-01-25T14:38:00Z">
            <w:rPr>
              <w:ins w:id="876" w:author="Chris Satterlee" w:date="2022-01-25T14:36:00Z"/>
            </w:rPr>
          </w:rPrChange>
        </w:rPr>
        <w:pPrChange w:id="877" w:author="Chris Satterlee" w:date="2022-01-25T14:38:00Z">
          <w:pPr>
            <w:pStyle w:val="ListParagraph"/>
            <w:numPr>
              <w:numId w:val="27"/>
            </w:numPr>
            <w:ind w:left="1080" w:hanging="360"/>
          </w:pPr>
        </w:pPrChange>
      </w:pPr>
      <w:ins w:id="878" w:author="Chris Satterlee" w:date="2022-01-25T14:37:00Z">
        <w:r>
          <w:rPr>
            <w:rFonts w:ascii="Courier" w:hAnsi="Courier"/>
          </w:rPr>
          <w:t xml:space="preserve">1: </w:t>
        </w:r>
        <w:r w:rsidRPr="00637008">
          <w:rPr>
            <w:rFonts w:ascii="Courier" w:hAnsi="Courier"/>
          </w:rPr>
          <w:t>________</w:t>
        </w:r>
        <w:r>
          <w:rPr>
            <w:rFonts w:ascii="Courier" w:hAnsi="Courier"/>
          </w:rPr>
          <w:br/>
          <w:t xml:space="preserve">2: </w:t>
        </w:r>
        <w:r w:rsidRPr="00637008">
          <w:rPr>
            <w:rFonts w:ascii="Courier" w:hAnsi="Courier"/>
          </w:rPr>
          <w:t>________</w:t>
        </w:r>
      </w:ins>
    </w:p>
    <w:p w14:paraId="6FA042F0" w14:textId="77777777" w:rsidR="00F15408" w:rsidRPr="005130CA" w:rsidRDefault="00F15408" w:rsidP="00F15408">
      <w:pPr>
        <w:ind w:left="360" w:firstLine="1000"/>
        <w:rPr>
          <w:ins w:id="879" w:author="Chris Satterlee" w:date="2022-01-25T14:36:00Z"/>
          <w:rFonts w:ascii="Courier" w:hAnsi="Courier"/>
        </w:rPr>
      </w:pPr>
    </w:p>
    <w:p w14:paraId="7234F343" w14:textId="316ED65D" w:rsidR="00F15408" w:rsidRDefault="00F15408" w:rsidP="00F15408">
      <w:pPr>
        <w:pStyle w:val="ListParagraph"/>
        <w:numPr>
          <w:ilvl w:val="0"/>
          <w:numId w:val="27"/>
        </w:numPr>
        <w:rPr>
          <w:ins w:id="880" w:author="Chris Satterlee" w:date="2022-01-25T14:38:00Z"/>
          <w:rFonts w:ascii="Courier" w:hAnsi="Courier"/>
        </w:rPr>
      </w:pPr>
      <w:ins w:id="881" w:author="Chris Satterlee" w:date="2022-01-25T14:36:00Z">
        <w:r w:rsidRPr="00637008">
          <w:rPr>
            <w:rFonts w:ascii="Courier" w:hAnsi="Courier"/>
          </w:rPr>
          <w:t>Strip 1</w:t>
        </w:r>
        <w:r>
          <w:rPr>
            <w:rFonts w:ascii="Courier" w:hAnsi="Courier"/>
          </w:rPr>
          <w:t xml:space="preserve"> </w:t>
        </w:r>
        <w:r w:rsidRPr="00637008">
          <w:rPr>
            <w:rFonts w:ascii="Courier" w:hAnsi="Courier"/>
          </w:rPr>
          <w:t xml:space="preserve">cm </w:t>
        </w:r>
        <w:r>
          <w:rPr>
            <w:rFonts w:ascii="Courier" w:hAnsi="Courier"/>
          </w:rPr>
          <w:t>from</w:t>
        </w:r>
        <w:r w:rsidRPr="00637008">
          <w:rPr>
            <w:rFonts w:ascii="Courier" w:hAnsi="Courier"/>
          </w:rPr>
          <w:t xml:space="preserve"> </w:t>
        </w:r>
        <w:r>
          <w:rPr>
            <w:rFonts w:ascii="Courier" w:hAnsi="Courier"/>
          </w:rPr>
          <w:t>one</w:t>
        </w:r>
        <w:r w:rsidRPr="00637008">
          <w:rPr>
            <w:rFonts w:ascii="Courier" w:hAnsi="Courier"/>
          </w:rPr>
          <w:t xml:space="preserve"> end and </w:t>
        </w:r>
        <w:r>
          <w:rPr>
            <w:rFonts w:ascii="Courier" w:hAnsi="Courier"/>
          </w:rPr>
          <w:t>2 cm from the other end</w:t>
        </w:r>
      </w:ins>
      <w:ins w:id="882" w:author="Chris Satterlee" w:date="2022-01-25T14:37:00Z">
        <w:r>
          <w:rPr>
            <w:rFonts w:ascii="Courier" w:hAnsi="Courier"/>
          </w:rPr>
          <w:t xml:space="preserve"> of each</w:t>
        </w:r>
      </w:ins>
    </w:p>
    <w:p w14:paraId="1AD7ED16" w14:textId="77777777" w:rsidR="00F15408" w:rsidRPr="00637008" w:rsidRDefault="00F15408">
      <w:pPr>
        <w:pStyle w:val="ListParagraph"/>
        <w:ind w:left="1080"/>
        <w:rPr>
          <w:ins w:id="883" w:author="Chris Satterlee" w:date="2022-01-25T14:38:00Z"/>
          <w:rFonts w:ascii="Courier" w:hAnsi="Courier"/>
        </w:rPr>
        <w:pPrChange w:id="884" w:author="Chris Satterlee" w:date="2022-01-25T14:38:00Z">
          <w:pPr>
            <w:pStyle w:val="ListParagraph"/>
            <w:numPr>
              <w:numId w:val="27"/>
            </w:numPr>
            <w:ind w:left="1080" w:hanging="360"/>
          </w:pPr>
        </w:pPrChange>
      </w:pPr>
      <w:ins w:id="885" w:author="Chris Satterlee" w:date="2022-01-25T14:38:00Z">
        <w:r>
          <w:rPr>
            <w:rFonts w:ascii="Courier" w:hAnsi="Courier"/>
          </w:rPr>
          <w:t xml:space="preserve">1: </w:t>
        </w:r>
        <w:r w:rsidRPr="00637008">
          <w:rPr>
            <w:rFonts w:ascii="Courier" w:hAnsi="Courier"/>
          </w:rPr>
          <w:t>________</w:t>
        </w:r>
        <w:r>
          <w:rPr>
            <w:rFonts w:ascii="Courier" w:hAnsi="Courier"/>
          </w:rPr>
          <w:br/>
          <w:t xml:space="preserve">2: </w:t>
        </w:r>
        <w:r w:rsidRPr="00637008">
          <w:rPr>
            <w:rFonts w:ascii="Courier" w:hAnsi="Courier"/>
          </w:rPr>
          <w:t>________</w:t>
        </w:r>
      </w:ins>
    </w:p>
    <w:p w14:paraId="746537C4" w14:textId="77777777" w:rsidR="00F15408" w:rsidRPr="005130CA" w:rsidRDefault="00F15408">
      <w:pPr>
        <w:rPr>
          <w:ins w:id="886" w:author="Chris Satterlee" w:date="2022-01-25T14:36:00Z"/>
          <w:rFonts w:ascii="Courier" w:hAnsi="Courier"/>
        </w:rPr>
        <w:pPrChange w:id="887" w:author="Chris Satterlee" w:date="2022-01-25T14:38:00Z">
          <w:pPr>
            <w:ind w:left="360" w:firstLine="1000"/>
          </w:pPr>
        </w:pPrChange>
      </w:pPr>
    </w:p>
    <w:p w14:paraId="5FC45014" w14:textId="77777777" w:rsidR="00F15408" w:rsidRDefault="00F15408" w:rsidP="00F15408">
      <w:pPr>
        <w:pStyle w:val="ListParagraph"/>
        <w:numPr>
          <w:ilvl w:val="0"/>
          <w:numId w:val="27"/>
        </w:numPr>
        <w:rPr>
          <w:ins w:id="888" w:author="Chris Satterlee" w:date="2022-01-25T14:38:00Z"/>
          <w:rFonts w:ascii="Courier" w:hAnsi="Courier"/>
        </w:rPr>
      </w:pPr>
      <w:ins w:id="889" w:author="Chris Satterlee" w:date="2022-01-25T14:36:00Z">
        <w:r>
          <w:rPr>
            <w:rFonts w:ascii="Courier" w:hAnsi="Courier"/>
          </w:rPr>
          <w:t xml:space="preserve">Use long-nose pliers to bend the 2cm end </w:t>
        </w:r>
      </w:ins>
      <w:ins w:id="890" w:author="Chris Satterlee" w:date="2022-01-25T14:38:00Z">
        <w:r>
          <w:rPr>
            <w:rFonts w:ascii="Courier" w:hAnsi="Courier"/>
          </w:rPr>
          <w:t xml:space="preserve">of each </w:t>
        </w:r>
      </w:ins>
      <w:ins w:id="891" w:author="Chris Satterlee" w:date="2022-01-25T14:36:00Z">
        <w:r>
          <w:rPr>
            <w:rFonts w:ascii="Courier" w:hAnsi="Courier"/>
          </w:rPr>
          <w:t>into a loop</w:t>
        </w:r>
      </w:ins>
    </w:p>
    <w:p w14:paraId="40ED9966" w14:textId="2E331AD8" w:rsidR="00F15408" w:rsidRPr="00F15408" w:rsidRDefault="00F15408">
      <w:pPr>
        <w:pStyle w:val="ListParagraph"/>
        <w:ind w:left="1080"/>
        <w:rPr>
          <w:rFonts w:ascii="Courier" w:hAnsi="Courier"/>
          <w:rPrChange w:id="892" w:author="Chris Satterlee" w:date="2022-01-25T14:36:00Z">
            <w:rPr/>
          </w:rPrChange>
        </w:rPr>
        <w:pPrChange w:id="893" w:author="Chris Satterlee" w:date="2022-01-25T14:40:00Z">
          <w:pPr>
            <w:pStyle w:val="ListParagraph"/>
            <w:numPr>
              <w:numId w:val="29"/>
            </w:numPr>
            <w:ind w:left="1080" w:hanging="360"/>
          </w:pPr>
        </w:pPrChange>
      </w:pPr>
      <w:ins w:id="894" w:author="Chris Satterlee" w:date="2022-01-25T14:39:00Z">
        <w:r>
          <w:rPr>
            <w:rFonts w:ascii="Courier" w:hAnsi="Courier"/>
          </w:rPr>
          <w:t xml:space="preserve">1: </w:t>
        </w:r>
        <w:r w:rsidRPr="00637008">
          <w:rPr>
            <w:rFonts w:ascii="Courier" w:hAnsi="Courier"/>
          </w:rPr>
          <w:t>________</w:t>
        </w:r>
        <w:r>
          <w:rPr>
            <w:rFonts w:ascii="Courier" w:hAnsi="Courier"/>
          </w:rPr>
          <w:br/>
          <w:t xml:space="preserve">2: </w:t>
        </w:r>
        <w:r w:rsidRPr="00637008">
          <w:rPr>
            <w:rFonts w:ascii="Courier" w:hAnsi="Courier"/>
          </w:rPr>
          <w:t>________</w:t>
        </w:r>
      </w:ins>
    </w:p>
    <w:p w14:paraId="1E9D5123" w14:textId="77777777" w:rsidR="008A1BC6" w:rsidRPr="005130CA" w:rsidRDefault="008A1BC6" w:rsidP="008A1BC6">
      <w:pPr>
        <w:ind w:left="360"/>
        <w:rPr>
          <w:rFonts w:ascii="Courier" w:hAnsi="Courier"/>
        </w:rPr>
      </w:pPr>
      <w:r w:rsidRPr="005130CA">
        <w:rPr>
          <w:rFonts w:ascii="Courier" w:hAnsi="Courier"/>
        </w:rPr>
        <w:t xml:space="preserve">         </w:t>
      </w:r>
    </w:p>
    <w:p w14:paraId="143E7F43" w14:textId="3DA9A424" w:rsidR="008A1BC6" w:rsidRPr="00637008" w:rsidRDefault="008A1BC6" w:rsidP="004B00B9">
      <w:pPr>
        <w:pStyle w:val="ListParagraph"/>
        <w:numPr>
          <w:ilvl w:val="0"/>
          <w:numId w:val="30"/>
        </w:numPr>
        <w:rPr>
          <w:rFonts w:ascii="Courier" w:hAnsi="Courier"/>
        </w:rPr>
      </w:pPr>
      <w:r w:rsidRPr="008A1BC6">
        <w:rPr>
          <w:rFonts w:ascii="Courier" w:hAnsi="Courier"/>
          <w:b/>
          <w:sz w:val="32"/>
          <w:szCs w:val="32"/>
        </w:rPr>
        <w:t>"Relay C"</w:t>
      </w:r>
      <w:r>
        <w:rPr>
          <w:rFonts w:ascii="Courier" w:hAnsi="Courier"/>
        </w:rPr>
        <w:t>: R</w:t>
      </w:r>
      <w:r w:rsidRPr="00637008">
        <w:rPr>
          <w:rFonts w:ascii="Courier" w:hAnsi="Courier"/>
        </w:rPr>
        <w:t xml:space="preserve">elay </w:t>
      </w:r>
      <w:r>
        <w:rPr>
          <w:rFonts w:ascii="Courier" w:hAnsi="Courier"/>
        </w:rPr>
        <w:t xml:space="preserve">module </w:t>
      </w:r>
      <w:r w:rsidRPr="00637008">
        <w:rPr>
          <w:rFonts w:ascii="Courier" w:hAnsi="Courier"/>
        </w:rPr>
        <w:t>C terminal</w:t>
      </w:r>
      <w:r>
        <w:rPr>
          <w:rFonts w:ascii="Courier" w:hAnsi="Courier"/>
        </w:rPr>
        <w:t xml:space="preserve"> to Relay C screw terminal on PCB (J2)</w:t>
      </w:r>
      <w:r>
        <w:rPr>
          <w:rFonts w:ascii="Courier" w:hAnsi="Courier"/>
        </w:rPr>
        <w:br/>
      </w:r>
      <w:r w:rsidRPr="00CC7B95">
        <w:rPr>
          <w:rFonts w:ascii="Courier" w:hAnsi="Courier"/>
          <w:b/>
          <w:sz w:val="32"/>
          <w:szCs w:val="32"/>
        </w:rPr>
        <w:t>“Relay NC”</w:t>
      </w:r>
      <w:r>
        <w:rPr>
          <w:rFonts w:ascii="Courier" w:hAnsi="Courier"/>
        </w:rPr>
        <w:t>: R</w:t>
      </w:r>
      <w:r w:rsidRPr="00637008">
        <w:rPr>
          <w:rFonts w:ascii="Courier" w:hAnsi="Courier"/>
        </w:rPr>
        <w:t xml:space="preserve">elay </w:t>
      </w:r>
      <w:r>
        <w:rPr>
          <w:rFonts w:ascii="Courier" w:hAnsi="Courier"/>
        </w:rPr>
        <w:t>module NC</w:t>
      </w:r>
      <w:r w:rsidRPr="00637008">
        <w:rPr>
          <w:rFonts w:ascii="Courier" w:hAnsi="Courier"/>
        </w:rPr>
        <w:t xml:space="preserve"> terminal</w:t>
      </w:r>
      <w:r>
        <w:rPr>
          <w:rFonts w:ascii="Courier" w:hAnsi="Courier"/>
        </w:rPr>
        <w:t xml:space="preserve"> to Relay NC screw terminal on PCB (J2) </w:t>
      </w:r>
    </w:p>
    <w:p w14:paraId="3CA4F51F" w14:textId="77777777" w:rsidR="008A1BC6" w:rsidRPr="005130CA" w:rsidRDefault="008A1BC6" w:rsidP="008A1BC6">
      <w:pPr>
        <w:ind w:left="360"/>
        <w:rPr>
          <w:rFonts w:ascii="Courier" w:hAnsi="Courier"/>
        </w:rPr>
      </w:pPr>
      <w:r w:rsidRPr="005130CA">
        <w:rPr>
          <w:rFonts w:ascii="Courier" w:hAnsi="Courier"/>
        </w:rPr>
        <w:t xml:space="preserve">     </w:t>
      </w:r>
    </w:p>
    <w:p w14:paraId="1F5C808D" w14:textId="41D8F0F6" w:rsidR="008A1BC6" w:rsidRPr="00637008" w:rsidRDefault="008A1BC6" w:rsidP="004B00B9">
      <w:pPr>
        <w:pStyle w:val="ListParagraph"/>
        <w:numPr>
          <w:ilvl w:val="0"/>
          <w:numId w:val="31"/>
        </w:numPr>
        <w:rPr>
          <w:rFonts w:ascii="Courier" w:hAnsi="Courier"/>
        </w:rPr>
      </w:pPr>
      <w:r>
        <w:rPr>
          <w:rFonts w:ascii="Courier" w:hAnsi="Courier"/>
        </w:rPr>
        <w:t xml:space="preserve">Cut two wires to length: 9 </w:t>
      </w:r>
      <w:r w:rsidRPr="00637008">
        <w:rPr>
          <w:rFonts w:ascii="Courier" w:hAnsi="Courier"/>
        </w:rPr>
        <w:t>cm</w:t>
      </w:r>
      <w:r>
        <w:rPr>
          <w:rFonts w:ascii="Courier" w:hAnsi="Courier"/>
        </w:rPr>
        <w:t xml:space="preserve"> each</w:t>
      </w:r>
      <w:r w:rsidRPr="00637008">
        <w:rPr>
          <w:rFonts w:ascii="Courier" w:hAnsi="Courier"/>
        </w:rPr>
        <w:t xml:space="preserve">                                      </w:t>
      </w:r>
      <w:r>
        <w:rPr>
          <w:rFonts w:ascii="Courier" w:hAnsi="Courier"/>
        </w:rPr>
        <w:t xml:space="preserve">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3ABC7658" w14:textId="77777777" w:rsidR="008A1BC6" w:rsidRPr="005130CA" w:rsidRDefault="008A1BC6" w:rsidP="008A1BC6">
      <w:pPr>
        <w:ind w:left="360" w:firstLine="1000"/>
        <w:rPr>
          <w:rFonts w:ascii="Courier" w:hAnsi="Courier"/>
        </w:rPr>
      </w:pPr>
    </w:p>
    <w:p w14:paraId="00462168" w14:textId="42944E74" w:rsidR="00F15408" w:rsidRPr="00F15408" w:rsidRDefault="008A1BC6" w:rsidP="00F15408">
      <w:pPr>
        <w:pStyle w:val="ListParagraph"/>
        <w:numPr>
          <w:ilvl w:val="0"/>
          <w:numId w:val="31"/>
        </w:numPr>
        <w:rPr>
          <w:ins w:id="895" w:author="Chris Satterlee" w:date="2022-01-25T14:41:00Z"/>
          <w:rFonts w:ascii="Courier" w:hAnsi="Courier"/>
          <w:rPrChange w:id="896" w:author="Chris Satterlee" w:date="2022-01-25T14:41:00Z">
            <w:rPr>
              <w:ins w:id="897" w:author="Chris Satterlee" w:date="2022-01-25T14:41:00Z"/>
            </w:rPr>
          </w:rPrChange>
        </w:rPr>
      </w:pPr>
      <w:r w:rsidRPr="00637008">
        <w:rPr>
          <w:rFonts w:ascii="Courier" w:hAnsi="Courier"/>
        </w:rPr>
        <w:t>Strip 1</w:t>
      </w:r>
      <w:r>
        <w:rPr>
          <w:rFonts w:ascii="Courier" w:hAnsi="Courier"/>
        </w:rPr>
        <w:t xml:space="preserve"> </w:t>
      </w:r>
      <w:r w:rsidRPr="00637008">
        <w:rPr>
          <w:rFonts w:ascii="Courier" w:hAnsi="Courier"/>
        </w:rPr>
        <w:t xml:space="preserve">cm on each end </w:t>
      </w:r>
      <w:r>
        <w:rPr>
          <w:rFonts w:ascii="Courier" w:hAnsi="Courier"/>
        </w:rPr>
        <w:t xml:space="preserve">of each </w:t>
      </w:r>
      <w:r w:rsidRPr="00637008">
        <w:rPr>
          <w:rFonts w:ascii="Courier" w:hAnsi="Courier"/>
        </w:rPr>
        <w:t>and twist strands</w:t>
      </w:r>
      <w:ins w:id="898" w:author="Chris Satterlee" w:date="2022-01-25T14:41:00Z">
        <w:r w:rsidR="00F15408">
          <w:rPr>
            <w:rFonts w:ascii="Courier" w:hAnsi="Courier"/>
          </w:rPr>
          <w:t xml:space="preserve"> (if stranded wire)</w:t>
        </w:r>
      </w:ins>
      <w:r w:rsidRPr="00637008">
        <w:rPr>
          <w:rFonts w:ascii="Courier" w:hAnsi="Courier"/>
        </w:rPr>
        <w:t xml:space="preserve">                  </w:t>
      </w:r>
    </w:p>
    <w:p w14:paraId="6B14CEA1" w14:textId="3243AF8D" w:rsidR="008A1BC6" w:rsidRPr="00637008" w:rsidRDefault="008A1BC6">
      <w:pPr>
        <w:pStyle w:val="ListParagraph"/>
        <w:ind w:left="1080"/>
        <w:rPr>
          <w:rFonts w:ascii="Courier" w:hAnsi="Courier"/>
        </w:rPr>
        <w:pPrChange w:id="899" w:author="Chris Satterlee" w:date="2022-01-25T14:41:00Z">
          <w:pPr>
            <w:pStyle w:val="ListParagraph"/>
            <w:numPr>
              <w:numId w:val="31"/>
            </w:numPr>
            <w:ind w:left="1080" w:hanging="360"/>
          </w:pPr>
        </w:pPrChange>
      </w:pPr>
      <w:r>
        <w:rPr>
          <w:rFonts w:ascii="Courier" w:hAnsi="Courier"/>
        </w:rPr>
        <w:t xml:space="preserve">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1847ED54" w14:textId="77777777" w:rsidR="008A1BC6" w:rsidRPr="005130CA" w:rsidRDefault="008A1BC6" w:rsidP="008A1BC6">
      <w:pPr>
        <w:ind w:left="360" w:firstLine="1000"/>
        <w:rPr>
          <w:rFonts w:ascii="Courier" w:hAnsi="Courier"/>
        </w:rPr>
      </w:pPr>
    </w:p>
    <w:p w14:paraId="57CD283A" w14:textId="17C7B6AF" w:rsidR="00F15408" w:rsidRDefault="00F15408" w:rsidP="004B00B9">
      <w:pPr>
        <w:pStyle w:val="ListParagraph"/>
        <w:numPr>
          <w:ilvl w:val="0"/>
          <w:numId w:val="31"/>
        </w:numPr>
        <w:rPr>
          <w:ins w:id="900" w:author="Chris Satterlee" w:date="2022-01-25T14:42:00Z"/>
          <w:rFonts w:ascii="Courier" w:hAnsi="Courier"/>
        </w:rPr>
      </w:pPr>
      <w:ins w:id="901" w:author="Chris Satterlee" w:date="2022-01-25T14:42:00Z">
        <w:r>
          <w:rPr>
            <w:rFonts w:ascii="Courier" w:hAnsi="Courier"/>
          </w:rPr>
          <w:t>If stranded wire is used, h</w:t>
        </w:r>
      </w:ins>
      <w:del w:id="902" w:author="Chris Satterlee" w:date="2022-01-25T14:42:00Z">
        <w:r w:rsidR="008A1BC6" w:rsidDel="00F15408">
          <w:rPr>
            <w:rFonts w:ascii="Courier" w:hAnsi="Courier"/>
          </w:rPr>
          <w:delText>H</w:delText>
        </w:r>
      </w:del>
      <w:r w:rsidR="008A1BC6">
        <w:rPr>
          <w:rFonts w:ascii="Courier" w:hAnsi="Courier"/>
        </w:rPr>
        <w:t>eat the strands of both</w:t>
      </w:r>
      <w:r w:rsidR="008A1BC6" w:rsidRPr="00637008">
        <w:rPr>
          <w:rFonts w:ascii="Courier" w:hAnsi="Courier"/>
        </w:rPr>
        <w:t xml:space="preserve"> end</w:t>
      </w:r>
      <w:r w:rsidR="008A1BC6">
        <w:rPr>
          <w:rFonts w:ascii="Courier" w:hAnsi="Courier"/>
        </w:rPr>
        <w:t>s</w:t>
      </w:r>
      <w:r w:rsidR="008A1BC6" w:rsidRPr="00637008">
        <w:rPr>
          <w:rFonts w:ascii="Courier" w:hAnsi="Courier"/>
        </w:rPr>
        <w:t xml:space="preserve"> </w:t>
      </w:r>
      <w:r w:rsidR="008A1BC6">
        <w:rPr>
          <w:rFonts w:ascii="Courier" w:hAnsi="Courier"/>
        </w:rPr>
        <w:t xml:space="preserve">of each </w:t>
      </w:r>
      <w:r w:rsidR="008A1BC6" w:rsidRPr="00637008">
        <w:rPr>
          <w:rFonts w:ascii="Courier" w:hAnsi="Courier"/>
        </w:rPr>
        <w:t xml:space="preserve">and flow solder into the </w:t>
      </w:r>
      <w:r w:rsidR="008A1BC6">
        <w:rPr>
          <w:rFonts w:ascii="Courier" w:hAnsi="Courier"/>
        </w:rPr>
        <w:t>strands (</w:t>
      </w:r>
      <w:proofErr w:type="gramStart"/>
      <w:r w:rsidR="008A1BC6">
        <w:rPr>
          <w:rFonts w:ascii="Courier" w:hAnsi="Courier"/>
        </w:rPr>
        <w:t>i.e.</w:t>
      </w:r>
      <w:proofErr w:type="gramEnd"/>
      <w:r w:rsidR="008A1BC6">
        <w:rPr>
          <w:rFonts w:ascii="Courier" w:hAnsi="Courier"/>
        </w:rPr>
        <w:t xml:space="preserve"> "tin" them</w:t>
      </w:r>
      <w:r w:rsidR="008A1BC6" w:rsidRPr="00637008">
        <w:rPr>
          <w:rFonts w:ascii="Courier" w:hAnsi="Courier"/>
        </w:rPr>
        <w:t>)</w:t>
      </w:r>
    </w:p>
    <w:p w14:paraId="1A68664A" w14:textId="48B4B694" w:rsidR="008A1BC6" w:rsidRDefault="008A1BC6">
      <w:pPr>
        <w:pStyle w:val="ListParagraph"/>
        <w:ind w:left="1080"/>
        <w:rPr>
          <w:rFonts w:ascii="Courier" w:hAnsi="Courier"/>
        </w:rPr>
        <w:pPrChange w:id="903" w:author="Chris Satterlee" w:date="2022-01-25T14:42:00Z">
          <w:pPr>
            <w:pStyle w:val="ListParagraph"/>
            <w:numPr>
              <w:numId w:val="31"/>
            </w:numPr>
            <w:ind w:left="1080" w:hanging="360"/>
          </w:pPr>
        </w:pPrChange>
      </w:pPr>
      <w:del w:id="904" w:author="Chris Satterlee" w:date="2022-01-25T14:42:00Z">
        <w:r w:rsidRPr="00637008" w:rsidDel="00F15408">
          <w:rPr>
            <w:rFonts w:ascii="Courier" w:hAnsi="Courier"/>
          </w:rPr>
          <w:delText xml:space="preserve">  </w:delText>
        </w:r>
        <w:r w:rsidDel="00F15408">
          <w:rPr>
            <w:rFonts w:ascii="Courier" w:hAnsi="Courier"/>
          </w:rPr>
          <w:delText xml:space="preserve">                               </w:delText>
        </w:r>
      </w:del>
      <w:r>
        <w:rPr>
          <w:rFonts w:ascii="Courier" w:hAnsi="Courier"/>
        </w:rPr>
        <w:t xml:space="preserve">Relay C: </w:t>
      </w:r>
      <w:r w:rsidRPr="00637008">
        <w:rPr>
          <w:rFonts w:ascii="Courier" w:hAnsi="Courier"/>
        </w:rPr>
        <w:t>________</w:t>
      </w:r>
      <w:r>
        <w:rPr>
          <w:rFonts w:ascii="Courier" w:hAnsi="Courier"/>
        </w:rPr>
        <w:br/>
        <w:t xml:space="preserve">Relay NC: </w:t>
      </w:r>
      <w:r w:rsidRPr="00637008">
        <w:rPr>
          <w:rFonts w:ascii="Courier" w:hAnsi="Courier"/>
        </w:rPr>
        <w:t>________</w:t>
      </w:r>
    </w:p>
    <w:p w14:paraId="5B964D1D" w14:textId="77777777" w:rsidR="008A1BC6" w:rsidRPr="00CC7B95" w:rsidRDefault="008A1BC6" w:rsidP="00CC7B95">
      <w:pPr>
        <w:rPr>
          <w:rFonts w:ascii="Courier" w:hAnsi="Courier"/>
        </w:rPr>
      </w:pPr>
    </w:p>
    <w:p w14:paraId="0CD12C1D" w14:textId="7538B1C5" w:rsidR="00191B8A" w:rsidRPr="00C83733" w:rsidRDefault="00191B8A" w:rsidP="00191B8A">
      <w:pPr>
        <w:pStyle w:val="Heading1"/>
      </w:pPr>
      <w:bookmarkStart w:id="905" w:name="_Toc94015405"/>
      <w:bookmarkStart w:id="906" w:name="_Toc96867143"/>
      <w:bookmarkStart w:id="907" w:name="_Toc96867448"/>
      <w:bookmarkStart w:id="908" w:name="_Toc96867630"/>
      <w:bookmarkStart w:id="909" w:name="_Toc96867698"/>
      <w:r>
        <w:t>Make load circuit connections</w:t>
      </w:r>
      <w:bookmarkEnd w:id="905"/>
      <w:bookmarkEnd w:id="906"/>
      <w:bookmarkEnd w:id="907"/>
      <w:bookmarkEnd w:id="908"/>
      <w:bookmarkEnd w:id="909"/>
      <w:r>
        <w:br/>
      </w:r>
    </w:p>
    <w:p w14:paraId="252C4DDD" w14:textId="69910DAB"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w:t>
      </w:r>
      <w:r>
        <w:rPr>
          <w:rFonts w:ascii="Courier" w:hAnsi="Courier"/>
        </w:rPr>
        <w:lastRenderedPageBreak/>
        <w:t>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06EA7F00" w:rsidR="00191B8A" w:rsidRPr="00A214AE" w:rsidRDefault="00191B8A" w:rsidP="004B00B9">
      <w:pPr>
        <w:pStyle w:val="ListParagraph"/>
        <w:numPr>
          <w:ilvl w:val="0"/>
          <w:numId w:val="44"/>
        </w:numPr>
        <w:rPr>
          <w:rFonts w:ascii="Courier" w:hAnsi="Courier"/>
          <w:b/>
          <w:sz w:val="28"/>
          <w:szCs w:val="28"/>
        </w:rPr>
      </w:pPr>
      <w:r>
        <w:rPr>
          <w:rFonts w:ascii="Courier" w:hAnsi="Courier"/>
        </w:rPr>
        <w:t>Insert threaded post of black side through the cable ring connector</w:t>
      </w:r>
      <w:ins w:id="910" w:author="Chris Satterlee" w:date="2022-01-25T14:43:00Z">
        <w:r w:rsidR="00F15408">
          <w:rPr>
            <w:rFonts w:ascii="Courier" w:hAnsi="Courier"/>
          </w:rPr>
          <w:t xml:space="preserve"> (or loop, if solid core wire is used) </w:t>
        </w:r>
      </w:ins>
      <w:del w:id="911" w:author="Chris Satterlee" w:date="2022-01-25T14:43:00Z">
        <w:r w:rsidDel="00F15408">
          <w:rPr>
            <w:rFonts w:ascii="Courier" w:hAnsi="Courier"/>
          </w:rPr>
          <w:delText xml:space="preserve"> </w:delText>
        </w:r>
      </w:del>
      <w:r>
        <w:rPr>
          <w:rFonts w:ascii="Courier" w:hAnsi="Courier"/>
        </w:rPr>
        <w:t xml:space="preserve">on </w:t>
      </w:r>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 xml:space="preserve">PV-“ </w:t>
      </w:r>
      <w:r>
        <w:rPr>
          <w:rFonts w:ascii="Courier" w:hAnsi="Courier"/>
        </w:rPr>
        <w:br/>
        <w:t>________</w:t>
      </w:r>
      <w:r>
        <w:rPr>
          <w:rFonts w:ascii="Courier" w:hAnsi="Courier"/>
        </w:rPr>
        <w:br/>
      </w:r>
    </w:p>
    <w:p w14:paraId="5A47A072" w14:textId="061FB720" w:rsidR="00191B8A" w:rsidRDefault="00191B8A" w:rsidP="00CC7B95">
      <w:pPr>
        <w:pStyle w:val="ListParagraph"/>
        <w:numPr>
          <w:ilvl w:val="0"/>
          <w:numId w:val="44"/>
        </w:numPr>
        <w:rPr>
          <w:rFonts w:ascii="Courier" w:hAnsi="Courier"/>
        </w:rPr>
      </w:pPr>
      <w:r>
        <w:rPr>
          <w:rFonts w:ascii="Courier" w:hAnsi="Courier"/>
        </w:rPr>
        <w:t>Insert threaded post of red side through the cable ring connector</w:t>
      </w:r>
      <w:ins w:id="912" w:author="Chris Satterlee" w:date="2022-01-25T14:43:00Z">
        <w:r w:rsidR="00F15408">
          <w:rPr>
            <w:rFonts w:ascii="Courier" w:hAnsi="Courier"/>
          </w:rPr>
          <w:t xml:space="preserve"> (or loop</w:t>
        </w:r>
      </w:ins>
      <w:ins w:id="913" w:author="Chris Satterlee" w:date="2022-01-25T14:44:00Z">
        <w:r w:rsidR="00F15408">
          <w:rPr>
            <w:rFonts w:ascii="Courier" w:hAnsi="Courier"/>
          </w:rPr>
          <w:t>s</w:t>
        </w:r>
      </w:ins>
      <w:ins w:id="914" w:author="Chris Satterlee" w:date="2022-01-25T14:43:00Z">
        <w:r w:rsidR="00F15408">
          <w:rPr>
            <w:rFonts w:ascii="Courier" w:hAnsi="Courier"/>
          </w:rPr>
          <w:t xml:space="preserve">, if solid core wire is used) </w:t>
        </w:r>
      </w:ins>
      <w:del w:id="915" w:author="Chris Satterlee" w:date="2022-01-25T14:43:00Z">
        <w:r w:rsidDel="00F15408">
          <w:rPr>
            <w:rFonts w:ascii="Courier" w:hAnsi="Courier"/>
          </w:rPr>
          <w:delText xml:space="preserve"> </w:delText>
        </w:r>
      </w:del>
      <w:r>
        <w:rPr>
          <w:rFonts w:ascii="Courier" w:hAnsi="Courier"/>
        </w:rPr>
        <w:t>on</w:t>
      </w:r>
      <w:ins w:id="916" w:author="Chris Satterlee" w:date="2022-01-25T14:43:00Z">
        <w:r w:rsidR="00F15408">
          <w:rPr>
            <w:rFonts w:ascii="Courier" w:hAnsi="Courier"/>
          </w:rPr>
          <w:t xml:space="preserve"> </w:t>
        </w:r>
      </w:ins>
      <w:del w:id="917" w:author="Chris Satterlee" w:date="2022-01-25T14:43:00Z">
        <w:r w:rsidDel="00F15408">
          <w:rPr>
            <w:rFonts w:ascii="Courier" w:hAnsi="Courier"/>
          </w:rPr>
          <w:delText xml:space="preserve"> </w:delText>
        </w:r>
      </w:del>
      <w:r w:rsidR="001A5CD4">
        <w:rPr>
          <w:rFonts w:ascii="Courier" w:hAnsi="Courier"/>
        </w:rPr>
        <w:t>load circuit wire</w:t>
      </w:r>
      <w:r>
        <w:rPr>
          <w:rFonts w:ascii="Courier" w:hAnsi="Courier"/>
        </w:rPr>
        <w:t>:</w:t>
      </w:r>
      <w:r>
        <w:rPr>
          <w:rFonts w:ascii="Courier" w:hAnsi="Courier"/>
        </w:rPr>
        <w:br/>
        <w:t xml:space="preserve">   </w:t>
      </w:r>
      <w:proofErr w:type="gramStart"/>
      <w:r>
        <w:rPr>
          <w:rFonts w:ascii="Courier" w:hAnsi="Courier"/>
        </w:rPr>
        <w:t xml:space="preserve">   “</w:t>
      </w:r>
      <w:proofErr w:type="gramEnd"/>
      <w:r>
        <w:rPr>
          <w:rFonts w:ascii="Courier" w:hAnsi="Courier"/>
        </w:rPr>
        <w:t>PV+“</w:t>
      </w:r>
    </w:p>
    <w:p w14:paraId="7AFD1806" w14:textId="54222E90" w:rsidR="00191B8A" w:rsidRDefault="00191B8A" w:rsidP="00191B8A">
      <w:pPr>
        <w:rPr>
          <w:rFonts w:ascii="Courier" w:hAnsi="Courier"/>
        </w:rPr>
      </w:pPr>
      <w:r>
        <w:rPr>
          <w:rFonts w:ascii="Courier" w:hAnsi="Courier"/>
        </w:rPr>
        <w:t xml:space="preserve">     </w:t>
      </w:r>
      <w:r w:rsidRPr="00191B8A">
        <w:rPr>
          <w:rFonts w:ascii="Courier" w:hAnsi="Courier"/>
        </w:rPr>
        <w:t>________</w:t>
      </w:r>
      <w:r>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366A455E" w:rsidR="00191B8A"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ins w:id="918" w:author="Chris Satterlee" w:date="2022-01-25T14:47:00Z">
        <w:r w:rsidR="00F15408">
          <w:rPr>
            <w:rFonts w:ascii="Courier" w:hAnsi="Courier"/>
          </w:rPr>
          <w:t>other</w:t>
        </w:r>
      </w:ins>
      <w:del w:id="919" w:author="Chris Satterlee" w:date="2022-01-25T14:47:00Z">
        <w:r w:rsidDel="00F15408">
          <w:rPr>
            <w:rFonts w:ascii="Courier" w:hAnsi="Courier"/>
          </w:rPr>
          <w:delText>twisted/soldered</w:delText>
        </w:r>
      </w:del>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lower hole of screw terminal J1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PV-“</w:t>
      </w:r>
      <w:r>
        <w:rPr>
          <w:rFonts w:ascii="Courier" w:hAnsi="Courier"/>
        </w:rPr>
        <w:br/>
        <w:t>_________</w:t>
      </w:r>
      <w:r>
        <w:rPr>
          <w:rFonts w:ascii="Courier" w:hAnsi="Courier"/>
        </w:rPr>
        <w:br/>
      </w:r>
    </w:p>
    <w:p w14:paraId="27E56FD6" w14:textId="02CE8206" w:rsidR="00191B8A" w:rsidRPr="001A5CD4" w:rsidRDefault="00191B8A" w:rsidP="00CC7B95">
      <w:pPr>
        <w:pStyle w:val="ListParagraph"/>
        <w:rPr>
          <w:rFonts w:ascii="Courier" w:hAnsi="Courier"/>
        </w:rPr>
      </w:pPr>
      <w:r>
        <w:rPr>
          <w:rFonts w:ascii="Courier" w:hAnsi="Courier"/>
        </w:rPr>
        <w:t xml:space="preserve">Loosen screw and insert the </w:t>
      </w:r>
      <w:ins w:id="920" w:author="Chris Satterlee" w:date="2022-01-25T14:47:00Z">
        <w:r w:rsidR="00F15408">
          <w:rPr>
            <w:rFonts w:ascii="Courier" w:hAnsi="Courier"/>
          </w:rPr>
          <w:t>other</w:t>
        </w:r>
      </w:ins>
      <w:del w:id="921" w:author="Chris Satterlee" w:date="2022-01-25T14:47:00Z">
        <w:r w:rsidDel="00F15408">
          <w:rPr>
            <w:rFonts w:ascii="Courier" w:hAnsi="Courier"/>
          </w:rPr>
          <w:delText>twisted/soldered</w:delText>
        </w:r>
      </w:del>
      <w:r>
        <w:rPr>
          <w:rFonts w:ascii="Courier" w:hAnsi="Courier"/>
        </w:rPr>
        <w:t xml:space="preserve"> end of the </w:t>
      </w:r>
      <w:r w:rsidR="001A5CD4">
        <w:rPr>
          <w:rFonts w:ascii="Courier" w:hAnsi="Courier"/>
        </w:rPr>
        <w:t>load circuit wire</w:t>
      </w:r>
      <w:r>
        <w:rPr>
          <w:rFonts w:ascii="Courier" w:hAnsi="Courier"/>
        </w:rPr>
        <w:t xml:space="preserve"> from the red binding post into the adjacent hole of screw terminal J1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PV+“</w:t>
      </w:r>
      <w:r>
        <w:rPr>
          <w:rFonts w:ascii="Courier" w:hAnsi="Courier"/>
        </w:rPr>
        <w:br/>
      </w:r>
      <w:r w:rsidR="001A5CD4" w:rsidRPr="001A5CD4">
        <w:rPr>
          <w:rFonts w:ascii="Courier" w:hAnsi="Courier"/>
        </w:rPr>
        <w:t>_________</w:t>
      </w:r>
      <w:r w:rsidRPr="001A5CD4">
        <w:rPr>
          <w:rFonts w:ascii="Courier" w:hAnsi="Courier"/>
          <w:color w:val="FF0000"/>
        </w:rPr>
        <w:br/>
      </w:r>
    </w:p>
    <w:p w14:paraId="14B3E933" w14:textId="5CC68ABF" w:rsidR="00191B8A" w:rsidRPr="00191B8A" w:rsidRDefault="00191B8A" w:rsidP="004B00B9">
      <w:pPr>
        <w:pStyle w:val="ListParagraph"/>
        <w:numPr>
          <w:ilvl w:val="0"/>
          <w:numId w:val="46"/>
        </w:numPr>
        <w:rPr>
          <w:rFonts w:ascii="Courier" w:hAnsi="Courier"/>
          <w:b/>
          <w:sz w:val="28"/>
          <w:szCs w:val="28"/>
        </w:rPr>
      </w:pPr>
      <w:r>
        <w:rPr>
          <w:rFonts w:ascii="Courier" w:hAnsi="Courier"/>
        </w:rPr>
        <w:t>Loosen screw and insert one</w:t>
      </w:r>
      <w:del w:id="922" w:author="Chris Satterlee" w:date="2022-01-25T14:48:00Z">
        <w:r w:rsidDel="00F15408">
          <w:rPr>
            <w:rFonts w:ascii="Courier" w:hAnsi="Courier"/>
          </w:rPr>
          <w:delText xml:space="preserve"> twisted/soldered</w:delText>
        </w:r>
      </w:del>
      <w:r>
        <w:rPr>
          <w:rFonts w:ascii="Courier" w:hAnsi="Courier"/>
        </w:rPr>
        <w:t xml:space="preserve"> end of the “RELAY NC” </w:t>
      </w:r>
      <w:r w:rsidR="001A5CD4">
        <w:rPr>
          <w:rFonts w:ascii="Courier" w:hAnsi="Courier"/>
        </w:rPr>
        <w:t>load circuit wire</w:t>
      </w:r>
      <w:r>
        <w:rPr>
          <w:rFonts w:ascii="Courier" w:hAnsi="Courier"/>
        </w:rPr>
        <w:t xml:space="preserve"> into the upper hole of screw terminal J2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RELAY NC”</w:t>
      </w:r>
      <w:r>
        <w:rPr>
          <w:rFonts w:ascii="Courier" w:hAnsi="Courier"/>
        </w:rPr>
        <w:br/>
      </w:r>
      <w:r>
        <w:rPr>
          <w:rFonts w:ascii="Courier" w:hAnsi="Courier"/>
        </w:rPr>
        <w:lastRenderedPageBreak/>
        <w:t>_________</w:t>
      </w:r>
      <w:r>
        <w:rPr>
          <w:rFonts w:ascii="Courier" w:hAnsi="Courier"/>
        </w:rPr>
        <w:br/>
      </w:r>
    </w:p>
    <w:p w14:paraId="34DF3AB2" w14:textId="54A627B2" w:rsidR="00191B8A" w:rsidRPr="007D32F6" w:rsidRDefault="00191B8A" w:rsidP="004B00B9">
      <w:pPr>
        <w:pStyle w:val="ListParagraph"/>
        <w:numPr>
          <w:ilvl w:val="0"/>
          <w:numId w:val="46"/>
        </w:numPr>
        <w:rPr>
          <w:rFonts w:ascii="Courier" w:hAnsi="Courier"/>
          <w:b/>
          <w:sz w:val="28"/>
          <w:szCs w:val="28"/>
        </w:rPr>
      </w:pPr>
      <w:r>
        <w:rPr>
          <w:rFonts w:ascii="Courier" w:hAnsi="Courier"/>
        </w:rPr>
        <w:t>Loosen screw and insert one</w:t>
      </w:r>
      <w:del w:id="923" w:author="Chris Satterlee" w:date="2022-01-25T14:48:00Z">
        <w:r w:rsidDel="00F15408">
          <w:rPr>
            <w:rFonts w:ascii="Courier" w:hAnsi="Courier"/>
          </w:rPr>
          <w:delText xml:space="preserve"> twisted/soldered</w:delText>
        </w:r>
      </w:del>
      <w:r>
        <w:rPr>
          <w:rFonts w:ascii="Courier" w:hAnsi="Courier"/>
        </w:rPr>
        <w:t xml:space="preserve"> end of the “RELAY C” </w:t>
      </w:r>
      <w:r w:rsidR="001A5CD4">
        <w:rPr>
          <w:rFonts w:ascii="Courier" w:hAnsi="Courier"/>
        </w:rPr>
        <w:t>load circuit wire</w:t>
      </w:r>
      <w:r>
        <w:rPr>
          <w:rFonts w:ascii="Courier" w:hAnsi="Courier"/>
        </w:rPr>
        <w:t xml:space="preserve"> into the lower hole of screw terminal J2 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RELAY C”</w:t>
      </w:r>
      <w:r>
        <w:rPr>
          <w:rFonts w:ascii="Courier" w:hAnsi="Courier"/>
        </w:rPr>
        <w:br/>
        <w:t>_________</w:t>
      </w:r>
      <w:r>
        <w:rPr>
          <w:rFonts w:ascii="Courier" w:hAnsi="Courier"/>
        </w:rPr>
        <w:br/>
      </w:r>
    </w:p>
    <w:p w14:paraId="4F1773F3" w14:textId="77777777" w:rsidR="00191B8A" w:rsidRPr="00191B8A" w:rsidRDefault="00191B8A" w:rsidP="00191B8A">
      <w:pPr>
        <w:rPr>
          <w:rFonts w:ascii="Courier" w:hAnsi="Courier"/>
          <w:b/>
          <w:sz w:val="28"/>
          <w:szCs w:val="28"/>
          <w:u w:val="single"/>
        </w:rPr>
      </w:pPr>
    </w:p>
    <w:p w14:paraId="2B07CA94" w14:textId="6D76752D" w:rsidR="007D32F6" w:rsidRPr="00191B8A" w:rsidRDefault="00A214AE"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4BA87DF1" w14:textId="269A3492" w:rsidR="007D32F6" w:rsidRPr="007D32F6" w:rsidRDefault="00516EAB" w:rsidP="004B00B9">
      <w:pPr>
        <w:pStyle w:val="ListParagraph"/>
        <w:numPr>
          <w:ilvl w:val="0"/>
          <w:numId w:val="46"/>
        </w:numPr>
        <w:rPr>
          <w:rFonts w:ascii="Courier" w:hAnsi="Courier"/>
          <w:b/>
          <w:sz w:val="28"/>
          <w:szCs w:val="28"/>
        </w:rPr>
      </w:pPr>
      <w:r>
        <w:rPr>
          <w:rFonts w:ascii="Courier" w:hAnsi="Courier"/>
        </w:rPr>
        <w:t>Loosen screw and i</w:t>
      </w:r>
      <w:r w:rsidR="007D32F6">
        <w:rPr>
          <w:rFonts w:ascii="Courier" w:hAnsi="Courier"/>
        </w:rPr>
        <w:t>nsert the</w:t>
      </w:r>
      <w:ins w:id="924" w:author="Chris Satterlee" w:date="2022-01-25T14:48:00Z">
        <w:r w:rsidR="00F15408">
          <w:rPr>
            <w:rFonts w:ascii="Courier" w:hAnsi="Courier"/>
          </w:rPr>
          <w:t xml:space="preserve"> other</w:t>
        </w:r>
      </w:ins>
      <w:del w:id="925" w:author="Chris Satterlee" w:date="2022-01-25T14:48:00Z">
        <w:r w:rsidR="007D32F6" w:rsidDel="00F15408">
          <w:rPr>
            <w:rFonts w:ascii="Courier" w:hAnsi="Courier"/>
          </w:rPr>
          <w:delText xml:space="preserve"> twisted</w:delText>
        </w:r>
        <w:r w:rsidR="007E6F65" w:rsidDel="00F15408">
          <w:rPr>
            <w:rFonts w:ascii="Courier" w:hAnsi="Courier"/>
          </w:rPr>
          <w:delText>/soldered</w:delText>
        </w:r>
      </w:del>
      <w:r w:rsidR="007D32F6">
        <w:rPr>
          <w:rFonts w:ascii="Courier" w:hAnsi="Courier"/>
        </w:rPr>
        <w:t xml:space="preserve"> end </w:t>
      </w:r>
      <w:r w:rsidR="00191B8A">
        <w:rPr>
          <w:rFonts w:ascii="Courier" w:hAnsi="Courier"/>
        </w:rPr>
        <w:t xml:space="preserve">of the “PV+” </w:t>
      </w:r>
      <w:r w:rsidR="001A5CD4">
        <w:rPr>
          <w:rFonts w:ascii="Courier" w:hAnsi="Courier"/>
        </w:rPr>
        <w:t>load circuit wire</w:t>
      </w:r>
      <w:r w:rsidR="00191B8A">
        <w:rPr>
          <w:rFonts w:ascii="Courier" w:hAnsi="Courier"/>
        </w:rPr>
        <w:t xml:space="preserve"> </w:t>
      </w:r>
      <w:r w:rsidR="007D32F6">
        <w:rPr>
          <w:rFonts w:ascii="Courier" w:hAnsi="Courier"/>
        </w:rPr>
        <w:t xml:space="preserve">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w:t>
      </w:r>
      <w:r w:rsidR="00191B8A">
        <w:rPr>
          <w:rFonts w:ascii="Courier" w:hAnsi="Courier"/>
        </w:rPr>
        <w:t>n down the screw.</w:t>
      </w:r>
      <w:r w:rsidR="00191B8A">
        <w:rPr>
          <w:rFonts w:ascii="Courier" w:hAnsi="Courier"/>
        </w:rPr>
        <w:br/>
        <w:t xml:space="preserve">   </w:t>
      </w:r>
      <w:proofErr w:type="gramStart"/>
      <w:r w:rsidR="00191B8A">
        <w:rPr>
          <w:rFonts w:ascii="Courier" w:hAnsi="Courier"/>
        </w:rPr>
        <w:t xml:space="preserve">   “</w:t>
      </w:r>
      <w:proofErr w:type="gramEnd"/>
      <w:r w:rsidR="00191B8A">
        <w:rPr>
          <w:rFonts w:ascii="Courier" w:hAnsi="Courier"/>
        </w:rPr>
        <w:t>PV+”</w:t>
      </w:r>
      <w:r w:rsidR="007D32F6">
        <w:rPr>
          <w:rFonts w:ascii="Courier" w:hAnsi="Courier"/>
        </w:rPr>
        <w:br/>
      </w:r>
      <w:r w:rsidR="006B35AC">
        <w:rPr>
          <w:rFonts w:ascii="Courier" w:hAnsi="Courier"/>
        </w:rPr>
        <w:t>_________</w:t>
      </w:r>
      <w:r w:rsidR="006B35AC">
        <w:rPr>
          <w:rFonts w:ascii="Courier" w:hAnsi="Courier"/>
        </w:rPr>
        <w:br/>
      </w:r>
    </w:p>
    <w:p w14:paraId="2D5F6456" w14:textId="42C88ECA" w:rsidR="006B35AC" w:rsidRPr="006B35AC" w:rsidRDefault="00516EAB" w:rsidP="004B00B9">
      <w:pPr>
        <w:pStyle w:val="ListParagraph"/>
        <w:numPr>
          <w:ilvl w:val="0"/>
          <w:numId w:val="46"/>
        </w:numPr>
        <w:rPr>
          <w:rFonts w:ascii="Courier" w:hAnsi="Courier"/>
          <w:b/>
          <w:sz w:val="28"/>
          <w:szCs w:val="28"/>
        </w:rPr>
      </w:pPr>
      <w:r>
        <w:rPr>
          <w:rFonts w:ascii="Courier" w:hAnsi="Courier"/>
        </w:rPr>
        <w:t>Loosen screw and i</w:t>
      </w:r>
      <w:r w:rsidR="00DB0A16">
        <w:rPr>
          <w:rFonts w:ascii="Courier" w:hAnsi="Courier"/>
        </w:rPr>
        <w:t xml:space="preserve">nsert the end of </w:t>
      </w:r>
      <w:r w:rsidR="00191B8A">
        <w:rPr>
          <w:rFonts w:ascii="Courier" w:hAnsi="Courier"/>
        </w:rPr>
        <w:t xml:space="preserve">the </w:t>
      </w:r>
      <w:r w:rsidR="00DB0A16">
        <w:rPr>
          <w:rFonts w:ascii="Courier" w:hAnsi="Courier"/>
        </w:rPr>
        <w:t>“</w:t>
      </w:r>
      <w:r w:rsidR="00191B8A">
        <w:rPr>
          <w:rFonts w:ascii="Courier" w:hAnsi="Courier"/>
        </w:rPr>
        <w:t xml:space="preserve">RELAY </w:t>
      </w:r>
      <w:r w:rsidR="00DB0A16">
        <w:rPr>
          <w:rFonts w:ascii="Courier" w:hAnsi="Courier"/>
        </w:rPr>
        <w:t>C</w:t>
      </w:r>
      <w:r w:rsidR="007D32F6">
        <w:rPr>
          <w:rFonts w:ascii="Courier" w:hAnsi="Courier"/>
        </w:rPr>
        <w:t xml:space="preserve">” </w:t>
      </w:r>
      <w:r w:rsidR="001A5CD4">
        <w:rPr>
          <w:rFonts w:ascii="Courier" w:hAnsi="Courier"/>
        </w:rPr>
        <w:t>load circuit wire</w:t>
      </w:r>
      <w:r w:rsidR="00191B8A">
        <w:rPr>
          <w:rFonts w:ascii="Courier" w:hAnsi="Courier"/>
        </w:rPr>
        <w:t xml:space="preserve"> </w:t>
      </w:r>
      <w:r w:rsidR="006B35AC">
        <w:rPr>
          <w:rFonts w:ascii="Courier" w:hAnsi="Courier"/>
        </w:rPr>
        <w:t xml:space="preserve">into the center (“Common” - C) screw terminal hole on the relay </w:t>
      </w:r>
      <w:r w:rsidR="009270F5">
        <w:rPr>
          <w:rFonts w:ascii="Courier" w:hAnsi="Courier"/>
        </w:rPr>
        <w:t xml:space="preserve">module </w:t>
      </w:r>
      <w:r w:rsidR="006B35AC">
        <w:rPr>
          <w:rFonts w:ascii="Courier" w:hAnsi="Courier"/>
        </w:rPr>
        <w:t>and tighten down the screw.</w:t>
      </w:r>
      <w:r w:rsidR="00191B8A">
        <w:rPr>
          <w:rFonts w:ascii="Courier" w:hAnsi="Courier"/>
        </w:rPr>
        <w:br/>
        <w:t xml:space="preserve">   </w:t>
      </w:r>
      <w:proofErr w:type="gramStart"/>
      <w:r w:rsidR="00191B8A">
        <w:rPr>
          <w:rFonts w:ascii="Courier" w:hAnsi="Courier"/>
        </w:rPr>
        <w:t xml:space="preserve"> </w:t>
      </w:r>
      <w:r w:rsidR="001A5CD4">
        <w:rPr>
          <w:rFonts w:ascii="Courier" w:hAnsi="Courier"/>
        </w:rPr>
        <w:t xml:space="preserve">  “</w:t>
      </w:r>
      <w:proofErr w:type="gramEnd"/>
      <w:r w:rsidR="001A5CD4">
        <w:rPr>
          <w:rFonts w:ascii="Courier" w:hAnsi="Courier"/>
        </w:rPr>
        <w:t>RELAY C”</w:t>
      </w:r>
      <w:r w:rsidR="006B35AC">
        <w:rPr>
          <w:rFonts w:ascii="Courier" w:hAnsi="Courier"/>
        </w:rPr>
        <w:br/>
        <w:t>_________</w:t>
      </w:r>
      <w:r w:rsidR="006B35AC">
        <w:rPr>
          <w:rFonts w:ascii="Courier" w:hAnsi="Courier"/>
        </w:rPr>
        <w:br/>
      </w:r>
    </w:p>
    <w:p w14:paraId="28ADD06D" w14:textId="297714B8" w:rsidR="006B35AC" w:rsidRPr="00191B8A"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end of the </w:t>
      </w:r>
      <w:del w:id="926" w:author="Chris Satterlee" w:date="2022-01-25T14:49:00Z">
        <w:r w:rsidDel="00F15408">
          <w:rPr>
            <w:rFonts w:ascii="Courier" w:hAnsi="Courier"/>
          </w:rPr>
          <w:delText xml:space="preserve">zip </w:delText>
        </w:r>
      </w:del>
      <w:r>
        <w:rPr>
          <w:rFonts w:ascii="Courier" w:hAnsi="Courier"/>
        </w:rPr>
        <w:t xml:space="preserve">“RELAY NC” </w:t>
      </w:r>
      <w:r w:rsidR="001A5CD4">
        <w:rPr>
          <w:rFonts w:ascii="Courier" w:hAnsi="Courier"/>
        </w:rPr>
        <w:t>load circuit wire</w:t>
      </w:r>
      <w:r>
        <w:rPr>
          <w:rFonts w:ascii="Courier" w:hAnsi="Courier"/>
        </w:rPr>
        <w:t xml:space="preserve"> </w:t>
      </w:r>
      <w:r w:rsidR="006B35AC">
        <w:rPr>
          <w:rFonts w:ascii="Courier" w:hAnsi="Courier"/>
        </w:rPr>
        <w:t xml:space="preserve">into the bottom (“Normally Closed – NC) screw terminal hole on the relay </w:t>
      </w:r>
      <w:r w:rsidR="009270F5">
        <w:rPr>
          <w:rFonts w:ascii="Courier" w:hAnsi="Courier"/>
        </w:rPr>
        <w:t xml:space="preserve">module </w:t>
      </w:r>
      <w:r w:rsidR="006B35AC">
        <w:rPr>
          <w:rFonts w:ascii="Courier" w:hAnsi="Courier"/>
        </w:rPr>
        <w:t>and tighten down the screw.</w:t>
      </w:r>
      <w:r>
        <w:rPr>
          <w:rFonts w:ascii="Courier" w:hAnsi="Courier"/>
        </w:rPr>
        <w:br/>
        <w:t xml:space="preserve">   </w:t>
      </w:r>
      <w:proofErr w:type="gramStart"/>
      <w:r>
        <w:rPr>
          <w:rFonts w:ascii="Courier" w:hAnsi="Courier"/>
        </w:rPr>
        <w:t xml:space="preserve">   “</w:t>
      </w:r>
      <w:proofErr w:type="gramEnd"/>
      <w:r>
        <w:rPr>
          <w:rFonts w:ascii="Courier" w:hAnsi="Courier"/>
        </w:rPr>
        <w:t>RELAY NC”</w:t>
      </w:r>
      <w:r w:rsidR="006B35AC">
        <w:rPr>
          <w:rFonts w:ascii="Courier" w:hAnsi="Courier"/>
        </w:rPr>
        <w:br/>
        <w:t>__________</w:t>
      </w:r>
      <w:r>
        <w:rPr>
          <w:rFonts w:ascii="Courier" w:hAnsi="Courier"/>
        </w:rPr>
        <w:br/>
      </w:r>
    </w:p>
    <w:p w14:paraId="3A9DA379" w14:textId="77777777" w:rsidR="00191B8A" w:rsidRPr="00191B8A" w:rsidRDefault="00191B8A" w:rsidP="00191B8A">
      <w:pPr>
        <w:rPr>
          <w:rFonts w:ascii="Courier" w:hAnsi="Courier"/>
          <w:b/>
          <w:sz w:val="28"/>
          <w:szCs w:val="28"/>
        </w:rPr>
      </w:pPr>
    </w:p>
    <w:p w14:paraId="656B9DB3" w14:textId="2B6ADCC1" w:rsidR="00C83733" w:rsidRDefault="00C83733" w:rsidP="00C83733">
      <w:pPr>
        <w:pStyle w:val="Heading1"/>
      </w:pPr>
      <w:bookmarkStart w:id="927" w:name="_Toc94015406"/>
      <w:bookmarkStart w:id="928" w:name="_Toc96867144"/>
      <w:bookmarkStart w:id="929" w:name="_Toc96867449"/>
      <w:bookmarkStart w:id="930" w:name="_Toc96867631"/>
      <w:bookmarkStart w:id="931" w:name="_Toc96867699"/>
      <w:r>
        <w:t>Make relay power/control side connections</w:t>
      </w:r>
      <w:bookmarkEnd w:id="927"/>
      <w:bookmarkEnd w:id="928"/>
      <w:bookmarkEnd w:id="929"/>
      <w:bookmarkEnd w:id="930"/>
      <w:bookmarkEnd w:id="931"/>
      <w:r w:rsidR="00191B8A">
        <w:t xml:space="preserve"> </w:t>
      </w:r>
      <w:r>
        <w:br/>
      </w:r>
    </w:p>
    <w:p w14:paraId="5668F348" w14:textId="555626E8" w:rsidR="00191B8A" w:rsidRDefault="00191B8A" w:rsidP="00191B8A">
      <w:pPr>
        <w:rPr>
          <w:rFonts w:ascii="Courier" w:hAnsi="Courier"/>
          <w:b/>
          <w:sz w:val="28"/>
          <w:szCs w:val="28"/>
          <w:u w:val="single"/>
        </w:rPr>
      </w:pPr>
      <w:r w:rsidRPr="00191B8A">
        <w:rPr>
          <w:rFonts w:ascii="Courier" w:hAnsi="Courier"/>
        </w:rPr>
        <w:t>Refer to the drawing</w:t>
      </w:r>
      <w:r>
        <w:rPr>
          <w:rFonts w:ascii="Courier" w:hAnsi="Courier"/>
        </w:rPr>
        <w:t>s</w:t>
      </w:r>
      <w:r w:rsidRPr="00191B8A">
        <w:rPr>
          <w:rFonts w:ascii="Courier" w:hAnsi="Courier"/>
        </w:rPr>
        <w:t xml:space="preserve"> of off-PCB connections for this </w:t>
      </w:r>
      <w:r>
        <w:rPr>
          <w:rFonts w:ascii="Courier" w:hAnsi="Courier"/>
        </w:rPr>
        <w:t>step</w:t>
      </w:r>
      <w:r w:rsidRPr="00191B8A">
        <w:rPr>
          <w:rFonts w:ascii="Courier" w:hAnsi="Courier"/>
        </w:rPr>
        <w:t>.</w:t>
      </w:r>
      <w:r>
        <w:rPr>
          <w:rFonts w:ascii="Courier" w:hAnsi="Courier"/>
        </w:rPr>
        <w:t xml:space="preserve"> These connections use the 4-inch male-to-female jumpers.</w:t>
      </w:r>
    </w:p>
    <w:p w14:paraId="7B9C0F17" w14:textId="1349F736" w:rsidR="00191B8A" w:rsidRPr="00191B8A" w:rsidRDefault="00191B8A" w:rsidP="00191B8A">
      <w:pPr>
        <w:rPr>
          <w:rFonts w:ascii="Courier" w:hAnsi="Courier"/>
          <w:b/>
          <w:sz w:val="28"/>
          <w:szCs w:val="28"/>
          <w:u w:val="single"/>
        </w:rPr>
      </w:pPr>
      <w:r w:rsidRPr="00191B8A">
        <w:rPr>
          <w:rFonts w:ascii="Courier" w:hAnsi="Courier"/>
          <w:b/>
          <w:sz w:val="28"/>
          <w:szCs w:val="28"/>
          <w:u w:val="single"/>
        </w:rPr>
        <w:t xml:space="preserve"> </w:t>
      </w:r>
    </w:p>
    <w:p w14:paraId="260B5C11" w14:textId="4D3A9A38" w:rsidR="006B35AC" w:rsidRPr="00C83733" w:rsidRDefault="006B35AC" w:rsidP="004B00B9">
      <w:pPr>
        <w:pStyle w:val="ListParagraph"/>
        <w:numPr>
          <w:ilvl w:val="0"/>
          <w:numId w:val="4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3E3E00E0" w14:textId="03D54AE8" w:rsidR="00191B8A" w:rsidRPr="00191B8A" w:rsidRDefault="006B35AC" w:rsidP="004B00B9">
      <w:pPr>
        <w:pStyle w:val="ListParagraph"/>
        <w:numPr>
          <w:ilvl w:val="0"/>
          <w:numId w:val="48"/>
        </w:numPr>
        <w:rPr>
          <w:rFonts w:ascii="Courier" w:hAnsi="Courier"/>
          <w:b/>
          <w:sz w:val="28"/>
          <w:szCs w:val="28"/>
        </w:rPr>
      </w:pPr>
      <w:r>
        <w:rPr>
          <w:rFonts w:ascii="Courier" w:hAnsi="Courier"/>
        </w:rPr>
        <w:lastRenderedPageBreak/>
        <w:t>Connect the BLUE ju</w:t>
      </w:r>
      <w:r w:rsidR="00191B8A">
        <w:rPr>
          <w:rFonts w:ascii="Courier" w:hAnsi="Courier"/>
        </w:rPr>
        <w:t xml:space="preserve">mper from PCB connector A2, pin 6 (Arduino pin D2) </w:t>
      </w:r>
      <w:r>
        <w:rPr>
          <w:rFonts w:ascii="Courier" w:hAnsi="Courier"/>
        </w:rPr>
        <w:t>to the IN pin on the relay</w:t>
      </w:r>
      <w:r w:rsidR="009270F5">
        <w:rPr>
          <w:rFonts w:ascii="Courier" w:hAnsi="Courier"/>
        </w:rPr>
        <w:t xml:space="preserve"> module</w:t>
      </w:r>
      <w:r w:rsidR="00191B8A">
        <w:rPr>
          <w:rFonts w:ascii="Courier" w:hAnsi="Courier"/>
        </w:rPr>
        <w:t xml:space="preserve"> (IN1 pin on 2-relay module)</w:t>
      </w:r>
      <w:r>
        <w:rPr>
          <w:rFonts w:ascii="Courier" w:hAnsi="Courier"/>
        </w:rPr>
        <w:br/>
        <w:t>__________</w:t>
      </w:r>
      <w:r w:rsidR="00191B8A">
        <w:rPr>
          <w:rFonts w:ascii="Courier" w:hAnsi="Courier"/>
        </w:rPr>
        <w:br/>
      </w:r>
    </w:p>
    <w:p w14:paraId="0EF5C0FC" w14:textId="4B420170" w:rsidR="00191B8A" w:rsidRPr="00191B8A" w:rsidRDefault="00191B8A" w:rsidP="004B00B9">
      <w:pPr>
        <w:pStyle w:val="ListParagraph"/>
        <w:numPr>
          <w:ilvl w:val="0"/>
          <w:numId w:val="48"/>
        </w:numPr>
        <w:rPr>
          <w:rFonts w:ascii="Courier" w:hAnsi="Courier"/>
          <w:b/>
          <w:sz w:val="28"/>
          <w:szCs w:val="28"/>
        </w:rPr>
      </w:pPr>
      <w:r>
        <w:rPr>
          <w:rFonts w:ascii="Courier" w:hAnsi="Courier"/>
        </w:rPr>
        <w:t>Connect the BLACK jumper from PCB connector A3, pin 7 (Arduino, GND) to the GND pin on the relay module</w:t>
      </w:r>
      <w:r>
        <w:rPr>
          <w:rFonts w:ascii="Courier" w:hAnsi="Courier"/>
        </w:rPr>
        <w:br/>
        <w:t>__________</w:t>
      </w:r>
      <w:r>
        <w:rPr>
          <w:rFonts w:ascii="Courier" w:hAnsi="Courier"/>
        </w:rPr>
        <w:br/>
      </w:r>
    </w:p>
    <w:p w14:paraId="0EC25785" w14:textId="05352A2B" w:rsidR="00B3429E" w:rsidRPr="00B3429E" w:rsidRDefault="006B35AC" w:rsidP="004B00B9">
      <w:pPr>
        <w:pStyle w:val="ListParagraph"/>
        <w:numPr>
          <w:ilvl w:val="0"/>
          <w:numId w:val="48"/>
        </w:numPr>
        <w:rPr>
          <w:rFonts w:ascii="Courier" w:hAnsi="Courier"/>
          <w:b/>
          <w:sz w:val="28"/>
          <w:szCs w:val="28"/>
        </w:rPr>
      </w:pPr>
      <w:r>
        <w:rPr>
          <w:rFonts w:ascii="Courier" w:hAnsi="Courier"/>
        </w:rPr>
        <w:t xml:space="preserve">Connect the RED jumper </w:t>
      </w:r>
      <w:r w:rsidR="00191B8A">
        <w:rPr>
          <w:rFonts w:ascii="Courier" w:hAnsi="Courier"/>
        </w:rPr>
        <w:t>from PCB connector A3, pin 5 (Arduino, +5V)</w:t>
      </w:r>
      <w:r>
        <w:rPr>
          <w:rFonts w:ascii="Courier" w:hAnsi="Courier"/>
        </w:rPr>
        <w:t xml:space="preserve">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5886A614" w:rsidR="00326E27" w:rsidRPr="00191B8A" w:rsidRDefault="00326E27" w:rsidP="00191B8A">
      <w:pPr>
        <w:rPr>
          <w:rFonts w:ascii="Courier" w:hAnsi="Courier"/>
          <w:b/>
          <w:sz w:val="28"/>
          <w:szCs w:val="28"/>
        </w:rPr>
      </w:pPr>
    </w:p>
    <w:p w14:paraId="348AEAAC" w14:textId="3B3490A1" w:rsidR="00191B8A" w:rsidRDefault="00191B8A" w:rsidP="00C83733">
      <w:pPr>
        <w:pStyle w:val="Heading1"/>
      </w:pPr>
      <w:bookmarkStart w:id="932" w:name="_Toc94015407"/>
      <w:bookmarkStart w:id="933" w:name="_Toc96867145"/>
      <w:bookmarkStart w:id="934" w:name="_Toc96867450"/>
      <w:bookmarkStart w:id="935" w:name="_Toc96867632"/>
      <w:bookmarkStart w:id="936" w:name="_Toc96867700"/>
      <w:r>
        <w:t>Check all off-PCB connections</w:t>
      </w:r>
      <w:bookmarkEnd w:id="932"/>
      <w:bookmarkEnd w:id="933"/>
      <w:bookmarkEnd w:id="934"/>
      <w:bookmarkEnd w:id="935"/>
      <w:bookmarkEnd w:id="936"/>
      <w:r>
        <w:br/>
      </w:r>
    </w:p>
    <w:p w14:paraId="1210BFBA" w14:textId="073B0103"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Check all</w:t>
      </w:r>
      <w:r w:rsidRPr="00C83733">
        <w:rPr>
          <w:rFonts w:ascii="Courier" w:hAnsi="Courier"/>
          <w:b/>
          <w:sz w:val="28"/>
          <w:szCs w:val="28"/>
          <w:u w:val="single"/>
        </w:rPr>
        <w:t xml:space="preserve"> </w:t>
      </w:r>
      <w:r>
        <w:rPr>
          <w:rFonts w:ascii="Courier" w:hAnsi="Courier"/>
          <w:b/>
          <w:sz w:val="28"/>
          <w:szCs w:val="28"/>
          <w:u w:val="single"/>
        </w:rPr>
        <w:t xml:space="preserve">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0389ECDF"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Use the drawing of off-PCB connections and double-check that all connections match the drawing.</w:t>
      </w:r>
      <w:r w:rsidR="009E34EE">
        <w:rPr>
          <w:rFonts w:ascii="Courier" w:hAnsi="Courier"/>
        </w:rPr>
        <w:br/>
      </w:r>
      <w:r w:rsidR="009E34EE">
        <w:rPr>
          <w:rFonts w:ascii="Courier" w:hAnsi="Courier"/>
        </w:rPr>
        <w:br/>
        <w:t>__________</w:t>
      </w:r>
      <w:r>
        <w:rPr>
          <w:rFonts w:ascii="Courier" w:hAnsi="Courier"/>
        </w:rPr>
        <w:br/>
      </w:r>
    </w:p>
    <w:p w14:paraId="18748E4A" w14:textId="10B1B3E9"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all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r>
        <w:rPr>
          <w:rFonts w:ascii="Courier" w:hAnsi="Courier"/>
          <w:b/>
          <w:sz w:val="28"/>
          <w:szCs w:val="28"/>
          <w:u w:val="single"/>
        </w:rPr>
        <w:br/>
      </w:r>
    </w:p>
    <w:p w14:paraId="402B5D75" w14:textId="6A9D418F" w:rsidR="00191B8A" w:rsidRPr="00C83733" w:rsidRDefault="00191B8A" w:rsidP="00191B8A">
      <w:pPr>
        <w:pStyle w:val="Heading1"/>
      </w:pPr>
      <w:bookmarkStart w:id="937" w:name="_Toc94015408"/>
      <w:bookmarkStart w:id="938" w:name="_Toc96867146"/>
      <w:bookmarkStart w:id="939" w:name="_Toc96867451"/>
      <w:bookmarkStart w:id="940" w:name="_Toc96867633"/>
      <w:bookmarkStart w:id="941" w:name="_Toc96867701"/>
      <w:r>
        <w:t>Mate PCB with Arduino</w:t>
      </w:r>
      <w:bookmarkEnd w:id="937"/>
      <w:bookmarkEnd w:id="938"/>
      <w:bookmarkEnd w:id="939"/>
      <w:bookmarkEnd w:id="940"/>
      <w:bookmarkEnd w:id="941"/>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4B31E1B" w14:textId="4D83455A" w:rsidR="004B00B9" w:rsidRPr="004B00B9" w:rsidRDefault="00191B8A" w:rsidP="004B00B9">
      <w:pPr>
        <w:pStyle w:val="ListParagraph"/>
        <w:numPr>
          <w:ilvl w:val="0"/>
          <w:numId w:val="44"/>
        </w:numPr>
        <w:rPr>
          <w:rFonts w:ascii="Courier" w:hAnsi="Courier"/>
          <w:b/>
          <w:sz w:val="28"/>
          <w:szCs w:val="28"/>
        </w:rPr>
      </w:pPr>
      <w:r>
        <w:rPr>
          <w:rFonts w:ascii="Courier" w:hAnsi="Courier"/>
        </w:rPr>
        <w:t xml:space="preserve">Line up stacking connector pins on bottom of the PCB with the corresponding connectors on the top of the Arduino and press the boards together, taking care not </w:t>
      </w:r>
      <w:r>
        <w:rPr>
          <w:rFonts w:ascii="Courier" w:hAnsi="Courier"/>
        </w:rPr>
        <w:lastRenderedPageBreak/>
        <w:t xml:space="preserve">to bend any of the pins.  </w:t>
      </w:r>
      <w:r>
        <w:rPr>
          <w:rFonts w:ascii="Courier" w:hAnsi="Courier"/>
        </w:rPr>
        <w:br/>
        <w:t>________</w:t>
      </w:r>
      <w:r w:rsidR="004B00B9">
        <w:rPr>
          <w:rFonts w:ascii="Courier" w:hAnsi="Courier"/>
        </w:rPr>
        <w:br/>
      </w:r>
    </w:p>
    <w:p w14:paraId="2C1CC272" w14:textId="77777777" w:rsidR="00191B8A" w:rsidRDefault="00191B8A" w:rsidP="00191B8A">
      <w:pPr>
        <w:rPr>
          <w:rFonts w:ascii="Courier" w:hAnsi="Courier"/>
        </w:rPr>
      </w:pPr>
    </w:p>
    <w:p w14:paraId="179E7F62" w14:textId="5591A4D0" w:rsidR="00191B8A" w:rsidRPr="00191B8A" w:rsidRDefault="00191B8A" w:rsidP="00191B8A"/>
    <w:p w14:paraId="2DC85636" w14:textId="2DE8F952" w:rsidR="00C83733" w:rsidRPr="00C83733" w:rsidRDefault="004B00B9" w:rsidP="00C83733">
      <w:pPr>
        <w:pStyle w:val="Heading1"/>
      </w:pPr>
      <w:bookmarkStart w:id="942" w:name="_Toc94015409"/>
      <w:bookmarkStart w:id="943" w:name="_Toc96867147"/>
      <w:bookmarkStart w:id="944" w:name="_Toc96867452"/>
      <w:bookmarkStart w:id="945" w:name="_Toc96867634"/>
      <w:bookmarkStart w:id="946" w:name="_Toc96867702"/>
      <w:r>
        <w:t>Smoke</w:t>
      </w:r>
      <w:r w:rsidR="00C83733">
        <w:t xml:space="preserve"> test</w:t>
      </w:r>
      <w:bookmarkEnd w:id="942"/>
      <w:bookmarkEnd w:id="943"/>
      <w:bookmarkEnd w:id="944"/>
      <w:bookmarkEnd w:id="945"/>
      <w:bookmarkEnd w:id="946"/>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337D97F8" w:rsidR="00C30382" w:rsidRDefault="00C30382" w:rsidP="004B00B9">
      <w:pPr>
        <w:pStyle w:val="ListParagraph"/>
        <w:numPr>
          <w:ilvl w:val="0"/>
          <w:numId w:val="51"/>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 xml:space="preserve">red </w:t>
      </w:r>
      <w:r w:rsidR="002D28D2">
        <w:rPr>
          <w:rFonts w:ascii="Courier" w:hAnsi="Courier"/>
        </w:rPr>
        <w:t xml:space="preserve">power </w:t>
      </w:r>
      <w:r>
        <w:rPr>
          <w:rFonts w:ascii="Courier" w:hAnsi="Courier"/>
        </w:rPr>
        <w:t>LED is on and green LED is off</w:t>
      </w:r>
      <w:r>
        <w:rPr>
          <w:rFonts w:ascii="Courier" w:hAnsi="Courier"/>
        </w:rPr>
        <w:br/>
        <w:t>________</w:t>
      </w:r>
      <w:r>
        <w:rPr>
          <w:rFonts w:ascii="Courier" w:hAnsi="Courier"/>
        </w:rPr>
        <w:br/>
      </w:r>
    </w:p>
    <w:p w14:paraId="783A6941" w14:textId="56D43FE9"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46132A">
        <w:rPr>
          <w:rFonts w:ascii="Courier" w:hAnsi="Courier"/>
        </w:rPr>
        <w:br/>
      </w:r>
    </w:p>
    <w:p w14:paraId="0E79DACD" w14:textId="4F29FE13" w:rsidR="004B00B9" w:rsidRPr="00C83733" w:rsidRDefault="004B00B9" w:rsidP="004B00B9">
      <w:pPr>
        <w:pStyle w:val="Heading1"/>
      </w:pPr>
      <w:bookmarkStart w:id="947" w:name="_Toc94015410"/>
      <w:bookmarkStart w:id="948" w:name="_Toc96867148"/>
      <w:bookmarkStart w:id="949" w:name="_Toc96867453"/>
      <w:bookmarkStart w:id="950" w:name="_Toc96867635"/>
      <w:bookmarkStart w:id="951" w:name="_Toc96867703"/>
      <w:r>
        <w:t>Load Arduino sketch</w:t>
      </w:r>
      <w:bookmarkEnd w:id="947"/>
      <w:bookmarkEnd w:id="948"/>
      <w:bookmarkEnd w:id="949"/>
      <w:bookmarkEnd w:id="950"/>
      <w:bookmarkEnd w:id="951"/>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79D227AD"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29" w:history="1">
        <w:r w:rsidR="00903057" w:rsidRPr="00CC7B95">
          <w:rPr>
            <w:rStyle w:val="Hyperlink"/>
            <w:rFonts w:ascii="Courier" w:hAnsi="Courier"/>
            <w:sz w:val="14"/>
            <w:szCs w:val="14"/>
          </w:rPr>
          <w:t>https://raw.githubusercontent.com/csatt/IV_Swinger/master/Arduino/IV_Swinger2/IV_Swinger2.ino</w:t>
        </w:r>
      </w:hyperlink>
      <w:r w:rsidR="00903057">
        <w:rPr>
          <w:rStyle w:val="Hyperlink"/>
          <w:rFonts w:ascii="Courier" w:hAnsi="Courier"/>
          <w:sz w:val="14"/>
          <w:szCs w:val="14"/>
        </w:rPr>
        <w:br/>
      </w:r>
      <w:r>
        <w:rPr>
          <w:rFonts w:ascii="Courier" w:hAnsi="Courier"/>
        </w:rPr>
        <w:br/>
      </w:r>
      <w:hyperlink r:id="rId30"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w:t>
      </w:r>
      <w:r>
        <w:rPr>
          <w:rFonts w:ascii="Courier" w:hAnsi="Courier"/>
        </w:rPr>
        <w:lastRenderedPageBreak/>
        <w:t>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952" w:name="_Toc94015411"/>
      <w:bookmarkStart w:id="953" w:name="_Toc96867149"/>
      <w:bookmarkStart w:id="954" w:name="_Toc96867454"/>
      <w:bookmarkStart w:id="955" w:name="_Toc96867636"/>
      <w:bookmarkStart w:id="956" w:name="_Toc96867704"/>
      <w:r>
        <w:t>Connect via IV Swinger 2 app</w:t>
      </w:r>
      <w:bookmarkEnd w:id="952"/>
      <w:bookmarkEnd w:id="953"/>
      <w:bookmarkEnd w:id="954"/>
      <w:bookmarkEnd w:id="955"/>
      <w:bookmarkEnd w:id="956"/>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lastRenderedPageBreak/>
        <w:t xml:space="preserve">Pull down the USB Port menu and select the port that is new to the list </w:t>
      </w:r>
    </w:p>
    <w:p w14:paraId="185E66B9" w14:textId="77777777" w:rsidR="004B00B9" w:rsidRDefault="004B00B9" w:rsidP="004B00B9">
      <w:pPr>
        <w:rPr>
          <w:rFonts w:ascii="Courier" w:hAnsi="Courier"/>
        </w:rPr>
      </w:pPr>
    </w:p>
    <w:p w14:paraId="55AB873F" w14:textId="77777777" w:rsidR="006A2DC3" w:rsidRDefault="006A2DC3" w:rsidP="004B00B9">
      <w:pPr>
        <w:rPr>
          <w:rFonts w:ascii="Courier" w:hAnsi="Courier"/>
        </w:rPr>
      </w:pPr>
    </w:p>
    <w:p w14:paraId="09DE01FF" w14:textId="6F76BACE" w:rsidR="004B00B9" w:rsidRPr="00C83733" w:rsidRDefault="004B00B9" w:rsidP="004B00B9">
      <w:pPr>
        <w:pStyle w:val="Heading1"/>
      </w:pPr>
      <w:bookmarkStart w:id="957" w:name="_Ref409343234"/>
      <w:bookmarkStart w:id="958" w:name="_Toc94015412"/>
      <w:bookmarkStart w:id="959" w:name="_Toc96867150"/>
      <w:bookmarkStart w:id="960" w:name="_Toc96867455"/>
      <w:bookmarkStart w:id="961" w:name="_Toc96867637"/>
      <w:bookmarkStart w:id="962" w:name="_Toc96867705"/>
      <w:r>
        <w:t>Apply resistor calibration</w:t>
      </w:r>
      <w:bookmarkEnd w:id="957"/>
      <w:bookmarkEnd w:id="958"/>
      <w:bookmarkEnd w:id="959"/>
      <w:bookmarkEnd w:id="960"/>
      <w:bookmarkEnd w:id="961"/>
      <w:bookmarkEnd w:id="962"/>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5A5D8ADB"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777C30">
        <w:rPr>
          <w:rFonts w:ascii="Courier" w:hAnsi="Courier"/>
        </w:rPr>
        <w:fldChar w:fldCharType="begin"/>
      </w:r>
      <w:r w:rsidR="00777C30">
        <w:rPr>
          <w:rFonts w:ascii="Courier" w:hAnsi="Courier"/>
        </w:rPr>
        <w:instrText xml:space="preserve"> REF _Ref409342829 \r \h </w:instrText>
      </w:r>
      <w:r w:rsidR="00777C30">
        <w:rPr>
          <w:rFonts w:ascii="Courier" w:hAnsi="Courier"/>
        </w:rPr>
      </w:r>
      <w:r w:rsidR="00777C30">
        <w:rPr>
          <w:rFonts w:ascii="Courier" w:hAnsi="Courier"/>
        </w:rPr>
        <w:fldChar w:fldCharType="separate"/>
      </w:r>
      <w:r w:rsidR="00EB1ECE">
        <w:rPr>
          <w:rFonts w:ascii="Courier" w:hAnsi="Courier"/>
        </w:rPr>
        <w:t>Step 8:</w:t>
      </w:r>
      <w:r w:rsidR="00777C30">
        <w:rPr>
          <w:rFonts w:ascii="Courier" w:hAnsi="Courier"/>
        </w:rPr>
        <w:fldChar w:fldCharType="end"/>
      </w:r>
      <w:r w:rsidR="00777C30">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EB1ECE">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EB1ECE">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33861ACE" w:rsidR="004B00B9" w:rsidRDefault="004B00B9" w:rsidP="00CC7B95">
      <w:pPr>
        <w:pStyle w:val="ListParagraph"/>
        <w:numPr>
          <w:ilvl w:val="0"/>
          <w:numId w:val="86"/>
        </w:numPr>
        <w:rPr>
          <w:rFonts w:ascii="Courier" w:hAnsi="Courier"/>
        </w:rPr>
      </w:pPr>
      <w:r>
        <w:rPr>
          <w:rFonts w:ascii="Courier" w:hAnsi="Courier"/>
        </w:rPr>
        <w:t>Values are in ohms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963" w:name="_Ref411514547"/>
      <w:bookmarkStart w:id="964" w:name="_Ref411514556"/>
      <w:bookmarkStart w:id="965" w:name="_Toc94015413"/>
      <w:bookmarkStart w:id="966" w:name="_Toc96867151"/>
      <w:bookmarkStart w:id="967" w:name="_Toc96867456"/>
      <w:bookmarkStart w:id="968" w:name="_Toc96867638"/>
      <w:bookmarkStart w:id="969" w:name="_Toc96867706"/>
      <w:r>
        <w:t>Sanity tests</w:t>
      </w:r>
      <w:bookmarkEnd w:id="963"/>
      <w:bookmarkEnd w:id="964"/>
      <w:bookmarkEnd w:id="965"/>
      <w:bookmarkEnd w:id="966"/>
      <w:bookmarkEnd w:id="967"/>
      <w:bookmarkEnd w:id="968"/>
      <w:bookmarkEnd w:id="969"/>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53F533E0"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hear the relay click twice </w:t>
      </w:r>
      <w:r>
        <w:rPr>
          <w:rFonts w:ascii="Courier" w:hAnsi="Courier"/>
        </w:rPr>
        <w:t>and 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2DD25488" w14:textId="3372030B" w:rsidR="004B00B9" w:rsidRPr="00191B8A" w:rsidRDefault="004B00B9" w:rsidP="004B00B9">
      <w:pPr>
        <w:ind w:left="720"/>
        <w:rPr>
          <w:rFonts w:ascii="Courier" w:hAnsi="Courier"/>
        </w:rPr>
      </w:pPr>
    </w:p>
    <w:p w14:paraId="6AA3904F" w14:textId="0DA14A02" w:rsidR="00002E2C" w:rsidRPr="00CC7B95" w:rsidRDefault="00002E2C" w:rsidP="00CC7B95">
      <w:pPr>
        <w:ind w:firstLine="720"/>
        <w:rPr>
          <w:rFonts w:ascii="Courier" w:hAnsi="Courier"/>
        </w:rPr>
      </w:pPr>
      <w:r w:rsidRPr="00CC7B95">
        <w:rPr>
          <w:rFonts w:ascii="Courier" w:hAnsi="Courier"/>
        </w:rPr>
        <w:t>Use 9V battery</w:t>
      </w:r>
      <w:r w:rsidRPr="00CC7B95">
        <w:rPr>
          <w:rFonts w:ascii="Courier" w:hAnsi="Courier"/>
        </w:rPr>
        <w:br/>
      </w:r>
    </w:p>
    <w:p w14:paraId="7901BCEB" w14:textId="44AB093C" w:rsidR="004B00B9" w:rsidRDefault="004B00B9" w:rsidP="004B00B9">
      <w:pPr>
        <w:pStyle w:val="ListParagraph"/>
        <w:numPr>
          <w:ilvl w:val="0"/>
          <w:numId w:val="51"/>
        </w:numPr>
        <w:rPr>
          <w:rFonts w:ascii="Courier" w:hAnsi="Courier"/>
        </w:rPr>
      </w:pPr>
      <w:r>
        <w:rPr>
          <w:rFonts w:ascii="Courier" w:hAnsi="Courier"/>
        </w:rPr>
        <w:t>Strip both ends of two wires and screw one end of each into the side holes of the binding posts. If you happen to have a battery connector or holder with wires, use that.</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w:t>
      </w:r>
      <w:r>
        <w:rPr>
          <w:rFonts w:ascii="Courier" w:hAnsi="Courier"/>
        </w:rPr>
        <w:lastRenderedPageBreak/>
        <w:t>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639D9FBA" w14:textId="4E004ECA" w:rsidR="001A5CD4" w:rsidRDefault="001A5CD4"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Voc is zero volts” check that you don’t have the battery backwards and that the wires are making good contact with the terminals.</w:t>
      </w:r>
    </w:p>
    <w:p w14:paraId="31057DD6" w14:textId="77777777" w:rsidR="001A5CD4" w:rsidRPr="001A5CD4" w:rsidRDefault="001A5CD4" w:rsidP="001A5CD4">
      <w:pPr>
        <w:rPr>
          <w:rFonts w:ascii="Courier" w:hAnsi="Courier"/>
        </w:rPr>
      </w:pPr>
    </w:p>
    <w:p w14:paraId="7458DC79" w14:textId="77777777" w:rsidR="004B00B9" w:rsidRDefault="004B00B9" w:rsidP="004B00B9">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ERROR: Timed out polling for stable Isc</w:t>
      </w:r>
      <w:r>
        <w:rPr>
          <w:rFonts w:ascii="Courier" w:hAnsi="Courier"/>
        </w:rPr>
        <w:t>”</w:t>
      </w:r>
    </w:p>
    <w:p w14:paraId="2C8DCD6B" w14:textId="77777777" w:rsidR="004B00B9" w:rsidRPr="004B00B9" w:rsidRDefault="004B00B9" w:rsidP="004B00B9">
      <w:pPr>
        <w:rPr>
          <w:rFonts w:ascii="Courier" w:hAnsi="Courier"/>
        </w:rPr>
      </w:pPr>
    </w:p>
    <w:p w14:paraId="0E5D5492" w14:textId="1AA0B46D"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w:t>
      </w:r>
      <w:r w:rsidRPr="004B00B9">
        <w:rPr>
          <w:rFonts w:ascii="Courier" w:hAnsi="Courier"/>
        </w:rPr>
        <w:t>hange value of “Isc stable ADC” to 500</w:t>
      </w:r>
      <w:r>
        <w:rPr>
          <w:rFonts w:ascii="Courier" w:hAnsi="Courier"/>
        </w:rPr>
        <w:t>, click OK</w:t>
      </w:r>
    </w:p>
    <w:p w14:paraId="44DC20DD" w14:textId="77777777" w:rsidR="004B00B9" w:rsidRPr="004B00B9" w:rsidRDefault="004B00B9" w:rsidP="004B00B9">
      <w:pPr>
        <w:ind w:left="1080"/>
        <w:rPr>
          <w:rFonts w:ascii="Courier" w:hAnsi="Courier"/>
        </w:rPr>
      </w:pPr>
    </w:p>
    <w:p w14:paraId="0F8798EF" w14:textId="60943C8F" w:rsidR="004B00B9" w:rsidRDefault="004B00B9" w:rsidP="004B00B9">
      <w:pPr>
        <w:pStyle w:val="ListParagraph"/>
        <w:numPr>
          <w:ilvl w:val="0"/>
          <w:numId w:val="77"/>
        </w:numPr>
        <w:ind w:left="1440"/>
        <w:rPr>
          <w:rFonts w:ascii="Courier" w:hAnsi="Courier"/>
        </w:rPr>
      </w:pPr>
      <w:r>
        <w:rPr>
          <w:rFonts w:ascii="Courier" w:hAnsi="Courier"/>
        </w:rPr>
        <w:t>Retry the battery test; it should work</w:t>
      </w:r>
    </w:p>
    <w:p w14:paraId="626C39C0" w14:textId="77777777" w:rsidR="004B00B9" w:rsidRPr="004B00B9" w:rsidRDefault="004B00B9" w:rsidP="004B00B9">
      <w:pPr>
        <w:ind w:left="1080"/>
        <w:rPr>
          <w:rFonts w:ascii="Courier" w:hAnsi="Courier"/>
        </w:rPr>
      </w:pPr>
    </w:p>
    <w:p w14:paraId="5876FB4A" w14:textId="37501484" w:rsidR="004B00B9" w:rsidRPr="004B00B9" w:rsidRDefault="004B00B9" w:rsidP="004B00B9">
      <w:pPr>
        <w:pStyle w:val="ListParagraph"/>
        <w:numPr>
          <w:ilvl w:val="0"/>
          <w:numId w:val="77"/>
        </w:numPr>
        <w:ind w:left="1440"/>
        <w:rPr>
          <w:rFonts w:ascii="Courier" w:hAnsi="Courier"/>
        </w:rPr>
      </w:pPr>
      <w:r>
        <w:rPr>
          <w:rFonts w:ascii="Courier" w:hAnsi="Courier"/>
        </w:rPr>
        <w:t>Click on Preferences, c</w:t>
      </w:r>
      <w:r w:rsidRPr="004B00B9">
        <w:rPr>
          <w:rFonts w:ascii="Courier" w:hAnsi="Courier"/>
        </w:rPr>
        <w:t>lick on Arduino tab</w:t>
      </w:r>
      <w:r>
        <w:rPr>
          <w:rFonts w:ascii="Courier" w:hAnsi="Courier"/>
        </w:rPr>
        <w:t>, click on “Restore Defaults”, click OK</w:t>
      </w:r>
    </w:p>
    <w:p w14:paraId="4231B3B9" w14:textId="1E747273" w:rsidR="004B00B9" w:rsidRPr="001A5CD4" w:rsidRDefault="004B00B9" w:rsidP="001A5CD4">
      <w:pPr>
        <w:ind w:left="1080"/>
        <w:rPr>
          <w:rFonts w:ascii="Courier" w:hAnsi="Courier"/>
        </w:rPr>
      </w:pPr>
    </w:p>
    <w:p w14:paraId="19BE6606" w14:textId="6B63A3D4" w:rsidR="00F04FF2" w:rsidRPr="00C83733" w:rsidRDefault="00C83733" w:rsidP="00C83733">
      <w:pPr>
        <w:pStyle w:val="Heading1"/>
      </w:pPr>
      <w:bookmarkStart w:id="970" w:name="_Toc94015414"/>
      <w:bookmarkStart w:id="971" w:name="_Toc96867152"/>
      <w:bookmarkStart w:id="972" w:name="_Toc96867457"/>
      <w:bookmarkStart w:id="973" w:name="_Toc96867639"/>
      <w:bookmarkStart w:id="974" w:name="_Toc96867707"/>
      <w:r>
        <w:t>Prepare for case and final assembly</w:t>
      </w:r>
      <w:bookmarkEnd w:id="970"/>
      <w:bookmarkEnd w:id="971"/>
      <w:bookmarkEnd w:id="972"/>
      <w:bookmarkEnd w:id="973"/>
      <w:bookmarkEnd w:id="974"/>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163E12C7"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r w:rsidR="004A39E2">
        <w:rPr>
          <w:rFonts w:ascii="Courier" w:hAnsi="Courier"/>
        </w:rPr>
        <w:t xml:space="preserve"> </w:t>
      </w:r>
      <w:r w:rsidR="00191B8A">
        <w:rPr>
          <w:rFonts w:ascii="Courier" w:hAnsi="Courier"/>
        </w:rPr>
        <w:t>and relay module</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lastRenderedPageBreak/>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66632499"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pilot and drill incrementally larger holes until you get to 3/8”</w:t>
      </w:r>
      <w:r w:rsidR="001A5CD4">
        <w:rPr>
          <w:rFonts w:ascii="Courier" w:hAnsi="Courier"/>
        </w:rPr>
        <w:t xml:space="preserve"> (actually 25/64”)</w:t>
      </w:r>
      <w:r w:rsidR="006A2DC3">
        <w:rPr>
          <w:rFonts w:ascii="Courier" w:hAnsi="Courier"/>
        </w:rPr>
        <w:br/>
      </w:r>
      <w:r w:rsidR="006A2DC3">
        <w:rPr>
          <w:rFonts w:ascii="Courier" w:hAnsi="Courier"/>
        </w:rPr>
        <w:br/>
      </w:r>
      <w:r w:rsidR="006A2DC3">
        <w:rPr>
          <w:rFonts w:ascii="Courier" w:hAnsi="Courier"/>
        </w:rPr>
        <w:br/>
      </w:r>
      <w:r w:rsidR="006A2DC3">
        <w:rPr>
          <w:rFonts w:ascii="Courier" w:hAnsi="Courier"/>
        </w:rPr>
        <w:br/>
      </w:r>
    </w:p>
    <w:p w14:paraId="4259847E" w14:textId="6890E510" w:rsidR="00C83733" w:rsidRDefault="00C83733" w:rsidP="00C83733">
      <w:pPr>
        <w:pStyle w:val="Heading1"/>
      </w:pPr>
      <w:bookmarkStart w:id="975" w:name="_Toc94015415"/>
      <w:bookmarkStart w:id="976" w:name="_Toc96867153"/>
      <w:bookmarkStart w:id="977" w:name="_Toc96867458"/>
      <w:bookmarkStart w:id="978" w:name="_Toc96867640"/>
      <w:bookmarkStart w:id="979" w:name="_Toc96867708"/>
      <w:r>
        <w:t>Mark holes for Arduino standoffs</w:t>
      </w:r>
      <w:bookmarkEnd w:id="975"/>
      <w:bookmarkEnd w:id="976"/>
      <w:bookmarkEnd w:id="977"/>
      <w:bookmarkEnd w:id="978"/>
      <w:bookmarkEnd w:id="979"/>
      <w:r>
        <w:br/>
      </w:r>
    </w:p>
    <w:p w14:paraId="566BA9AA" w14:textId="047FE64A" w:rsidR="00C83733" w:rsidRDefault="00C83733" w:rsidP="00C83733">
      <w:r w:rsidRPr="00392A9A">
        <w:rPr>
          <w:rFonts w:ascii="Courier" w:hAnsi="Courier"/>
          <w:b/>
          <w:sz w:val="28"/>
          <w:szCs w:val="28"/>
        </w:rPr>
        <w:t xml:space="preserve">IMPORTANT: For this step and the next three, look straight down </w:t>
      </w:r>
      <w:r w:rsidR="00FC5B84">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lastRenderedPageBreak/>
        <w:t>________</w:t>
      </w:r>
      <w:r>
        <w:rPr>
          <w:rFonts w:ascii="Courier" w:hAnsi="Courier"/>
        </w:rPr>
        <w:br/>
      </w:r>
    </w:p>
    <w:p w14:paraId="048F5760" w14:textId="2C74D5E9"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sidR="00903057">
        <w:rPr>
          <w:rFonts w:ascii="Courier" w:hAnsi="Courier"/>
        </w:rPr>
        <w:br/>
      </w:r>
      <w:r w:rsidR="00903057">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39B25D28"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p>
    <w:p w14:paraId="7B114994" w14:textId="1856521D" w:rsidR="00D8361A" w:rsidRPr="00D8361A" w:rsidRDefault="00C83733" w:rsidP="00C83733">
      <w:pPr>
        <w:pStyle w:val="Heading1"/>
      </w:pPr>
      <w:bookmarkStart w:id="980" w:name="_Toc94015416"/>
      <w:bookmarkStart w:id="981" w:name="_Toc96867154"/>
      <w:bookmarkStart w:id="982" w:name="_Toc96867459"/>
      <w:bookmarkStart w:id="983" w:name="_Toc96867641"/>
      <w:bookmarkStart w:id="984" w:name="_Toc96867709"/>
      <w:r>
        <w:t>Mark holes for relay module standoffs</w:t>
      </w:r>
      <w:bookmarkEnd w:id="980"/>
      <w:bookmarkEnd w:id="981"/>
      <w:bookmarkEnd w:id="982"/>
      <w:bookmarkEnd w:id="983"/>
      <w:bookmarkEnd w:id="984"/>
      <w:r>
        <w:br/>
      </w:r>
    </w:p>
    <w:p w14:paraId="47F9FC75" w14:textId="54201C1D" w:rsidR="00365B03" w:rsidRPr="00C83733" w:rsidRDefault="00365B03"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4B00B9">
      <w:pPr>
        <w:pStyle w:val="ListParagraph"/>
        <w:numPr>
          <w:ilvl w:val="0"/>
          <w:numId w:val="53"/>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4A91DEDB" w:rsidR="00414B4C" w:rsidRDefault="00191B8A" w:rsidP="004B00B9">
      <w:pPr>
        <w:pStyle w:val="ListParagraph"/>
        <w:numPr>
          <w:ilvl w:val="0"/>
          <w:numId w:val="54"/>
        </w:numPr>
        <w:rPr>
          <w:rFonts w:ascii="Courier" w:hAnsi="Courier"/>
        </w:rPr>
      </w:pPr>
      <w:r>
        <w:rPr>
          <w:rFonts w:ascii="Courier" w:hAnsi="Courier"/>
        </w:rPr>
        <w:t>Disconnect all</w:t>
      </w:r>
      <w:r w:rsidR="00414B4C">
        <w:rPr>
          <w:rFonts w:ascii="Courier" w:hAnsi="Courier"/>
        </w:rPr>
        <w:t xml:space="preserve"> wires from relay module</w:t>
      </w:r>
      <w:r w:rsidR="00414B4C">
        <w:rPr>
          <w:rFonts w:ascii="Courier" w:hAnsi="Courier"/>
        </w:rPr>
        <w:br/>
        <w:t>________</w:t>
      </w:r>
      <w:r w:rsidR="00414B4C">
        <w:rPr>
          <w:rFonts w:ascii="Courier" w:hAnsi="Courier"/>
        </w:rPr>
        <w:br/>
      </w:r>
    </w:p>
    <w:p w14:paraId="0DE2D911" w14:textId="19D90B41" w:rsidR="00365B03" w:rsidRDefault="00365B03" w:rsidP="004B00B9">
      <w:pPr>
        <w:pStyle w:val="ListParagraph"/>
        <w:numPr>
          <w:ilvl w:val="0"/>
          <w:numId w:val="54"/>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r>
      <w:r w:rsidR="00414B4C">
        <w:rPr>
          <w:rFonts w:ascii="Courier" w:hAnsi="Courier"/>
        </w:rPr>
        <w:lastRenderedPageBreak/>
        <w:t>________</w:t>
      </w:r>
      <w:r w:rsidR="00414B4C">
        <w:rPr>
          <w:rFonts w:ascii="Courier" w:hAnsi="Courier"/>
        </w:rPr>
        <w:br/>
      </w:r>
    </w:p>
    <w:p w14:paraId="7C553116" w14:textId="5CA1B7FF" w:rsidR="00365B03" w:rsidRPr="003F4BAD" w:rsidRDefault="00365B03" w:rsidP="004B00B9">
      <w:pPr>
        <w:pStyle w:val="ListParagraph"/>
        <w:numPr>
          <w:ilvl w:val="0"/>
          <w:numId w:val="54"/>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238AD052" w:rsidR="003F4BAD" w:rsidRDefault="003F4BAD" w:rsidP="004B00B9">
      <w:pPr>
        <w:pStyle w:val="ListParagraph"/>
        <w:numPr>
          <w:ilvl w:val="0"/>
          <w:numId w:val="53"/>
        </w:numPr>
        <w:rPr>
          <w:rFonts w:ascii="Courier" w:hAnsi="Courier"/>
        </w:rPr>
      </w:pPr>
      <w:r>
        <w:rPr>
          <w:rFonts w:ascii="Courier" w:hAnsi="Courier"/>
        </w:rPr>
        <w:t>Use the Sh</w:t>
      </w:r>
      <w:r w:rsidR="00191B8A">
        <w:rPr>
          <w:rFonts w:ascii="Courier" w:hAnsi="Courier"/>
        </w:rPr>
        <w:t>arpie to make a dot on the left</w:t>
      </w:r>
      <w:r>
        <w:rPr>
          <w:rFonts w:ascii="Courier" w:hAnsi="Courier"/>
        </w:rPr>
        <w:t xml:space="preserve"> side of the case at the following position:</w:t>
      </w:r>
      <w:r>
        <w:rPr>
          <w:rFonts w:ascii="Courier" w:hAnsi="Courier"/>
        </w:rPr>
        <w:br/>
      </w:r>
    </w:p>
    <w:p w14:paraId="3BE5990D" w14:textId="5D231BCF" w:rsidR="003F4BAD" w:rsidRDefault="00191B8A" w:rsidP="004B00B9">
      <w:pPr>
        <w:pStyle w:val="ListParagraph"/>
        <w:numPr>
          <w:ilvl w:val="0"/>
          <w:numId w:val="62"/>
        </w:numPr>
        <w:rPr>
          <w:rFonts w:ascii="Courier" w:hAnsi="Courier"/>
        </w:rPr>
      </w:pPr>
      <w:r>
        <w:rPr>
          <w:rFonts w:ascii="Courier" w:hAnsi="Courier"/>
        </w:rPr>
        <w:t>0.5 cm from the left (</w:t>
      </w:r>
      <w:proofErr w:type="gramStart"/>
      <w:r>
        <w:rPr>
          <w:rFonts w:ascii="Courier" w:hAnsi="Courier"/>
        </w:rPr>
        <w:t>i.e.</w:t>
      </w:r>
      <w:proofErr w:type="gramEnd"/>
      <w:r>
        <w:rPr>
          <w:rFonts w:ascii="Courier" w:hAnsi="Courier"/>
        </w:rPr>
        <w:t xml:space="preserve"> back</w:t>
      </w:r>
      <w:r w:rsidR="003F4BAD">
        <w:rPr>
          <w:rFonts w:ascii="Courier" w:hAnsi="Courier"/>
        </w:rPr>
        <w:t>) edge</w:t>
      </w:r>
    </w:p>
    <w:p w14:paraId="01C2E3FD" w14:textId="3A929CCA" w:rsidR="003F4BAD" w:rsidRDefault="001A5CD4" w:rsidP="004B00B9">
      <w:pPr>
        <w:pStyle w:val="ListParagraph"/>
        <w:numPr>
          <w:ilvl w:val="0"/>
          <w:numId w:val="62"/>
        </w:numPr>
        <w:rPr>
          <w:rFonts w:ascii="Courier" w:hAnsi="Courier"/>
        </w:rPr>
      </w:pPr>
      <w:r>
        <w:rPr>
          <w:rFonts w:ascii="Courier" w:hAnsi="Courier"/>
        </w:rPr>
        <w:t>0</w:t>
      </w:r>
      <w:r w:rsidR="003F4BAD">
        <w:rPr>
          <w:rFonts w:ascii="Courier" w:hAnsi="Courier"/>
        </w:rPr>
        <w:t>.5 cm from the top edge</w:t>
      </w:r>
      <w:r w:rsidR="003F4BAD">
        <w:rPr>
          <w:rFonts w:ascii="Courier" w:hAnsi="Courier"/>
        </w:rPr>
        <w:br/>
      </w:r>
      <w:r w:rsidR="003F4BAD">
        <w:rPr>
          <w:rFonts w:ascii="Courier" w:hAnsi="Courier"/>
        </w:rPr>
        <w:br/>
        <w:t>________</w:t>
      </w:r>
      <w:r w:rsidR="003F4BAD">
        <w:rPr>
          <w:rFonts w:ascii="Courier" w:hAnsi="Courier"/>
        </w:rPr>
        <w:br/>
      </w:r>
    </w:p>
    <w:p w14:paraId="1EDE1D5C" w14:textId="71E1897D" w:rsidR="003F4BAD" w:rsidRDefault="003F4BAD" w:rsidP="004B00B9">
      <w:pPr>
        <w:pStyle w:val="ListParagraph"/>
        <w:numPr>
          <w:ilvl w:val="0"/>
          <w:numId w:val="63"/>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298E260" w:rsidR="006A0897" w:rsidRDefault="006A0897" w:rsidP="004B00B9">
      <w:pPr>
        <w:pStyle w:val="ListParagraph"/>
        <w:numPr>
          <w:ilvl w:val="0"/>
          <w:numId w:val="63"/>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p>
    <w:p w14:paraId="2A21D8C1" w14:textId="24AFDC5F" w:rsidR="00C83733" w:rsidRPr="00C83733" w:rsidRDefault="00C83733" w:rsidP="00C83733">
      <w:pPr>
        <w:pStyle w:val="Heading1"/>
      </w:pPr>
      <w:bookmarkStart w:id="985" w:name="_Toc94015417"/>
      <w:bookmarkStart w:id="986" w:name="_Toc96867155"/>
      <w:bookmarkStart w:id="987" w:name="_Toc96867460"/>
      <w:bookmarkStart w:id="988" w:name="_Toc96867642"/>
      <w:bookmarkStart w:id="989" w:name="_Toc96867710"/>
      <w:r>
        <w:t>Mark holes for binding posts</w:t>
      </w:r>
      <w:bookmarkEnd w:id="985"/>
      <w:bookmarkEnd w:id="986"/>
      <w:bookmarkEnd w:id="987"/>
      <w:bookmarkEnd w:id="988"/>
      <w:bookmarkEnd w:id="989"/>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06A11E1E" w14:textId="01843D21" w:rsidR="004358B3" w:rsidRPr="004358B3" w:rsidRDefault="006A0897" w:rsidP="00002E2C">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p>
    <w:p w14:paraId="5A45C8D4" w14:textId="09A5EDD3" w:rsidR="006647B9" w:rsidRPr="006A0897" w:rsidRDefault="00191B8A" w:rsidP="00C83733">
      <w:pPr>
        <w:pStyle w:val="Heading1"/>
      </w:pPr>
      <w:bookmarkStart w:id="990" w:name="_Toc94015418"/>
      <w:bookmarkStart w:id="991" w:name="_Toc96867156"/>
      <w:bookmarkStart w:id="992" w:name="_Toc96867461"/>
      <w:bookmarkStart w:id="993" w:name="_Toc96867643"/>
      <w:bookmarkStart w:id="994" w:name="_Toc96867711"/>
      <w:r>
        <w:lastRenderedPageBreak/>
        <w:t xml:space="preserve">Drill </w:t>
      </w:r>
      <w:r w:rsidR="00C83733">
        <w:t>marked holes</w:t>
      </w:r>
      <w:bookmarkEnd w:id="990"/>
      <w:bookmarkEnd w:id="991"/>
      <w:bookmarkEnd w:id="992"/>
      <w:bookmarkEnd w:id="993"/>
      <w:bookmarkEnd w:id="994"/>
      <w:r w:rsidR="00C83733">
        <w:br/>
      </w:r>
    </w:p>
    <w:p w14:paraId="272738D6" w14:textId="5265F935"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02E2C">
        <w:rPr>
          <w:rFonts w:ascii="Courier" w:hAnsi="Courier"/>
          <w:b/>
          <w:sz w:val="28"/>
          <w:szCs w:val="28"/>
          <w:u w:val="single"/>
        </w:rPr>
        <w:t xml:space="preserve">10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6560CBB4"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r>
      <w:r w:rsidR="00191B8A">
        <w:rPr>
          <w:rFonts w:ascii="Courier" w:hAnsi="Courier"/>
        </w:rP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69C170DD"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r w:rsidR="00903057">
        <w:rPr>
          <w:rFonts w:ascii="Courier" w:hAnsi="Courier"/>
        </w:rPr>
        <w:br/>
      </w:r>
      <w:r w:rsidR="00903057">
        <w:rPr>
          <w:rFonts w:ascii="Courier" w:hAnsi="Courier"/>
        </w:rPr>
        <w:br/>
      </w:r>
    </w:p>
    <w:p w14:paraId="10EDF97D" w14:textId="0407E9A7" w:rsidR="00C83733" w:rsidRPr="00C83733" w:rsidRDefault="00C83733" w:rsidP="00C83733">
      <w:pPr>
        <w:pStyle w:val="Heading1"/>
      </w:pPr>
      <w:bookmarkStart w:id="995" w:name="_Toc94015419"/>
      <w:bookmarkStart w:id="996" w:name="_Toc96867157"/>
      <w:bookmarkStart w:id="997" w:name="_Toc96867462"/>
      <w:bookmarkStart w:id="998" w:name="_Toc96867644"/>
      <w:bookmarkStart w:id="999" w:name="_Toc96867712"/>
      <w:r>
        <w:lastRenderedPageBreak/>
        <w:t>Install binding posts</w:t>
      </w:r>
      <w:bookmarkEnd w:id="995"/>
      <w:bookmarkEnd w:id="996"/>
      <w:bookmarkEnd w:id="997"/>
      <w:bookmarkEnd w:id="998"/>
      <w:bookmarkEnd w:id="999"/>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4D73923B"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p>
    <w:p w14:paraId="65E5A7C8" w14:textId="3E9B5CBF" w:rsidR="00191B8A" w:rsidRPr="001A5CD4" w:rsidRDefault="00191B8A" w:rsidP="001A5CD4">
      <w:pPr>
        <w:pStyle w:val="Heading1"/>
      </w:pPr>
      <w:bookmarkStart w:id="1000" w:name="_Toc94015420"/>
      <w:bookmarkStart w:id="1001" w:name="_Toc96867158"/>
      <w:bookmarkStart w:id="1002" w:name="_Toc96867463"/>
      <w:bookmarkStart w:id="1003" w:name="_Toc96867645"/>
      <w:bookmarkStart w:id="1004" w:name="_Toc96867713"/>
      <w:r>
        <w:t>Install Arduino and PCB</w:t>
      </w:r>
      <w:bookmarkEnd w:id="1000"/>
      <w:bookmarkEnd w:id="1001"/>
      <w:bookmarkEnd w:id="1002"/>
      <w:bookmarkEnd w:id="1003"/>
      <w:bookmarkEnd w:id="1004"/>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5BCDCA7C"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r w:rsidRPr="00191B8A">
        <w:rPr>
          <w:rFonts w:ascii="Courier" w:hAnsi="Courier"/>
        </w:rPr>
        <w:lastRenderedPageBreak/>
        <w:br/>
      </w:r>
    </w:p>
    <w:p w14:paraId="31BB4DB1" w14:textId="65BDB31A" w:rsidR="00191B8A" w:rsidRPr="00C83733" w:rsidRDefault="00191B8A" w:rsidP="00191B8A">
      <w:pPr>
        <w:pStyle w:val="Heading1"/>
      </w:pPr>
      <w:bookmarkStart w:id="1005" w:name="_Toc94015421"/>
      <w:bookmarkStart w:id="1006" w:name="_Toc96867159"/>
      <w:bookmarkStart w:id="1007" w:name="_Toc96867464"/>
      <w:bookmarkStart w:id="1008" w:name="_Toc96867646"/>
      <w:bookmarkStart w:id="1009" w:name="_Toc96867714"/>
      <w:r>
        <w:t>Install relay module</w:t>
      </w:r>
      <w:bookmarkEnd w:id="1005"/>
      <w:bookmarkEnd w:id="1006"/>
      <w:bookmarkEnd w:id="1007"/>
      <w:bookmarkEnd w:id="1008"/>
      <w:bookmarkEnd w:id="1009"/>
      <w:r>
        <w:t xml:space="preserve"> </w:t>
      </w:r>
      <w:r>
        <w:br/>
      </w:r>
    </w:p>
    <w:p w14:paraId="38BE96BF" w14:textId="77777777" w:rsidR="001A5CD4" w:rsidRPr="00C83733" w:rsidRDefault="001A5CD4" w:rsidP="001A5CD4">
      <w:pPr>
        <w:pStyle w:val="ListParagraph"/>
        <w:numPr>
          <w:ilvl w:val="0"/>
          <w:numId w:val="79"/>
        </w:numPr>
        <w:rPr>
          <w:rFonts w:ascii="Courier" w:hAnsi="Courier"/>
          <w:b/>
          <w:sz w:val="28"/>
          <w:szCs w:val="28"/>
          <w:u w:val="single"/>
        </w:rPr>
      </w:pPr>
      <w:r>
        <w:rPr>
          <w:rFonts w:ascii="Courier" w:hAnsi="Courier"/>
          <w:b/>
          <w:sz w:val="28"/>
          <w:szCs w:val="28"/>
          <w:u w:val="single"/>
        </w:rPr>
        <w:t>Rec</w:t>
      </w:r>
      <w:r w:rsidRPr="00C83733">
        <w:rPr>
          <w:rFonts w:ascii="Courier" w:hAnsi="Courier"/>
          <w:b/>
          <w:sz w:val="28"/>
          <w:szCs w:val="28"/>
          <w:u w:val="single"/>
        </w:rPr>
        <w:t>onnect wires to screw-down side of relay module:</w:t>
      </w:r>
      <w:r w:rsidRPr="00C83733">
        <w:rPr>
          <w:rFonts w:ascii="Courier" w:hAnsi="Courier"/>
          <w:b/>
          <w:sz w:val="28"/>
          <w:szCs w:val="28"/>
          <w:u w:val="single"/>
        </w:rPr>
        <w:br/>
      </w:r>
    </w:p>
    <w:p w14:paraId="02A9E64C" w14:textId="77777777" w:rsidR="001A5CD4" w:rsidRDefault="001A5CD4" w:rsidP="001A5CD4">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8EAF4D0" w14:textId="4AF49AF8" w:rsidR="001A5CD4" w:rsidRDefault="001A5CD4" w:rsidP="00CC7B95">
      <w:pPr>
        <w:pStyle w:val="ListParagraph"/>
        <w:numPr>
          <w:ilvl w:val="0"/>
          <w:numId w:val="85"/>
        </w:numPr>
        <w:rPr>
          <w:rFonts w:ascii="Courier" w:hAnsi="Courier"/>
          <w:b/>
          <w:sz w:val="28"/>
          <w:szCs w:val="28"/>
          <w:u w:val="single"/>
        </w:rPr>
      </w:pPr>
      <w:r>
        <w:rPr>
          <w:rFonts w:ascii="Courier" w:hAnsi="Courier"/>
        </w:rPr>
        <w:t>Restore connections as before, following the off-PCB connections drawing.</w:t>
      </w:r>
      <w:r>
        <w:rPr>
          <w:rFonts w:ascii="Courier" w:hAnsi="Courier"/>
        </w:rPr>
        <w:br/>
        <w:t>_________</w:t>
      </w:r>
      <w:r>
        <w:rPr>
          <w:rFonts w:ascii="Courier" w:hAnsi="Courier"/>
        </w:rPr>
        <w:br/>
      </w:r>
    </w:p>
    <w:p w14:paraId="79A05D8F" w14:textId="77777777" w:rsidR="00191B8A" w:rsidRPr="00C83733" w:rsidRDefault="00191B8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2235C2C4" w14:textId="125E2995" w:rsidR="00191B8A" w:rsidRDefault="00191B8A" w:rsidP="00191B8A">
      <w:pPr>
        <w:pStyle w:val="ListParagraph"/>
        <w:numPr>
          <w:ilvl w:val="0"/>
          <w:numId w:val="63"/>
        </w:numPr>
        <w:rPr>
          <w:rFonts w:ascii="Courier" w:hAnsi="Courier"/>
        </w:rPr>
      </w:pPr>
      <w:r>
        <w:rPr>
          <w:rFonts w:ascii="Courier" w:hAnsi="Courier"/>
        </w:rPr>
        <w:t xml:space="preserve">Insert the relay module into the case and screw down its standoffs with four M3 screws. TIP: start all screws before tightening any of them. </w:t>
      </w:r>
      <w:r>
        <w:rPr>
          <w:rFonts w:ascii="Courier" w:hAnsi="Courier"/>
        </w:rPr>
        <w:br/>
        <w:t>________</w:t>
      </w:r>
      <w:r>
        <w:rPr>
          <w:rFonts w:ascii="Courier" w:hAnsi="Courier"/>
        </w:rPr>
        <w:br/>
      </w:r>
    </w:p>
    <w:p w14:paraId="416E0661" w14:textId="77777777" w:rsidR="001A5CD4" w:rsidRPr="001A5CD4" w:rsidRDefault="001A5CD4" w:rsidP="001A5CD4">
      <w:pPr>
        <w:pStyle w:val="ListParagraph"/>
        <w:rPr>
          <w:rFonts w:ascii="Courier" w:hAnsi="Courier"/>
        </w:rPr>
      </w:pPr>
    </w:p>
    <w:p w14:paraId="2FE14816" w14:textId="6D9E8DA9" w:rsidR="00191B8A" w:rsidRPr="00191B8A" w:rsidRDefault="00191B8A" w:rsidP="004B00B9">
      <w:pPr>
        <w:pStyle w:val="ListParagraph"/>
        <w:numPr>
          <w:ilvl w:val="0"/>
          <w:numId w:val="47"/>
        </w:numPr>
      </w:pPr>
      <w:r>
        <w:rPr>
          <w:rFonts w:ascii="Courier" w:hAnsi="Courier"/>
          <w:b/>
          <w:sz w:val="28"/>
          <w:szCs w:val="28"/>
          <w:u w:val="single"/>
        </w:rPr>
        <w:t>Restore</w:t>
      </w:r>
      <w:r w:rsidRPr="00C83733">
        <w:rPr>
          <w:rFonts w:ascii="Courier" w:hAnsi="Courier"/>
          <w:b/>
          <w:sz w:val="28"/>
          <w:szCs w:val="28"/>
          <w:u w:val="single"/>
        </w:rPr>
        <w:t xml:space="preserve"> relay module control/power side (jumper) connections:</w:t>
      </w:r>
      <w:r>
        <w:rPr>
          <w:rFonts w:ascii="Courier" w:hAnsi="Courier"/>
          <w:b/>
          <w:sz w:val="28"/>
          <w:szCs w:val="28"/>
          <w:u w:val="single"/>
        </w:rPr>
        <w:br/>
      </w:r>
    </w:p>
    <w:p w14:paraId="1A150BF7" w14:textId="6E4E2EC0" w:rsidR="001A5CD4" w:rsidRPr="001A5CD4" w:rsidRDefault="00191B8A" w:rsidP="00CC7B95">
      <w:pPr>
        <w:pStyle w:val="ListParagraph"/>
        <w:numPr>
          <w:ilvl w:val="0"/>
          <w:numId w:val="63"/>
        </w:numPr>
      </w:pPr>
      <w:r>
        <w:rPr>
          <w:rFonts w:ascii="Courier" w:hAnsi="Courier"/>
        </w:rPr>
        <w:t>Restore connections as before, following the off-PCB connections drawing.</w:t>
      </w:r>
      <w:r>
        <w:rPr>
          <w:rFonts w:ascii="Courier" w:hAnsi="Courier"/>
        </w:rPr>
        <w:br/>
        <w:t>_________</w:t>
      </w:r>
    </w:p>
    <w:p w14:paraId="7F4E933A" w14:textId="1FDE556D" w:rsidR="00C83733" w:rsidRPr="00C83733" w:rsidRDefault="00191B8A" w:rsidP="00C83733">
      <w:pPr>
        <w:pStyle w:val="Heading1"/>
      </w:pPr>
      <w:bookmarkStart w:id="1010" w:name="_Toc94015422"/>
      <w:bookmarkStart w:id="1011" w:name="_Toc96867160"/>
      <w:bookmarkStart w:id="1012" w:name="_Toc96867465"/>
      <w:bookmarkStart w:id="1013" w:name="_Toc96867647"/>
      <w:bookmarkStart w:id="1014" w:name="_Toc96867715"/>
      <w:r>
        <w:t>Restore</w:t>
      </w:r>
      <w:r w:rsidR="00C83733">
        <w:t xml:space="preserve"> binding post connections</w:t>
      </w:r>
      <w:bookmarkEnd w:id="1010"/>
      <w:bookmarkEnd w:id="1011"/>
      <w:bookmarkEnd w:id="1012"/>
      <w:bookmarkEnd w:id="1013"/>
      <w:bookmarkEnd w:id="1014"/>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758CEBAC" w14:textId="77777777" w:rsidR="0046132A" w:rsidRDefault="00191B8A" w:rsidP="00CC7B95">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p>
    <w:p w14:paraId="64E1A897" w14:textId="2F7FF8D6" w:rsidR="00C83733" w:rsidRPr="00C83733" w:rsidRDefault="00C83733" w:rsidP="00C83733">
      <w:pPr>
        <w:pStyle w:val="Heading1"/>
      </w:pPr>
      <w:bookmarkStart w:id="1015" w:name="_Toc94015423"/>
      <w:bookmarkStart w:id="1016" w:name="_Toc96867161"/>
      <w:bookmarkStart w:id="1017" w:name="_Toc96867466"/>
      <w:bookmarkStart w:id="1018" w:name="_Toc96867648"/>
      <w:bookmarkStart w:id="1019" w:name="_Toc96867716"/>
      <w:r>
        <w:lastRenderedPageBreak/>
        <w:t>Drill USB connector hole</w:t>
      </w:r>
      <w:bookmarkEnd w:id="1015"/>
      <w:bookmarkEnd w:id="1016"/>
      <w:bookmarkEnd w:id="1017"/>
      <w:bookmarkEnd w:id="1018"/>
      <w:bookmarkEnd w:id="1019"/>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CC7B95">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4FD7A9B3" w:rsidR="00C83733" w:rsidRDefault="00C83733" w:rsidP="00C83733">
      <w:pPr>
        <w:pStyle w:val="Heading1"/>
      </w:pPr>
      <w:bookmarkStart w:id="1020" w:name="_Toc94015424"/>
      <w:bookmarkStart w:id="1021" w:name="_Toc96867162"/>
      <w:bookmarkStart w:id="1022" w:name="_Toc96867467"/>
      <w:bookmarkStart w:id="1023" w:name="_Toc96867649"/>
      <w:bookmarkStart w:id="1024" w:name="_Toc96867717"/>
      <w:r>
        <w:lastRenderedPageBreak/>
        <w:t>Make PV cables</w:t>
      </w:r>
      <w:bookmarkEnd w:id="1020"/>
      <w:bookmarkEnd w:id="1021"/>
      <w:bookmarkEnd w:id="1022"/>
      <w:bookmarkEnd w:id="1023"/>
      <w:bookmarkEnd w:id="1024"/>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4ACD4D21"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002E2C">
        <w:rPr>
          <w:rFonts w:ascii="Courier" w:hAnsi="Courier" w:cs="Arial"/>
          <w:sz w:val="24"/>
          <w:szCs w:val="24"/>
        </w:rPr>
        <w:t>(</w:t>
      </w:r>
      <w:r w:rsidRPr="008A50EA">
        <w:rPr>
          <w:rFonts w:ascii="Courier" w:hAnsi="Courier" w:cs="Arial"/>
          <w:sz w:val="24"/>
          <w:szCs w:val="24"/>
        </w:rPr>
        <w:t>s</w:t>
      </w:r>
      <w:r w:rsidR="00002E2C">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42DD9879" w:rsidR="00C83733" w:rsidRDefault="0059303A" w:rsidP="00C83733">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male MC4 connector connects to the BLACK binding post.</w:t>
      </w:r>
    </w:p>
    <w:p w14:paraId="4A2F2F73" w14:textId="77777777" w:rsidR="0046132A" w:rsidRPr="008A50EA" w:rsidRDefault="0046132A" w:rsidP="00C83733">
      <w:pPr>
        <w:pStyle w:val="NormalWeb"/>
        <w:spacing w:before="0" w:beforeAutospacing="0"/>
        <w:ind w:left="360"/>
        <w:rPr>
          <w:rStyle w:val="apple-converted-space"/>
          <w:rFonts w:ascii="Arial" w:hAnsi="Arial" w:cs="Arial"/>
          <w:sz w:val="23"/>
          <w:szCs w:val="23"/>
        </w:rPr>
      </w:pPr>
    </w:p>
    <w:p w14:paraId="62589441" w14:textId="706FD940" w:rsidR="00A962A4" w:rsidRPr="00C83733" w:rsidRDefault="00C83733" w:rsidP="00C83733">
      <w:pPr>
        <w:pStyle w:val="Heading1"/>
        <w:rPr>
          <w:rFonts w:ascii="Arial" w:hAnsi="Arial" w:cs="Arial"/>
          <w:color w:val="555555"/>
          <w:sz w:val="23"/>
          <w:szCs w:val="23"/>
        </w:rPr>
      </w:pPr>
      <w:bookmarkStart w:id="1025" w:name="_Toc94015425"/>
      <w:bookmarkStart w:id="1026" w:name="_Toc96867163"/>
      <w:bookmarkStart w:id="1027" w:name="_Toc96867468"/>
      <w:bookmarkStart w:id="1028" w:name="_Toc96867650"/>
      <w:bookmarkStart w:id="1029" w:name="_Toc96867718"/>
      <w:r>
        <w:lastRenderedPageBreak/>
        <w:t>Final test</w:t>
      </w:r>
      <w:bookmarkEnd w:id="1025"/>
      <w:bookmarkEnd w:id="1026"/>
      <w:bookmarkEnd w:id="1027"/>
      <w:bookmarkEnd w:id="1028"/>
      <w:bookmarkEnd w:id="1029"/>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10912AE" w:rsidR="00EC0572" w:rsidRPr="00EC0572" w:rsidRDefault="00EC0572" w:rsidP="00EC0572">
      <w:pPr>
        <w:rPr>
          <w:rFonts w:ascii="Courier" w:hAnsi="Courier"/>
        </w:rPr>
      </w:pPr>
      <w:r>
        <w:rPr>
          <w:rFonts w:ascii="Courier" w:hAnsi="Courier"/>
        </w:rPr>
        <w:t xml:space="preserve">Repeat the tests you did </w:t>
      </w:r>
      <w:r w:rsidR="00CC7B95">
        <w:rPr>
          <w:rFonts w:ascii="Courier" w:hAnsi="Courier"/>
        </w:rPr>
        <w:t>in “</w:t>
      </w:r>
      <w:r w:rsidR="00CC7B95">
        <w:rPr>
          <w:rFonts w:ascii="Courier" w:hAnsi="Courier"/>
        </w:rPr>
        <w:fldChar w:fldCharType="begin"/>
      </w:r>
      <w:r w:rsidR="00CC7B95">
        <w:rPr>
          <w:rFonts w:ascii="Courier" w:hAnsi="Courier"/>
        </w:rPr>
        <w:instrText xml:space="preserve"> REF _Ref411514547 \r \h </w:instrText>
      </w:r>
      <w:r w:rsidR="00CC7B95">
        <w:rPr>
          <w:rFonts w:ascii="Courier" w:hAnsi="Courier"/>
        </w:rPr>
      </w:r>
      <w:r w:rsidR="00CC7B95">
        <w:rPr>
          <w:rFonts w:ascii="Courier" w:hAnsi="Courier"/>
        </w:rPr>
        <w:fldChar w:fldCharType="separate"/>
      </w:r>
      <w:r w:rsidR="00EB1ECE">
        <w:rPr>
          <w:rFonts w:ascii="Courier" w:hAnsi="Courier"/>
        </w:rPr>
        <w:t>Step 29:</w:t>
      </w:r>
      <w:r w:rsidR="00CC7B95">
        <w:rPr>
          <w:rFonts w:ascii="Courier" w:hAnsi="Courier"/>
        </w:rPr>
        <w:fldChar w:fldCharType="end"/>
      </w:r>
      <w:r w:rsidR="00C8603B">
        <w:rPr>
          <w:rFonts w:ascii="Courier" w:hAnsi="Courier"/>
        </w:rPr>
        <w:t xml:space="preserve"> </w:t>
      </w:r>
      <w:r w:rsidR="00CC7B95">
        <w:rPr>
          <w:rFonts w:ascii="Courier" w:hAnsi="Courier"/>
        </w:rPr>
        <w:fldChar w:fldCharType="begin"/>
      </w:r>
      <w:r w:rsidR="00CC7B95">
        <w:rPr>
          <w:rFonts w:ascii="Courier" w:hAnsi="Courier"/>
        </w:rPr>
        <w:instrText xml:space="preserve"> REF _Ref411514556 \h </w:instrText>
      </w:r>
      <w:r w:rsidR="00CC7B95">
        <w:rPr>
          <w:rFonts w:ascii="Courier" w:hAnsi="Courier"/>
        </w:rPr>
      </w:r>
      <w:r w:rsidR="00CC7B95">
        <w:rPr>
          <w:rFonts w:ascii="Courier" w:hAnsi="Courier"/>
        </w:rPr>
        <w:fldChar w:fldCharType="separate"/>
      </w:r>
      <w:r w:rsidR="00EB1ECE">
        <w:t>Sanity tests</w:t>
      </w:r>
      <w:r w:rsidR="00CC7B95">
        <w:rPr>
          <w:rFonts w:ascii="Courier" w:hAnsi="Courier"/>
        </w:rPr>
        <w:fldChar w:fldCharType="end"/>
      </w:r>
      <w:r w:rsidR="00CC7B95">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F961FE1"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A6420" w14:textId="77777777" w:rsidR="00E24093" w:rsidRDefault="00E24093" w:rsidP="0010589F">
      <w:r>
        <w:separator/>
      </w:r>
    </w:p>
  </w:endnote>
  <w:endnote w:type="continuationSeparator" w:id="0">
    <w:p w14:paraId="5922E926" w14:textId="77777777" w:rsidR="00E24093" w:rsidRDefault="00E24093"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30C1">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BD853" w14:textId="77777777" w:rsidR="00E24093" w:rsidRDefault="00E24093" w:rsidP="0010589F">
      <w:r>
        <w:separator/>
      </w:r>
    </w:p>
  </w:footnote>
  <w:footnote w:type="continuationSeparator" w:id="0">
    <w:p w14:paraId="578B83CE" w14:textId="77777777" w:rsidR="00E24093" w:rsidRDefault="00E24093"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1"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4"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8"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6"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4456D60"/>
    <w:multiLevelType w:val="hybridMultilevel"/>
    <w:tmpl w:val="797047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924F30"/>
    <w:multiLevelType w:val="hybridMultilevel"/>
    <w:tmpl w:val="5C7EA0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1"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4"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9"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0"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3"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4"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2"/>
  </w:num>
  <w:num w:numId="3">
    <w:abstractNumId w:val="79"/>
  </w:num>
  <w:num w:numId="4">
    <w:abstractNumId w:val="11"/>
  </w:num>
  <w:num w:numId="5">
    <w:abstractNumId w:val="60"/>
  </w:num>
  <w:num w:numId="6">
    <w:abstractNumId w:val="63"/>
  </w:num>
  <w:num w:numId="7">
    <w:abstractNumId w:val="78"/>
  </w:num>
  <w:num w:numId="8">
    <w:abstractNumId w:val="27"/>
  </w:num>
  <w:num w:numId="9">
    <w:abstractNumId w:val="52"/>
  </w:num>
  <w:num w:numId="10">
    <w:abstractNumId w:val="31"/>
  </w:num>
  <w:num w:numId="11">
    <w:abstractNumId w:val="7"/>
  </w:num>
  <w:num w:numId="12">
    <w:abstractNumId w:val="17"/>
  </w:num>
  <w:num w:numId="13">
    <w:abstractNumId w:val="77"/>
  </w:num>
  <w:num w:numId="14">
    <w:abstractNumId w:val="45"/>
  </w:num>
  <w:num w:numId="15">
    <w:abstractNumId w:val="19"/>
  </w:num>
  <w:num w:numId="16">
    <w:abstractNumId w:val="85"/>
  </w:num>
  <w:num w:numId="17">
    <w:abstractNumId w:val="48"/>
  </w:num>
  <w:num w:numId="18">
    <w:abstractNumId w:val="24"/>
  </w:num>
  <w:num w:numId="19">
    <w:abstractNumId w:val="70"/>
  </w:num>
  <w:num w:numId="20">
    <w:abstractNumId w:val="59"/>
  </w:num>
  <w:num w:numId="21">
    <w:abstractNumId w:val="16"/>
  </w:num>
  <w:num w:numId="22">
    <w:abstractNumId w:val="75"/>
  </w:num>
  <w:num w:numId="23">
    <w:abstractNumId w:val="73"/>
  </w:num>
  <w:num w:numId="24">
    <w:abstractNumId w:val="39"/>
  </w:num>
  <w:num w:numId="25">
    <w:abstractNumId w:val="64"/>
  </w:num>
  <w:num w:numId="26">
    <w:abstractNumId w:val="33"/>
  </w:num>
  <w:num w:numId="27">
    <w:abstractNumId w:val="49"/>
  </w:num>
  <w:num w:numId="28">
    <w:abstractNumId w:val="68"/>
  </w:num>
  <w:num w:numId="29">
    <w:abstractNumId w:val="62"/>
  </w:num>
  <w:num w:numId="30">
    <w:abstractNumId w:val="28"/>
  </w:num>
  <w:num w:numId="31">
    <w:abstractNumId w:val="51"/>
  </w:num>
  <w:num w:numId="32">
    <w:abstractNumId w:val="1"/>
  </w:num>
  <w:num w:numId="33">
    <w:abstractNumId w:val="18"/>
  </w:num>
  <w:num w:numId="34">
    <w:abstractNumId w:val="46"/>
  </w:num>
  <w:num w:numId="35">
    <w:abstractNumId w:val="76"/>
  </w:num>
  <w:num w:numId="36">
    <w:abstractNumId w:val="21"/>
  </w:num>
  <w:num w:numId="37">
    <w:abstractNumId w:val="83"/>
  </w:num>
  <w:num w:numId="38">
    <w:abstractNumId w:val="72"/>
  </w:num>
  <w:num w:numId="39">
    <w:abstractNumId w:val="4"/>
  </w:num>
  <w:num w:numId="40">
    <w:abstractNumId w:val="25"/>
  </w:num>
  <w:num w:numId="41">
    <w:abstractNumId w:val="15"/>
  </w:num>
  <w:num w:numId="42">
    <w:abstractNumId w:val="81"/>
  </w:num>
  <w:num w:numId="43">
    <w:abstractNumId w:val="26"/>
  </w:num>
  <w:num w:numId="44">
    <w:abstractNumId w:val="36"/>
  </w:num>
  <w:num w:numId="45">
    <w:abstractNumId w:val="0"/>
  </w:num>
  <w:num w:numId="46">
    <w:abstractNumId w:val="12"/>
  </w:num>
  <w:num w:numId="47">
    <w:abstractNumId w:val="53"/>
  </w:num>
  <w:num w:numId="48">
    <w:abstractNumId w:val="29"/>
  </w:num>
  <w:num w:numId="49">
    <w:abstractNumId w:val="9"/>
  </w:num>
  <w:num w:numId="50">
    <w:abstractNumId w:val="42"/>
  </w:num>
  <w:num w:numId="51">
    <w:abstractNumId w:val="71"/>
  </w:num>
  <w:num w:numId="52">
    <w:abstractNumId w:val="8"/>
  </w:num>
  <w:num w:numId="53">
    <w:abstractNumId w:val="50"/>
  </w:num>
  <w:num w:numId="54">
    <w:abstractNumId w:val="3"/>
  </w:num>
  <w:num w:numId="55">
    <w:abstractNumId w:val="32"/>
  </w:num>
  <w:num w:numId="56">
    <w:abstractNumId w:val="22"/>
  </w:num>
  <w:num w:numId="57">
    <w:abstractNumId w:val="2"/>
  </w:num>
  <w:num w:numId="58">
    <w:abstractNumId w:val="30"/>
  </w:num>
  <w:num w:numId="59">
    <w:abstractNumId w:val="5"/>
  </w:num>
  <w:num w:numId="60">
    <w:abstractNumId w:val="38"/>
  </w:num>
  <w:num w:numId="61">
    <w:abstractNumId w:val="14"/>
  </w:num>
  <w:num w:numId="62">
    <w:abstractNumId w:val="55"/>
  </w:num>
  <w:num w:numId="63">
    <w:abstractNumId w:val="47"/>
  </w:num>
  <w:num w:numId="64">
    <w:abstractNumId w:val="43"/>
  </w:num>
  <w:num w:numId="65">
    <w:abstractNumId w:val="66"/>
  </w:num>
  <w:num w:numId="66">
    <w:abstractNumId w:val="13"/>
  </w:num>
  <w:num w:numId="67">
    <w:abstractNumId w:val="57"/>
  </w:num>
  <w:num w:numId="68">
    <w:abstractNumId w:val="35"/>
  </w:num>
  <w:num w:numId="69">
    <w:abstractNumId w:val="41"/>
  </w:num>
  <w:num w:numId="70">
    <w:abstractNumId w:val="23"/>
  </w:num>
  <w:num w:numId="71">
    <w:abstractNumId w:val="56"/>
  </w:num>
  <w:num w:numId="72">
    <w:abstractNumId w:val="6"/>
  </w:num>
  <w:num w:numId="73">
    <w:abstractNumId w:val="61"/>
  </w:num>
  <w:num w:numId="74">
    <w:abstractNumId w:val="69"/>
  </w:num>
  <w:num w:numId="75">
    <w:abstractNumId w:val="65"/>
  </w:num>
  <w:num w:numId="76">
    <w:abstractNumId w:val="44"/>
  </w:num>
  <w:num w:numId="77">
    <w:abstractNumId w:val="10"/>
  </w:num>
  <w:num w:numId="78">
    <w:abstractNumId w:val="84"/>
  </w:num>
  <w:num w:numId="79">
    <w:abstractNumId w:val="80"/>
  </w:num>
  <w:num w:numId="80">
    <w:abstractNumId w:val="67"/>
  </w:num>
  <w:num w:numId="81">
    <w:abstractNumId w:val="74"/>
  </w:num>
  <w:num w:numId="82">
    <w:abstractNumId w:val="54"/>
  </w:num>
  <w:num w:numId="83">
    <w:abstractNumId w:val="37"/>
  </w:num>
  <w:num w:numId="84">
    <w:abstractNumId w:val="34"/>
  </w:num>
  <w:num w:numId="85">
    <w:abstractNumId w:val="40"/>
  </w:num>
  <w:num w:numId="86">
    <w:abstractNumId w:val="5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Satterlee">
    <w15:presenceInfo w15:providerId="Windows Live" w15:userId="6b7bc3c03dc09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2E2C"/>
    <w:rsid w:val="00007723"/>
    <w:rsid w:val="00020E53"/>
    <w:rsid w:val="000268E3"/>
    <w:rsid w:val="00026A66"/>
    <w:rsid w:val="00033255"/>
    <w:rsid w:val="00036ED1"/>
    <w:rsid w:val="00042397"/>
    <w:rsid w:val="00065167"/>
    <w:rsid w:val="0009613E"/>
    <w:rsid w:val="00096DBE"/>
    <w:rsid w:val="000A30F1"/>
    <w:rsid w:val="000B58F5"/>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2D98"/>
    <w:rsid w:val="00185F45"/>
    <w:rsid w:val="001918D2"/>
    <w:rsid w:val="00191B8A"/>
    <w:rsid w:val="001A5CD4"/>
    <w:rsid w:val="001C6F76"/>
    <w:rsid w:val="001E2DFA"/>
    <w:rsid w:val="00201C12"/>
    <w:rsid w:val="00204B44"/>
    <w:rsid w:val="002258C5"/>
    <w:rsid w:val="00225A9C"/>
    <w:rsid w:val="00257478"/>
    <w:rsid w:val="00272014"/>
    <w:rsid w:val="00274974"/>
    <w:rsid w:val="00280A94"/>
    <w:rsid w:val="0029247D"/>
    <w:rsid w:val="002A1997"/>
    <w:rsid w:val="002C0ADE"/>
    <w:rsid w:val="002D28D2"/>
    <w:rsid w:val="0030320F"/>
    <w:rsid w:val="00303466"/>
    <w:rsid w:val="0030429F"/>
    <w:rsid w:val="00326E27"/>
    <w:rsid w:val="003328FA"/>
    <w:rsid w:val="003330C1"/>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132A"/>
    <w:rsid w:val="00466392"/>
    <w:rsid w:val="00477D8A"/>
    <w:rsid w:val="004A39E2"/>
    <w:rsid w:val="004B00B9"/>
    <w:rsid w:val="004C014A"/>
    <w:rsid w:val="004C15BE"/>
    <w:rsid w:val="004D3FCB"/>
    <w:rsid w:val="005130CA"/>
    <w:rsid w:val="00516EAB"/>
    <w:rsid w:val="005203DC"/>
    <w:rsid w:val="005220A6"/>
    <w:rsid w:val="005246AB"/>
    <w:rsid w:val="00531850"/>
    <w:rsid w:val="00532279"/>
    <w:rsid w:val="00550BBF"/>
    <w:rsid w:val="005774B2"/>
    <w:rsid w:val="005853C9"/>
    <w:rsid w:val="0059303A"/>
    <w:rsid w:val="005A7569"/>
    <w:rsid w:val="005B0058"/>
    <w:rsid w:val="005B5829"/>
    <w:rsid w:val="005C33BB"/>
    <w:rsid w:val="005E6199"/>
    <w:rsid w:val="00604B8E"/>
    <w:rsid w:val="00620006"/>
    <w:rsid w:val="006368D7"/>
    <w:rsid w:val="00637008"/>
    <w:rsid w:val="00647BCC"/>
    <w:rsid w:val="006554B7"/>
    <w:rsid w:val="006647B9"/>
    <w:rsid w:val="00671490"/>
    <w:rsid w:val="006A0897"/>
    <w:rsid w:val="006A2DC3"/>
    <w:rsid w:val="006A4DA3"/>
    <w:rsid w:val="006A5137"/>
    <w:rsid w:val="006B35AC"/>
    <w:rsid w:val="006C03F0"/>
    <w:rsid w:val="006D6878"/>
    <w:rsid w:val="006E65C5"/>
    <w:rsid w:val="006F66E0"/>
    <w:rsid w:val="00711212"/>
    <w:rsid w:val="007370D8"/>
    <w:rsid w:val="00745603"/>
    <w:rsid w:val="00777C30"/>
    <w:rsid w:val="00780644"/>
    <w:rsid w:val="007859AF"/>
    <w:rsid w:val="00785E25"/>
    <w:rsid w:val="007B506C"/>
    <w:rsid w:val="007B5C9C"/>
    <w:rsid w:val="007D32F6"/>
    <w:rsid w:val="007E1521"/>
    <w:rsid w:val="007E6F65"/>
    <w:rsid w:val="007F5169"/>
    <w:rsid w:val="00844FB9"/>
    <w:rsid w:val="00860A5A"/>
    <w:rsid w:val="00861B76"/>
    <w:rsid w:val="00863F06"/>
    <w:rsid w:val="00866F54"/>
    <w:rsid w:val="008A01B4"/>
    <w:rsid w:val="008A1BC6"/>
    <w:rsid w:val="008A50EA"/>
    <w:rsid w:val="008B7FCD"/>
    <w:rsid w:val="008C5830"/>
    <w:rsid w:val="008D293F"/>
    <w:rsid w:val="008F696F"/>
    <w:rsid w:val="00903057"/>
    <w:rsid w:val="009270F5"/>
    <w:rsid w:val="00940838"/>
    <w:rsid w:val="009824A9"/>
    <w:rsid w:val="00987002"/>
    <w:rsid w:val="00992517"/>
    <w:rsid w:val="009A0D04"/>
    <w:rsid w:val="009D523C"/>
    <w:rsid w:val="009E34EE"/>
    <w:rsid w:val="00A02B8C"/>
    <w:rsid w:val="00A041BC"/>
    <w:rsid w:val="00A214AE"/>
    <w:rsid w:val="00A24C10"/>
    <w:rsid w:val="00A31620"/>
    <w:rsid w:val="00A815D8"/>
    <w:rsid w:val="00A962A4"/>
    <w:rsid w:val="00AA3975"/>
    <w:rsid w:val="00AC2C68"/>
    <w:rsid w:val="00AD01D7"/>
    <w:rsid w:val="00AE277E"/>
    <w:rsid w:val="00AE3E17"/>
    <w:rsid w:val="00B15D86"/>
    <w:rsid w:val="00B320D9"/>
    <w:rsid w:val="00B3429E"/>
    <w:rsid w:val="00B421DA"/>
    <w:rsid w:val="00B54DCE"/>
    <w:rsid w:val="00B7342E"/>
    <w:rsid w:val="00B82E34"/>
    <w:rsid w:val="00B91C75"/>
    <w:rsid w:val="00BE08E1"/>
    <w:rsid w:val="00BE3230"/>
    <w:rsid w:val="00BF68B3"/>
    <w:rsid w:val="00C268C6"/>
    <w:rsid w:val="00C30382"/>
    <w:rsid w:val="00C3327F"/>
    <w:rsid w:val="00C52B60"/>
    <w:rsid w:val="00C625DF"/>
    <w:rsid w:val="00C73815"/>
    <w:rsid w:val="00C73CE7"/>
    <w:rsid w:val="00C83733"/>
    <w:rsid w:val="00C8603B"/>
    <w:rsid w:val="00CA49DA"/>
    <w:rsid w:val="00CC7B95"/>
    <w:rsid w:val="00CE10E8"/>
    <w:rsid w:val="00D12871"/>
    <w:rsid w:val="00D16522"/>
    <w:rsid w:val="00D327C9"/>
    <w:rsid w:val="00D8361A"/>
    <w:rsid w:val="00D912E7"/>
    <w:rsid w:val="00DA593C"/>
    <w:rsid w:val="00DA707B"/>
    <w:rsid w:val="00DB0A16"/>
    <w:rsid w:val="00DB1972"/>
    <w:rsid w:val="00DD268D"/>
    <w:rsid w:val="00E04DB0"/>
    <w:rsid w:val="00E14E14"/>
    <w:rsid w:val="00E20844"/>
    <w:rsid w:val="00E23477"/>
    <w:rsid w:val="00E24093"/>
    <w:rsid w:val="00E24333"/>
    <w:rsid w:val="00E32D71"/>
    <w:rsid w:val="00E374E0"/>
    <w:rsid w:val="00E377DE"/>
    <w:rsid w:val="00E435FF"/>
    <w:rsid w:val="00E74B79"/>
    <w:rsid w:val="00E820DC"/>
    <w:rsid w:val="00E837A5"/>
    <w:rsid w:val="00E95708"/>
    <w:rsid w:val="00EB1ECE"/>
    <w:rsid w:val="00EC0572"/>
    <w:rsid w:val="00ED341F"/>
    <w:rsid w:val="00EE0200"/>
    <w:rsid w:val="00EE1C70"/>
    <w:rsid w:val="00EF793A"/>
    <w:rsid w:val="00F04FF2"/>
    <w:rsid w:val="00F10396"/>
    <w:rsid w:val="00F10DA3"/>
    <w:rsid w:val="00F15408"/>
    <w:rsid w:val="00F17D7E"/>
    <w:rsid w:val="00F45917"/>
    <w:rsid w:val="00F53E47"/>
    <w:rsid w:val="00F7023D"/>
    <w:rsid w:val="00F77EC8"/>
    <w:rsid w:val="00F811B5"/>
    <w:rsid w:val="00F93654"/>
    <w:rsid w:val="00FB7EC5"/>
    <w:rsid w:val="00FC5B84"/>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047449AA-8EDA-604A-B841-A2A16CA1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F15408"/>
    <w:pPr>
      <w:pBdr>
        <w:bottom w:val="single" w:sz="8" w:space="4" w:color="4F81BD" w:themeColor="accent1"/>
      </w:pBdr>
      <w:tabs>
        <w:tab w:val="left" w:pos="1278"/>
      </w:tabs>
      <w:spacing w:after="300"/>
      <w:contextualSpacing/>
      <w:pPrChange w:id="0" w:author="Chris Satterlee" w:date="2022-01-25T14:19:00Z">
        <w:pPr>
          <w:pBdr>
            <w:bottom w:val="single" w:sz="8" w:space="4" w:color="4F81BD" w:themeColor="accent1"/>
          </w:pBdr>
          <w:tabs>
            <w:tab w:val="left" w:pos="1278"/>
          </w:tabs>
          <w:spacing w:after="300"/>
          <w:contextualSpacing/>
        </w:pPr>
      </w:pPrChange>
    </w:pPr>
    <w:rPr>
      <w:rFonts w:asciiTheme="majorHAnsi" w:eastAsiaTheme="majorEastAsia" w:hAnsiTheme="majorHAnsi" w:cstheme="majorBidi"/>
      <w:color w:val="17365D" w:themeColor="text2" w:themeShade="BF"/>
      <w:spacing w:val="5"/>
      <w:kern w:val="28"/>
      <w:sz w:val="96"/>
      <w:szCs w:val="52"/>
      <w:rPrChange w:id="0" w:author="Chris Satterlee" w:date="2022-01-25T14:19:00Z">
        <w:rPr>
          <w:rFonts w:asciiTheme="majorHAnsi" w:eastAsiaTheme="majorEastAsia" w:hAnsiTheme="majorHAnsi" w:cstheme="majorBidi"/>
          <w:color w:val="17365D" w:themeColor="text2" w:themeShade="BF"/>
          <w:spacing w:val="5"/>
          <w:kern w:val="28"/>
          <w:sz w:val="96"/>
          <w:szCs w:val="52"/>
          <w:lang w:val="en-US" w:eastAsia="en-US" w:bidi="ar-SA"/>
        </w:rPr>
      </w:rPrChange>
    </w:rPr>
  </w:style>
  <w:style w:type="character" w:customStyle="1" w:styleId="TitleChar">
    <w:name w:val="Title Char"/>
    <w:basedOn w:val="DefaultParagraphFont"/>
    <w:link w:val="Title"/>
    <w:uiPriority w:val="10"/>
    <w:rsid w:val="00F15408"/>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FB7EC5"/>
    <w:pPr>
      <w:tabs>
        <w:tab w:val="left" w:pos="960"/>
        <w:tab w:val="right" w:leader="dot" w:pos="8630"/>
      </w:tabs>
      <w:pPrChange w:id="1" w:author="Chris Satterlee" w:date="2022-02-27T15:27:00Z">
        <w:pPr/>
      </w:pPrChange>
    </w:pPr>
    <w:rPr>
      <w:b/>
      <w:bCs/>
      <w:caps/>
      <w:sz w:val="20"/>
      <w:szCs w:val="20"/>
      <w:rPrChange w:id="1" w:author="Chris Satterlee" w:date="2022-02-27T15:27:00Z">
        <w:rPr>
          <w:rFonts w:asciiTheme="minorHAnsi" w:eastAsiaTheme="minorEastAsia" w:hAnsiTheme="minorHAnsi" w:cstheme="minorBidi"/>
          <w:sz w:val="24"/>
          <w:szCs w:val="24"/>
          <w:lang w:val="en-US" w:eastAsia="en-US" w:bidi="ar-SA"/>
        </w:rPr>
      </w:rPrChange>
    </w:rPr>
  </w:style>
  <w:style w:type="paragraph" w:styleId="TOC2">
    <w:name w:val="toc 2"/>
    <w:basedOn w:val="Normal"/>
    <w:next w:val="Normal"/>
    <w:autoRedefine/>
    <w:uiPriority w:val="39"/>
    <w:unhideWhenUsed/>
    <w:rsid w:val="00C83733"/>
    <w:pPr>
      <w:ind w:left="240"/>
    </w:pPr>
    <w:rPr>
      <w:smallCaps/>
      <w:sz w:val="20"/>
      <w:szCs w:val="20"/>
    </w:rPr>
  </w:style>
  <w:style w:type="paragraph" w:styleId="TOC3">
    <w:name w:val="toc 3"/>
    <w:basedOn w:val="Normal"/>
    <w:next w:val="Normal"/>
    <w:autoRedefine/>
    <w:uiPriority w:val="39"/>
    <w:unhideWhenUsed/>
    <w:rsid w:val="00C83733"/>
    <w:pPr>
      <w:ind w:left="480"/>
    </w:pPr>
    <w:rPr>
      <w:i/>
      <w:iCs/>
      <w:sz w:val="20"/>
      <w:szCs w:val="20"/>
    </w:rPr>
  </w:style>
  <w:style w:type="paragraph" w:styleId="TOC4">
    <w:name w:val="toc 4"/>
    <w:basedOn w:val="Normal"/>
    <w:next w:val="Normal"/>
    <w:autoRedefine/>
    <w:uiPriority w:val="39"/>
    <w:unhideWhenUsed/>
    <w:rsid w:val="00C83733"/>
    <w:pPr>
      <w:ind w:left="720"/>
    </w:pPr>
    <w:rPr>
      <w:sz w:val="18"/>
      <w:szCs w:val="18"/>
    </w:rPr>
  </w:style>
  <w:style w:type="paragraph" w:styleId="TOC5">
    <w:name w:val="toc 5"/>
    <w:basedOn w:val="Normal"/>
    <w:next w:val="Normal"/>
    <w:autoRedefine/>
    <w:uiPriority w:val="39"/>
    <w:unhideWhenUsed/>
    <w:rsid w:val="00C83733"/>
    <w:pPr>
      <w:ind w:left="960"/>
    </w:pPr>
    <w:rPr>
      <w:sz w:val="18"/>
      <w:szCs w:val="18"/>
    </w:rPr>
  </w:style>
  <w:style w:type="paragraph" w:styleId="TOC6">
    <w:name w:val="toc 6"/>
    <w:basedOn w:val="Normal"/>
    <w:next w:val="Normal"/>
    <w:autoRedefine/>
    <w:uiPriority w:val="39"/>
    <w:unhideWhenUsed/>
    <w:rsid w:val="00C83733"/>
    <w:pPr>
      <w:ind w:left="1200"/>
    </w:pPr>
    <w:rPr>
      <w:sz w:val="18"/>
      <w:szCs w:val="18"/>
    </w:rPr>
  </w:style>
  <w:style w:type="paragraph" w:styleId="TOC7">
    <w:name w:val="toc 7"/>
    <w:basedOn w:val="Normal"/>
    <w:next w:val="Normal"/>
    <w:autoRedefine/>
    <w:uiPriority w:val="39"/>
    <w:unhideWhenUsed/>
    <w:rsid w:val="00C83733"/>
    <w:pPr>
      <w:ind w:left="1440"/>
    </w:pPr>
    <w:rPr>
      <w:sz w:val="18"/>
      <w:szCs w:val="18"/>
    </w:rPr>
  </w:style>
  <w:style w:type="paragraph" w:styleId="TOC8">
    <w:name w:val="toc 8"/>
    <w:basedOn w:val="Normal"/>
    <w:next w:val="Normal"/>
    <w:autoRedefine/>
    <w:uiPriority w:val="39"/>
    <w:unhideWhenUsed/>
    <w:rsid w:val="00C83733"/>
    <w:pPr>
      <w:ind w:left="1680"/>
    </w:pPr>
    <w:rPr>
      <w:sz w:val="18"/>
      <w:szCs w:val="18"/>
    </w:rPr>
  </w:style>
  <w:style w:type="paragraph" w:styleId="TOC9">
    <w:name w:val="toc 9"/>
    <w:basedOn w:val="Normal"/>
    <w:next w:val="Normal"/>
    <w:autoRedefine/>
    <w:uiPriority w:val="39"/>
    <w:unhideWhenUsed/>
    <w:rsid w:val="00C83733"/>
    <w:pPr>
      <w:ind w:left="1920"/>
    </w:pPr>
    <w:rPr>
      <w:sz w:val="18"/>
      <w:szCs w:val="18"/>
    </w:r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F15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csatt/IV_Swinger/raw/master/PCB/IV_Swinger_2_module/PDF/IV_Swinger_2_module_sch.pdf" TargetMode="External"/><Relationship Id="rId26" Type="http://schemas.openxmlformats.org/officeDocument/2006/relationships/hyperlink" Target="https://www.arduino.cc/en/Main/Contribute" TargetMode="External"/><Relationship Id="rId3" Type="http://schemas.openxmlformats.org/officeDocument/2006/relationships/styles" Target="styles.xml"/><Relationship Id="rId21" Type="http://schemas.openxmlformats.org/officeDocument/2006/relationships/hyperlink" Target="https://oshpark.com" TargetMode="Externa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instructables.com/id/IV-Swinger-2-a-50-IV-Curve-Tracer" TargetMode="External"/><Relationship Id="rId25" Type="http://schemas.openxmlformats.org/officeDocument/2006/relationships/hyperlink" Target="https://github.com/csatt/IV_Swinger/raw/master/PCB/BOM/emr_mod_BOM.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nstructables.com/id/IV-Swinger-2-a-50-IV-Curve-Tracer" TargetMode="External"/><Relationship Id="rId20" Type="http://schemas.openxmlformats.org/officeDocument/2006/relationships/hyperlink" Target="https://github.com/csatt/IV_Swinger/releases" TargetMode="External"/><Relationship Id="rId29" Type="http://schemas.openxmlformats.org/officeDocument/2006/relationships/hyperlink" Target="https://raw.githubusercontent.com/csatt/IV_Swinger/master/Arduino/IV_Swinger2/IV_Swinger2.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www.pcbway.com/project/shareproject/W112835ASR3_IV_Swinger_2_module_Rev_B_2019_01_06.html"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www.instructables.com" TargetMode="External"/><Relationship Id="rId23" Type="http://schemas.openxmlformats.org/officeDocument/2006/relationships/hyperlink" Target="https://www.pcbway.com/project/shareproject/W112835ASR3_IV_Swinger_2_module_Rev_B_2019_01_06.html" TargetMode="External"/><Relationship Id="rId28" Type="http://schemas.openxmlformats.org/officeDocument/2006/relationships/hyperlink" Target="https://www.instructables.com/id/Cleaning-up-your-PCB/" TargetMode="External"/><Relationship Id="rId10" Type="http://schemas.openxmlformats.org/officeDocument/2006/relationships/hyperlink" Target="http://www.tapr.org/OHL" TargetMode="External"/><Relationship Id="rId19" Type="http://schemas.openxmlformats.org/officeDocument/2006/relationships/hyperlink" Target="https://www.arduino.cc/en/Main/Softwar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yperlink" Target="https://www.pcbway.com" TargetMode="External"/><Relationship Id="rId27" Type="http://schemas.openxmlformats.org/officeDocument/2006/relationships/hyperlink" Target="https://learn.adafruit.com/adafruit-guide-excellent-soldering/common-problems" TargetMode="External"/><Relationship Id="rId30" Type="http://schemas.openxmlformats.org/officeDocument/2006/relationships/hyperlink" Target="https://raw.githubusercontent.com/csatt/IV_Swinger/master/Arduino/IV_Swinger2/IV_Swinger2.in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2388E-985A-AF4C-9277-F1F9A0A99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6827</Words>
  <Characters>38917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5</cp:revision>
  <cp:lastPrinted>2019-02-02T20:51:00Z</cp:lastPrinted>
  <dcterms:created xsi:type="dcterms:W3CDTF">2022-02-27T23:02:00Z</dcterms:created>
  <dcterms:modified xsi:type="dcterms:W3CDTF">2022-02-27T23:28:00Z</dcterms:modified>
</cp:coreProperties>
</file>