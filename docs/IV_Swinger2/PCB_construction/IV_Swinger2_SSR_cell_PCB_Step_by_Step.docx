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2DCA" w14:textId="12AC6464" w:rsidR="0059303A" w:rsidRDefault="0059303A" w:rsidP="00497B00">
      <w:pPr>
        <w:pStyle w:val="Title"/>
      </w:pPr>
      <w:r w:rsidRPr="0059303A">
        <w:rPr>
          <w:spacing w:val="-1"/>
        </w:rPr>
        <w:t>I</w:t>
      </w:r>
      <w:r w:rsidRPr="0059303A">
        <w:t>V</w:t>
      </w:r>
      <w:r w:rsidRPr="0059303A">
        <w:rPr>
          <w:spacing w:val="-26"/>
        </w:rPr>
        <w:t xml:space="preserve"> </w:t>
      </w:r>
      <w:r w:rsidRPr="0059303A">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6E259033"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E43238">
        <w:rPr>
          <w:sz w:val="52"/>
          <w:szCs w:val="52"/>
        </w:rPr>
        <w:br/>
        <w:t xml:space="preserve">   </w:t>
      </w:r>
      <w:r w:rsidR="00E43238" w:rsidRPr="00877D7F">
        <w:rPr>
          <w:color w:val="FF0000"/>
          <w:sz w:val="52"/>
          <w:szCs w:val="52"/>
        </w:rPr>
        <w:t>**SSR cell version**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6FD97E63" w14:textId="1A300D2B" w:rsidR="0059303A" w:rsidRDefault="00EE1C70" w:rsidP="0059303A">
      <w:r>
        <w:t>Document Revision: 1.0</w:t>
      </w:r>
      <w:ins w:id="1" w:author="Chris Satterlee" w:date="2022-01-25T15:14:00Z">
        <w:r w:rsidR="00497B00">
          <w:t>3</w:t>
        </w:r>
      </w:ins>
      <w:del w:id="2" w:author="Chris Satterlee" w:date="2022-01-25T15:14:00Z">
        <w:r w:rsidR="00877D7F" w:rsidDel="00497B00">
          <w:delText>1</w:delText>
        </w:r>
      </w:del>
      <w:r w:rsidR="0059303A">
        <w:t xml:space="preserve">  (</w:t>
      </w:r>
      <w:ins w:id="3" w:author="Chris Satterlee" w:date="2022-01-25T15:14:00Z">
        <w:r w:rsidR="00497B00">
          <w:t>2</w:t>
        </w:r>
      </w:ins>
      <w:ins w:id="4" w:author="Chris Satterlee" w:date="2022-02-27T17:27:00Z">
        <w:r w:rsidR="004F624E">
          <w:t>7</w:t>
        </w:r>
      </w:ins>
      <w:del w:id="5" w:author="Chris Satterlee" w:date="2022-01-25T15:14:00Z">
        <w:r w:rsidR="00877D7F" w:rsidDel="00497B00">
          <w:delText>12</w:delText>
        </w:r>
      </w:del>
      <w:r w:rsidR="0059303A">
        <w:t>-</w:t>
      </w:r>
      <w:ins w:id="6" w:author="Chris Satterlee" w:date="2022-02-27T17:27:00Z">
        <w:r w:rsidR="004F624E">
          <w:t>Feb</w:t>
        </w:r>
      </w:ins>
      <w:del w:id="7" w:author="Chris Satterlee" w:date="2022-01-25T15:14:00Z">
        <w:r w:rsidR="00ED341F" w:rsidDel="00497B00">
          <w:delText>Fe</w:delText>
        </w:r>
        <w:r w:rsidR="00E43238" w:rsidDel="00497B00">
          <w:delText>b</w:delText>
        </w:r>
      </w:del>
      <w:r w:rsidR="008A50EA">
        <w:t>, 20</w:t>
      </w:r>
      <w:ins w:id="8" w:author="Chris Satterlee" w:date="2022-01-25T15:14:00Z">
        <w:r w:rsidR="00497B00">
          <w:t>22</w:t>
        </w:r>
      </w:ins>
      <w:del w:id="9" w:author="Chris Satterlee" w:date="2022-01-25T15:14:00Z">
        <w:r w:rsidR="008A50EA" w:rsidDel="00497B00">
          <w:delText>19</w:delText>
        </w:r>
      </w:del>
      <w:r w:rsidR="0059303A">
        <w:t>)</w:t>
      </w:r>
      <w:r w:rsidR="0059303A">
        <w:tab/>
      </w:r>
      <w:r w:rsidR="0059303A">
        <w:tab/>
      </w:r>
      <w:r w:rsidR="0059303A">
        <w:tab/>
        <w:t>Chris Satterlee</w:t>
      </w:r>
    </w:p>
    <w:p w14:paraId="05D27F5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4832A138" w:rsidR="0059303A" w:rsidRDefault="008726C9" w:rsidP="00153373">
            <w:r>
              <w:rPr>
                <w:noProof/>
              </w:rPr>
              <w:drawing>
                <wp:inline distT="0" distB="0" distL="0" distR="0" wp14:anchorId="270C35DC" wp14:editId="7A4465C8">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r_cell_cover.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4563139D" w:rsidR="00C83733" w:rsidRPr="00C83733" w:rsidRDefault="00BE08E1" w:rsidP="00C83733">
      <w:pPr>
        <w:rPr>
          <w:rFonts w:ascii="Courier" w:hAnsi="Courier"/>
        </w:rPr>
      </w:pPr>
      <w:r>
        <w:t>Copyright (C) 20</w:t>
      </w:r>
      <w:ins w:id="10" w:author="Chris Satterlee" w:date="2022-01-25T15:14:00Z">
        <w:r w:rsidR="008A3EA3">
          <w:t>22</w:t>
        </w:r>
      </w:ins>
      <w:del w:id="11" w:author="Chris Satterlee" w:date="2022-01-25T15:14:00Z">
        <w:r w:rsidDel="008A3EA3">
          <w:delText>19</w:delText>
        </w:r>
      </w:del>
      <w:r w:rsidR="00C83733" w:rsidRPr="00274C7A">
        <w:t xml:space="preserve">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 xml:space="preserve">IV Swinger and IV Swinger 2 are </w:t>
      </w:r>
      <w:proofErr w:type="gramStart"/>
      <w:r w:rsidRPr="00274C7A">
        <w:t>open source</w:t>
      </w:r>
      <w:proofErr w:type="gramEnd"/>
      <w:r w:rsidRPr="00274C7A">
        <w:t xml:space="preserve"> hardware and software projects.</w:t>
      </w:r>
    </w:p>
    <w:p w14:paraId="4B9EF78B" w14:textId="77777777" w:rsidR="00C83733" w:rsidRPr="00274C7A" w:rsidRDefault="00C83733" w:rsidP="00C83733">
      <w:pPr>
        <w:ind w:left="90"/>
      </w:pPr>
    </w:p>
    <w:p w14:paraId="2C8B7972" w14:textId="48B76EB9" w:rsidR="00C83733" w:rsidRPr="00274C7A" w:rsidRDefault="00C83733" w:rsidP="00C83733">
      <w:pPr>
        <w:ind w:left="90"/>
      </w:pPr>
      <w:r w:rsidRPr="00274C7A">
        <w:t xml:space="preserve">Permission to use the hardware design is granted under the terms of the TAPR Open Hardware License Version 1.0 (May 25, 2007) - </w:t>
      </w:r>
      <w:hyperlink r:id="rId10" w:history="1">
        <w:r w:rsidRPr="00274C7A">
          <w:rPr>
            <w:rStyle w:val="Hyperlink"/>
          </w:rPr>
          <w:t>http://www.tapr.org/OHL</w:t>
        </w:r>
      </w:hyperlink>
    </w:p>
    <w:p w14:paraId="7DBEDE1B" w14:textId="77777777" w:rsidR="00C83733" w:rsidRPr="00274C7A" w:rsidRDefault="00C83733" w:rsidP="00C83733">
      <w:pPr>
        <w:ind w:left="90"/>
      </w:pPr>
    </w:p>
    <w:p w14:paraId="1E5BADE4" w14:textId="401F8FB7" w:rsidR="00C83733" w:rsidRPr="00274C7A" w:rsidRDefault="00C83733" w:rsidP="00C83733">
      <w:pPr>
        <w:ind w:left="90"/>
      </w:pPr>
      <w:r w:rsidRPr="00274C7A">
        <w:t xml:space="preserve">Permission to use the software is granted under the terms of the GNU General Public License v3 - </w:t>
      </w:r>
      <w:hyperlink r:id="rId11"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47D394CC" w:rsidR="00C83733" w:rsidRPr="00274C7A" w:rsidRDefault="00C83733" w:rsidP="00C83733">
      <w:pPr>
        <w:ind w:left="90"/>
      </w:pPr>
      <w:r w:rsidRPr="00274C7A">
        <w:t xml:space="preserve">Current versions of the license files, documentation, </w:t>
      </w:r>
      <w:r w:rsidR="009F7C95">
        <w:t>PCB files</w:t>
      </w:r>
      <w:r w:rsidRPr="00274C7A">
        <w:t>, and software can be found at:</w:t>
      </w:r>
    </w:p>
    <w:p w14:paraId="381DD282" w14:textId="77777777" w:rsidR="00C83733" w:rsidRPr="00274C7A" w:rsidRDefault="00C83733" w:rsidP="00C83733">
      <w:pPr>
        <w:ind w:left="90"/>
      </w:pPr>
      <w:r w:rsidRPr="00274C7A">
        <w:t xml:space="preserve"> </w:t>
      </w:r>
    </w:p>
    <w:p w14:paraId="6B2192DA" w14:textId="15D93786" w:rsidR="00C83733" w:rsidRDefault="00C83733" w:rsidP="00C83733">
      <w:pPr>
        <w:ind w:left="90"/>
      </w:pPr>
      <w:r w:rsidRPr="00274C7A">
        <w:t xml:space="preserve">    </w:t>
      </w:r>
      <w:hyperlink r:id="rId12"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6DD3CFDC" w14:textId="2AAC6BFF" w:rsidR="00877D7F" w:rsidDel="005C49D9" w:rsidRDefault="00C83733">
      <w:pPr>
        <w:pStyle w:val="TOC1"/>
        <w:tabs>
          <w:tab w:val="left" w:pos="940"/>
          <w:tab w:val="right" w:leader="dot" w:pos="8630"/>
        </w:tabs>
        <w:rPr>
          <w:del w:id="12" w:author="Chris Satterlee" w:date="2022-01-25T15:22:00Z"/>
          <w:noProof/>
          <w:lang w:eastAsia="ja-JP"/>
        </w:rPr>
      </w:pPr>
      <w:del w:id="13" w:author="Chris Satterlee" w:date="2022-02-27T17:51:00Z">
        <w:r w:rsidDel="007A7295">
          <w:rPr>
            <w:rFonts w:ascii="Courier" w:hAnsi="Courier"/>
          </w:rPr>
          <w:lastRenderedPageBreak/>
          <w:fldChar w:fldCharType="begin"/>
        </w:r>
        <w:r w:rsidDel="007A7295">
          <w:rPr>
            <w:rFonts w:ascii="Courier" w:hAnsi="Courier"/>
          </w:rPr>
          <w:delInstrText xml:space="preserve"> TOC \o "1-3" </w:delInstrText>
        </w:r>
        <w:r w:rsidDel="007A7295">
          <w:rPr>
            <w:rFonts w:ascii="Courier" w:hAnsi="Courier"/>
          </w:rPr>
          <w:fldChar w:fldCharType="separate"/>
        </w:r>
      </w:del>
      <w:del w:id="14" w:author="Chris Satterlee" w:date="2022-01-25T15:22:00Z">
        <w:r w:rsidR="00877D7F" w:rsidRPr="009761C5" w:rsidDel="005C49D9">
          <w:rPr>
            <w:noProof/>
            <w:color w:val="4F81BD" w:themeColor="accent1"/>
          </w:rPr>
          <w:delText>Step 1:</w:delText>
        </w:r>
        <w:r w:rsidR="00877D7F" w:rsidDel="005C49D9">
          <w:rPr>
            <w:noProof/>
            <w:lang w:eastAsia="ja-JP"/>
          </w:rPr>
          <w:tab/>
        </w:r>
        <w:r w:rsidR="00877D7F" w:rsidDel="005C49D9">
          <w:rPr>
            <w:noProof/>
          </w:rPr>
          <w:delText>Understand the HW design / Choose Variant</w:delText>
        </w:r>
        <w:r w:rsidR="00877D7F" w:rsidDel="005C49D9">
          <w:rPr>
            <w:noProof/>
          </w:rPr>
          <w:tab/>
          <w:delText>5</w:delText>
        </w:r>
      </w:del>
    </w:p>
    <w:p w14:paraId="71DA0EB9" w14:textId="3E0716C2" w:rsidR="00877D7F" w:rsidDel="005C49D9" w:rsidRDefault="00877D7F">
      <w:pPr>
        <w:pStyle w:val="TOC1"/>
        <w:tabs>
          <w:tab w:val="left" w:pos="940"/>
          <w:tab w:val="right" w:leader="dot" w:pos="8630"/>
        </w:tabs>
        <w:rPr>
          <w:del w:id="15" w:author="Chris Satterlee" w:date="2022-01-25T15:22:00Z"/>
          <w:noProof/>
          <w:lang w:eastAsia="ja-JP"/>
        </w:rPr>
      </w:pPr>
      <w:del w:id="16" w:author="Chris Satterlee" w:date="2022-01-25T15:22:00Z">
        <w:r w:rsidRPr="009761C5" w:rsidDel="005C49D9">
          <w:rPr>
            <w:noProof/>
            <w:color w:val="4F81BD" w:themeColor="accent1"/>
          </w:rPr>
          <w:delText>Step 2:</w:delText>
        </w:r>
        <w:r w:rsidDel="005C49D9">
          <w:rPr>
            <w:noProof/>
            <w:lang w:eastAsia="ja-JP"/>
          </w:rPr>
          <w:tab/>
        </w:r>
        <w:r w:rsidDel="005C49D9">
          <w:rPr>
            <w:noProof/>
          </w:rPr>
          <w:delText>Install software</w:delText>
        </w:r>
        <w:r w:rsidDel="005C49D9">
          <w:rPr>
            <w:noProof/>
          </w:rPr>
          <w:tab/>
          <w:delText>5</w:delText>
        </w:r>
      </w:del>
    </w:p>
    <w:p w14:paraId="5573CD4F" w14:textId="30AC620E" w:rsidR="00877D7F" w:rsidDel="005C49D9" w:rsidRDefault="00877D7F">
      <w:pPr>
        <w:pStyle w:val="TOC1"/>
        <w:tabs>
          <w:tab w:val="left" w:pos="940"/>
          <w:tab w:val="right" w:leader="dot" w:pos="8630"/>
        </w:tabs>
        <w:rPr>
          <w:del w:id="17" w:author="Chris Satterlee" w:date="2022-01-25T15:22:00Z"/>
          <w:noProof/>
          <w:lang w:eastAsia="ja-JP"/>
        </w:rPr>
      </w:pPr>
      <w:del w:id="18" w:author="Chris Satterlee" w:date="2022-01-25T15:22:00Z">
        <w:r w:rsidRPr="009761C5" w:rsidDel="005C49D9">
          <w:rPr>
            <w:noProof/>
            <w:color w:val="4F81BD" w:themeColor="accent1"/>
          </w:rPr>
          <w:delText>Step 3:</w:delText>
        </w:r>
        <w:r w:rsidDel="005C49D9">
          <w:rPr>
            <w:noProof/>
            <w:lang w:eastAsia="ja-JP"/>
          </w:rPr>
          <w:tab/>
        </w:r>
        <w:r w:rsidDel="005C49D9">
          <w:rPr>
            <w:noProof/>
          </w:rPr>
          <w:delText>Order PCB</w:delText>
        </w:r>
        <w:r w:rsidDel="005C49D9">
          <w:rPr>
            <w:noProof/>
          </w:rPr>
          <w:tab/>
          <w:delText>5</w:delText>
        </w:r>
      </w:del>
    </w:p>
    <w:p w14:paraId="56984483" w14:textId="5644C73D" w:rsidR="00877D7F" w:rsidDel="005C49D9" w:rsidRDefault="00877D7F">
      <w:pPr>
        <w:pStyle w:val="TOC1"/>
        <w:tabs>
          <w:tab w:val="left" w:pos="940"/>
          <w:tab w:val="right" w:leader="dot" w:pos="8630"/>
        </w:tabs>
        <w:rPr>
          <w:del w:id="19" w:author="Chris Satterlee" w:date="2022-01-25T15:22:00Z"/>
          <w:noProof/>
          <w:lang w:eastAsia="ja-JP"/>
        </w:rPr>
      </w:pPr>
      <w:del w:id="20" w:author="Chris Satterlee" w:date="2022-01-25T15:22:00Z">
        <w:r w:rsidRPr="009761C5" w:rsidDel="005C49D9">
          <w:rPr>
            <w:noProof/>
            <w:color w:val="4F81BD" w:themeColor="accent1"/>
          </w:rPr>
          <w:delText>Step 4:</w:delText>
        </w:r>
        <w:r w:rsidDel="005C49D9">
          <w:rPr>
            <w:noProof/>
            <w:lang w:eastAsia="ja-JP"/>
          </w:rPr>
          <w:tab/>
        </w:r>
        <w:r w:rsidDel="005C49D9">
          <w:rPr>
            <w:noProof/>
          </w:rPr>
          <w:delText>Buy other parts</w:delText>
        </w:r>
        <w:r w:rsidDel="005C49D9">
          <w:rPr>
            <w:noProof/>
          </w:rPr>
          <w:tab/>
          <w:delText>6</w:delText>
        </w:r>
      </w:del>
    </w:p>
    <w:p w14:paraId="2A893640" w14:textId="2CF5CA71" w:rsidR="00877D7F" w:rsidDel="005C49D9" w:rsidRDefault="00877D7F">
      <w:pPr>
        <w:pStyle w:val="TOC1"/>
        <w:tabs>
          <w:tab w:val="left" w:pos="940"/>
          <w:tab w:val="right" w:leader="dot" w:pos="8630"/>
        </w:tabs>
        <w:rPr>
          <w:del w:id="21" w:author="Chris Satterlee" w:date="2022-01-25T15:22:00Z"/>
          <w:noProof/>
          <w:lang w:eastAsia="ja-JP"/>
        </w:rPr>
      </w:pPr>
      <w:del w:id="22" w:author="Chris Satterlee" w:date="2022-01-25T15:22:00Z">
        <w:r w:rsidRPr="009761C5" w:rsidDel="005C49D9">
          <w:rPr>
            <w:noProof/>
            <w:color w:val="4F81BD" w:themeColor="accent1"/>
          </w:rPr>
          <w:delText>Step 5:</w:delText>
        </w:r>
        <w:r w:rsidDel="005C49D9">
          <w:rPr>
            <w:noProof/>
            <w:lang w:eastAsia="ja-JP"/>
          </w:rPr>
          <w:tab/>
        </w:r>
        <w:r w:rsidDel="005C49D9">
          <w:rPr>
            <w:noProof/>
          </w:rPr>
          <w:delText>Gather / buy tools</w:delText>
        </w:r>
        <w:r w:rsidDel="005C49D9">
          <w:rPr>
            <w:noProof/>
          </w:rPr>
          <w:tab/>
          <w:delText>7</w:delText>
        </w:r>
      </w:del>
    </w:p>
    <w:p w14:paraId="6CF2F4DD" w14:textId="0CF95BA4" w:rsidR="00877D7F" w:rsidDel="005C49D9" w:rsidRDefault="00877D7F">
      <w:pPr>
        <w:pStyle w:val="TOC1"/>
        <w:tabs>
          <w:tab w:val="left" w:pos="940"/>
          <w:tab w:val="right" w:leader="dot" w:pos="8630"/>
        </w:tabs>
        <w:rPr>
          <w:del w:id="23" w:author="Chris Satterlee" w:date="2022-01-25T15:22:00Z"/>
          <w:noProof/>
          <w:lang w:eastAsia="ja-JP"/>
        </w:rPr>
      </w:pPr>
      <w:del w:id="24" w:author="Chris Satterlee" w:date="2022-01-25T15:22:00Z">
        <w:r w:rsidRPr="009761C5" w:rsidDel="005C49D9">
          <w:rPr>
            <w:noProof/>
            <w:color w:val="4F81BD" w:themeColor="accent1"/>
          </w:rPr>
          <w:delText>Step 6:</w:delText>
        </w:r>
        <w:r w:rsidDel="005C49D9">
          <w:rPr>
            <w:noProof/>
            <w:lang w:eastAsia="ja-JP"/>
          </w:rPr>
          <w:tab/>
        </w:r>
        <w:r w:rsidDel="005C49D9">
          <w:rPr>
            <w:noProof/>
          </w:rPr>
          <w:delText>Prepare for Soldering</w:delText>
        </w:r>
        <w:r w:rsidDel="005C49D9">
          <w:rPr>
            <w:noProof/>
          </w:rPr>
          <w:tab/>
          <w:delText>8</w:delText>
        </w:r>
      </w:del>
    </w:p>
    <w:p w14:paraId="3FA8A44B" w14:textId="77DE04D1" w:rsidR="00877D7F" w:rsidDel="005C49D9" w:rsidRDefault="00877D7F">
      <w:pPr>
        <w:pStyle w:val="TOC1"/>
        <w:tabs>
          <w:tab w:val="left" w:pos="940"/>
          <w:tab w:val="right" w:leader="dot" w:pos="8630"/>
        </w:tabs>
        <w:rPr>
          <w:del w:id="25" w:author="Chris Satterlee" w:date="2022-01-25T15:22:00Z"/>
          <w:noProof/>
          <w:lang w:eastAsia="ja-JP"/>
        </w:rPr>
      </w:pPr>
      <w:del w:id="26" w:author="Chris Satterlee" w:date="2022-01-25T15:22:00Z">
        <w:r w:rsidRPr="009761C5" w:rsidDel="005C49D9">
          <w:rPr>
            <w:noProof/>
            <w:color w:val="4F81BD" w:themeColor="accent1"/>
          </w:rPr>
          <w:delText>Step 7:</w:delText>
        </w:r>
        <w:r w:rsidDel="005C49D9">
          <w:rPr>
            <w:noProof/>
            <w:lang w:eastAsia="ja-JP"/>
          </w:rPr>
          <w:tab/>
        </w:r>
        <w:r w:rsidDel="005C49D9">
          <w:rPr>
            <w:noProof/>
          </w:rPr>
          <w:delText>1/4W resistors</w:delText>
        </w:r>
        <w:r w:rsidDel="005C49D9">
          <w:rPr>
            <w:noProof/>
          </w:rPr>
          <w:tab/>
          <w:delText>8</w:delText>
        </w:r>
      </w:del>
    </w:p>
    <w:p w14:paraId="43B39B33" w14:textId="03E86655" w:rsidR="00877D7F" w:rsidDel="005C49D9" w:rsidRDefault="00877D7F">
      <w:pPr>
        <w:pStyle w:val="TOC1"/>
        <w:tabs>
          <w:tab w:val="left" w:pos="940"/>
          <w:tab w:val="right" w:leader="dot" w:pos="8630"/>
        </w:tabs>
        <w:rPr>
          <w:del w:id="27" w:author="Chris Satterlee" w:date="2022-01-25T15:22:00Z"/>
          <w:noProof/>
          <w:lang w:eastAsia="ja-JP"/>
        </w:rPr>
      </w:pPr>
      <w:del w:id="28" w:author="Chris Satterlee" w:date="2022-01-25T15:22:00Z">
        <w:r w:rsidRPr="009761C5" w:rsidDel="005C49D9">
          <w:rPr>
            <w:noProof/>
            <w:color w:val="4F81BD" w:themeColor="accent1"/>
          </w:rPr>
          <w:delText>Step 8:</w:delText>
        </w:r>
        <w:r w:rsidDel="005C49D9">
          <w:rPr>
            <w:noProof/>
            <w:lang w:eastAsia="ja-JP"/>
          </w:rPr>
          <w:tab/>
        </w:r>
        <w:r w:rsidDel="005C49D9">
          <w:rPr>
            <w:noProof/>
          </w:rPr>
          <w:delText>IC sockets</w:delText>
        </w:r>
        <w:r w:rsidDel="005C49D9">
          <w:rPr>
            <w:noProof/>
          </w:rPr>
          <w:tab/>
          <w:delText>10</w:delText>
        </w:r>
      </w:del>
    </w:p>
    <w:p w14:paraId="5C55D814" w14:textId="2B924464" w:rsidR="00877D7F" w:rsidDel="005C49D9" w:rsidRDefault="00877D7F">
      <w:pPr>
        <w:pStyle w:val="TOC1"/>
        <w:tabs>
          <w:tab w:val="left" w:pos="940"/>
          <w:tab w:val="right" w:leader="dot" w:pos="8630"/>
        </w:tabs>
        <w:rPr>
          <w:del w:id="29" w:author="Chris Satterlee" w:date="2022-01-25T15:22:00Z"/>
          <w:noProof/>
          <w:lang w:eastAsia="ja-JP"/>
        </w:rPr>
      </w:pPr>
      <w:del w:id="30" w:author="Chris Satterlee" w:date="2022-01-25T15:22:00Z">
        <w:r w:rsidRPr="009761C5" w:rsidDel="005C49D9">
          <w:rPr>
            <w:noProof/>
            <w:color w:val="4F81BD" w:themeColor="accent1"/>
          </w:rPr>
          <w:delText>Step 9:</w:delText>
        </w:r>
        <w:r w:rsidDel="005C49D9">
          <w:rPr>
            <w:noProof/>
            <w:lang w:eastAsia="ja-JP"/>
          </w:rPr>
          <w:tab/>
        </w:r>
        <w:r w:rsidDel="005C49D9">
          <w:rPr>
            <w:noProof/>
          </w:rPr>
          <w:delText>Horizontal shunt resistor</w:delText>
        </w:r>
        <w:r w:rsidDel="005C49D9">
          <w:rPr>
            <w:noProof/>
          </w:rPr>
          <w:tab/>
          <w:delText>11</w:delText>
        </w:r>
      </w:del>
    </w:p>
    <w:p w14:paraId="644F6E53" w14:textId="2C6BA849" w:rsidR="00877D7F" w:rsidDel="005C49D9" w:rsidRDefault="00877D7F">
      <w:pPr>
        <w:pStyle w:val="TOC1"/>
        <w:tabs>
          <w:tab w:val="left" w:pos="1073"/>
          <w:tab w:val="right" w:leader="dot" w:pos="8630"/>
        </w:tabs>
        <w:rPr>
          <w:del w:id="31" w:author="Chris Satterlee" w:date="2022-01-25T15:22:00Z"/>
          <w:noProof/>
          <w:lang w:eastAsia="ja-JP"/>
        </w:rPr>
      </w:pPr>
      <w:del w:id="32" w:author="Chris Satterlee" w:date="2022-01-25T15:22:00Z">
        <w:r w:rsidRPr="009761C5" w:rsidDel="005C49D9">
          <w:rPr>
            <w:noProof/>
            <w:color w:val="4F81BD" w:themeColor="accent1"/>
          </w:rPr>
          <w:delText>Step 10:</w:delText>
        </w:r>
        <w:r w:rsidDel="005C49D9">
          <w:rPr>
            <w:noProof/>
            <w:lang w:eastAsia="ja-JP"/>
          </w:rPr>
          <w:tab/>
        </w:r>
        <w:r w:rsidDel="005C49D9">
          <w:rPr>
            <w:noProof/>
          </w:rPr>
          <w:delText>Stacking connectors and female header</w:delText>
        </w:r>
        <w:r w:rsidDel="005C49D9">
          <w:rPr>
            <w:noProof/>
          </w:rPr>
          <w:tab/>
          <w:delText>11</w:delText>
        </w:r>
      </w:del>
    </w:p>
    <w:p w14:paraId="5648580B" w14:textId="40221FFC" w:rsidR="00877D7F" w:rsidDel="005C49D9" w:rsidRDefault="00877D7F">
      <w:pPr>
        <w:pStyle w:val="TOC1"/>
        <w:tabs>
          <w:tab w:val="left" w:pos="1073"/>
          <w:tab w:val="right" w:leader="dot" w:pos="8630"/>
        </w:tabs>
        <w:rPr>
          <w:del w:id="33" w:author="Chris Satterlee" w:date="2022-01-25T15:22:00Z"/>
          <w:noProof/>
          <w:lang w:eastAsia="ja-JP"/>
        </w:rPr>
      </w:pPr>
      <w:del w:id="34" w:author="Chris Satterlee" w:date="2022-01-25T15:22:00Z">
        <w:r w:rsidRPr="009761C5" w:rsidDel="005C49D9">
          <w:rPr>
            <w:noProof/>
            <w:color w:val="4F81BD" w:themeColor="accent1"/>
          </w:rPr>
          <w:delText>Step 11:</w:delText>
        </w:r>
        <w:r w:rsidDel="005C49D9">
          <w:rPr>
            <w:noProof/>
            <w:lang w:eastAsia="ja-JP"/>
          </w:rPr>
          <w:tab/>
        </w:r>
        <w:r w:rsidDel="005C49D9">
          <w:rPr>
            <w:noProof/>
          </w:rPr>
          <w:delText>DIP switch or jumper header</w:delText>
        </w:r>
        <w:r w:rsidDel="005C49D9">
          <w:rPr>
            <w:noProof/>
          </w:rPr>
          <w:tab/>
          <w:delText>12</w:delText>
        </w:r>
      </w:del>
    </w:p>
    <w:p w14:paraId="30667B6F" w14:textId="41753B83" w:rsidR="00877D7F" w:rsidDel="005C49D9" w:rsidRDefault="00877D7F">
      <w:pPr>
        <w:pStyle w:val="TOC1"/>
        <w:tabs>
          <w:tab w:val="left" w:pos="1073"/>
          <w:tab w:val="right" w:leader="dot" w:pos="8630"/>
        </w:tabs>
        <w:rPr>
          <w:del w:id="35" w:author="Chris Satterlee" w:date="2022-01-25T15:22:00Z"/>
          <w:noProof/>
          <w:lang w:eastAsia="ja-JP"/>
        </w:rPr>
      </w:pPr>
      <w:del w:id="36" w:author="Chris Satterlee" w:date="2022-01-25T15:22:00Z">
        <w:r w:rsidRPr="009761C5" w:rsidDel="005C49D9">
          <w:rPr>
            <w:noProof/>
            <w:color w:val="4F81BD" w:themeColor="accent1"/>
          </w:rPr>
          <w:delText>Step 12:</w:delText>
        </w:r>
        <w:r w:rsidDel="005C49D9">
          <w:rPr>
            <w:noProof/>
            <w:lang w:eastAsia="ja-JP"/>
          </w:rPr>
          <w:tab/>
        </w:r>
        <w:r w:rsidDel="005C49D9">
          <w:rPr>
            <w:noProof/>
          </w:rPr>
          <w:delText>Screw terminal blocks</w:delText>
        </w:r>
        <w:r w:rsidDel="005C49D9">
          <w:rPr>
            <w:noProof/>
          </w:rPr>
          <w:tab/>
          <w:delText>13</w:delText>
        </w:r>
      </w:del>
    </w:p>
    <w:p w14:paraId="669A1834" w14:textId="3CD35284" w:rsidR="00877D7F" w:rsidDel="005C49D9" w:rsidRDefault="00877D7F">
      <w:pPr>
        <w:pStyle w:val="TOC1"/>
        <w:tabs>
          <w:tab w:val="left" w:pos="1073"/>
          <w:tab w:val="right" w:leader="dot" w:pos="8630"/>
        </w:tabs>
        <w:rPr>
          <w:del w:id="37" w:author="Chris Satterlee" w:date="2022-01-25T15:22:00Z"/>
          <w:noProof/>
          <w:lang w:eastAsia="ja-JP"/>
        </w:rPr>
      </w:pPr>
      <w:del w:id="38" w:author="Chris Satterlee" w:date="2022-01-25T15:22:00Z">
        <w:r w:rsidRPr="009761C5" w:rsidDel="005C49D9">
          <w:rPr>
            <w:noProof/>
            <w:color w:val="4F81BD" w:themeColor="accent1"/>
          </w:rPr>
          <w:delText>Step 13:</w:delText>
        </w:r>
        <w:r w:rsidDel="005C49D9">
          <w:rPr>
            <w:noProof/>
            <w:lang w:eastAsia="ja-JP"/>
          </w:rPr>
          <w:tab/>
        </w:r>
        <w:r w:rsidDel="005C49D9">
          <w:rPr>
            <w:noProof/>
          </w:rPr>
          <w:delText>Filter capacitors</w:delText>
        </w:r>
        <w:r w:rsidDel="005C49D9">
          <w:rPr>
            <w:noProof/>
          </w:rPr>
          <w:tab/>
          <w:delText>14</w:delText>
        </w:r>
      </w:del>
    </w:p>
    <w:p w14:paraId="409F7CA6" w14:textId="0A461F57" w:rsidR="00877D7F" w:rsidDel="005C49D9" w:rsidRDefault="00877D7F">
      <w:pPr>
        <w:pStyle w:val="TOC1"/>
        <w:tabs>
          <w:tab w:val="left" w:pos="1073"/>
          <w:tab w:val="right" w:leader="dot" w:pos="8630"/>
        </w:tabs>
        <w:rPr>
          <w:del w:id="39" w:author="Chris Satterlee" w:date="2022-01-25T15:22:00Z"/>
          <w:noProof/>
          <w:lang w:eastAsia="ja-JP"/>
        </w:rPr>
      </w:pPr>
      <w:del w:id="40" w:author="Chris Satterlee" w:date="2022-01-25T15:22:00Z">
        <w:r w:rsidRPr="009761C5" w:rsidDel="005C49D9">
          <w:rPr>
            <w:noProof/>
            <w:color w:val="4F81BD" w:themeColor="accent1"/>
          </w:rPr>
          <w:delText>Step 14:</w:delText>
        </w:r>
        <w:r w:rsidDel="005C49D9">
          <w:rPr>
            <w:noProof/>
            <w:lang w:eastAsia="ja-JP"/>
          </w:rPr>
          <w:tab/>
        </w:r>
        <w:r w:rsidDel="005C49D9">
          <w:rPr>
            <w:noProof/>
          </w:rPr>
          <w:delText>Bypass diode</w:delText>
        </w:r>
        <w:r w:rsidDel="005C49D9">
          <w:rPr>
            <w:noProof/>
          </w:rPr>
          <w:tab/>
          <w:delText>15</w:delText>
        </w:r>
      </w:del>
    </w:p>
    <w:p w14:paraId="417DCC83" w14:textId="61591A73" w:rsidR="00877D7F" w:rsidDel="005C49D9" w:rsidRDefault="00877D7F">
      <w:pPr>
        <w:pStyle w:val="TOC1"/>
        <w:tabs>
          <w:tab w:val="left" w:pos="1073"/>
          <w:tab w:val="right" w:leader="dot" w:pos="8630"/>
        </w:tabs>
        <w:rPr>
          <w:del w:id="41" w:author="Chris Satterlee" w:date="2022-01-25T15:22:00Z"/>
          <w:noProof/>
          <w:lang w:eastAsia="ja-JP"/>
        </w:rPr>
      </w:pPr>
      <w:del w:id="42" w:author="Chris Satterlee" w:date="2022-01-25T15:22:00Z">
        <w:r w:rsidRPr="009761C5" w:rsidDel="005C49D9">
          <w:rPr>
            <w:noProof/>
            <w:color w:val="4F81BD" w:themeColor="accent1"/>
          </w:rPr>
          <w:delText>Step 15:</w:delText>
        </w:r>
        <w:r w:rsidDel="005C49D9">
          <w:rPr>
            <w:noProof/>
            <w:lang w:eastAsia="ja-JP"/>
          </w:rPr>
          <w:tab/>
        </w:r>
        <w:r w:rsidDel="005C49D9">
          <w:rPr>
            <w:noProof/>
          </w:rPr>
          <w:delText>Solid-state relays</w:delText>
        </w:r>
        <w:r w:rsidDel="005C49D9">
          <w:rPr>
            <w:noProof/>
          </w:rPr>
          <w:tab/>
          <w:delText>15</w:delText>
        </w:r>
      </w:del>
    </w:p>
    <w:p w14:paraId="121BA020" w14:textId="76A5F266" w:rsidR="00877D7F" w:rsidDel="005C49D9" w:rsidRDefault="00877D7F">
      <w:pPr>
        <w:pStyle w:val="TOC1"/>
        <w:tabs>
          <w:tab w:val="left" w:pos="1073"/>
          <w:tab w:val="right" w:leader="dot" w:pos="8630"/>
        </w:tabs>
        <w:rPr>
          <w:del w:id="43" w:author="Chris Satterlee" w:date="2022-01-25T15:22:00Z"/>
          <w:noProof/>
          <w:lang w:eastAsia="ja-JP"/>
        </w:rPr>
      </w:pPr>
      <w:del w:id="44" w:author="Chris Satterlee" w:date="2022-01-25T15:22:00Z">
        <w:r w:rsidRPr="009761C5" w:rsidDel="005C49D9">
          <w:rPr>
            <w:noProof/>
            <w:color w:val="4F81BD" w:themeColor="accent1"/>
          </w:rPr>
          <w:delText>Step 16:</w:delText>
        </w:r>
        <w:r w:rsidDel="005C49D9">
          <w:rPr>
            <w:noProof/>
            <w:lang w:eastAsia="ja-JP"/>
          </w:rPr>
          <w:tab/>
        </w:r>
        <w:r w:rsidDel="005C49D9">
          <w:rPr>
            <w:noProof/>
          </w:rPr>
          <w:delText>Load capacitors</w:delText>
        </w:r>
        <w:r w:rsidDel="005C49D9">
          <w:rPr>
            <w:noProof/>
          </w:rPr>
          <w:tab/>
          <w:delText>17</w:delText>
        </w:r>
      </w:del>
    </w:p>
    <w:p w14:paraId="48DA99A1" w14:textId="302A7C40" w:rsidR="00877D7F" w:rsidDel="005C49D9" w:rsidRDefault="00877D7F">
      <w:pPr>
        <w:pStyle w:val="TOC1"/>
        <w:tabs>
          <w:tab w:val="left" w:pos="1073"/>
          <w:tab w:val="right" w:leader="dot" w:pos="8630"/>
        </w:tabs>
        <w:rPr>
          <w:del w:id="45" w:author="Chris Satterlee" w:date="2022-01-25T15:22:00Z"/>
          <w:noProof/>
          <w:lang w:eastAsia="ja-JP"/>
        </w:rPr>
      </w:pPr>
      <w:del w:id="46" w:author="Chris Satterlee" w:date="2022-01-25T15:22:00Z">
        <w:r w:rsidRPr="009761C5" w:rsidDel="005C49D9">
          <w:rPr>
            <w:noProof/>
            <w:color w:val="4F81BD" w:themeColor="accent1"/>
          </w:rPr>
          <w:delText>Step 17:</w:delText>
        </w:r>
        <w:r w:rsidDel="005C49D9">
          <w:rPr>
            <w:noProof/>
            <w:lang w:eastAsia="ja-JP"/>
          </w:rPr>
          <w:tab/>
        </w:r>
        <w:r w:rsidDel="005C49D9">
          <w:rPr>
            <w:noProof/>
          </w:rPr>
          <w:delText>Optionally clean flux residue from PCB</w:delText>
        </w:r>
        <w:r w:rsidDel="005C49D9">
          <w:rPr>
            <w:noProof/>
          </w:rPr>
          <w:tab/>
          <w:delText>17</w:delText>
        </w:r>
      </w:del>
    </w:p>
    <w:p w14:paraId="0544A390" w14:textId="73C4A78C" w:rsidR="00877D7F" w:rsidDel="005C49D9" w:rsidRDefault="00877D7F">
      <w:pPr>
        <w:pStyle w:val="TOC1"/>
        <w:tabs>
          <w:tab w:val="left" w:pos="1073"/>
          <w:tab w:val="right" w:leader="dot" w:pos="8630"/>
        </w:tabs>
        <w:rPr>
          <w:del w:id="47" w:author="Chris Satterlee" w:date="2022-01-25T15:22:00Z"/>
          <w:noProof/>
          <w:lang w:eastAsia="ja-JP"/>
        </w:rPr>
      </w:pPr>
      <w:del w:id="48" w:author="Chris Satterlee" w:date="2022-01-25T15:22:00Z">
        <w:r w:rsidRPr="009761C5" w:rsidDel="005C49D9">
          <w:rPr>
            <w:noProof/>
            <w:color w:val="4F81BD" w:themeColor="accent1"/>
          </w:rPr>
          <w:delText>Step 18:</w:delText>
        </w:r>
        <w:r w:rsidDel="005C49D9">
          <w:rPr>
            <w:noProof/>
            <w:lang w:eastAsia="ja-JP"/>
          </w:rPr>
          <w:tab/>
        </w:r>
        <w:r w:rsidDel="005C49D9">
          <w:rPr>
            <w:noProof/>
          </w:rPr>
          <w:delText>Check for shorts</w:delText>
        </w:r>
        <w:r w:rsidDel="005C49D9">
          <w:rPr>
            <w:noProof/>
          </w:rPr>
          <w:tab/>
          <w:delText>18</w:delText>
        </w:r>
      </w:del>
    </w:p>
    <w:p w14:paraId="35437845" w14:textId="4FEC879C" w:rsidR="00877D7F" w:rsidDel="005C49D9" w:rsidRDefault="00877D7F">
      <w:pPr>
        <w:pStyle w:val="TOC1"/>
        <w:tabs>
          <w:tab w:val="left" w:pos="1073"/>
          <w:tab w:val="right" w:leader="dot" w:pos="8630"/>
        </w:tabs>
        <w:rPr>
          <w:del w:id="49" w:author="Chris Satterlee" w:date="2022-01-25T15:22:00Z"/>
          <w:noProof/>
          <w:lang w:eastAsia="ja-JP"/>
        </w:rPr>
      </w:pPr>
      <w:del w:id="50" w:author="Chris Satterlee" w:date="2022-01-25T15:22:00Z">
        <w:r w:rsidRPr="009761C5" w:rsidDel="005C49D9">
          <w:rPr>
            <w:noProof/>
            <w:color w:val="4F81BD" w:themeColor="accent1"/>
          </w:rPr>
          <w:delText>Step 19:</w:delText>
        </w:r>
        <w:r w:rsidDel="005C49D9">
          <w:rPr>
            <w:noProof/>
            <w:lang w:eastAsia="ja-JP"/>
          </w:rPr>
          <w:tab/>
        </w:r>
        <w:r w:rsidDel="005C49D9">
          <w:rPr>
            <w:noProof/>
          </w:rPr>
          <w:delText>Insert ICs</w:delText>
        </w:r>
        <w:r w:rsidDel="005C49D9">
          <w:rPr>
            <w:noProof/>
          </w:rPr>
          <w:tab/>
          <w:delText>18</w:delText>
        </w:r>
      </w:del>
    </w:p>
    <w:p w14:paraId="7869C84E" w14:textId="562E25FB" w:rsidR="00877D7F" w:rsidDel="005C49D9" w:rsidRDefault="00877D7F">
      <w:pPr>
        <w:pStyle w:val="TOC1"/>
        <w:tabs>
          <w:tab w:val="left" w:pos="1073"/>
          <w:tab w:val="right" w:leader="dot" w:pos="8630"/>
        </w:tabs>
        <w:rPr>
          <w:del w:id="51" w:author="Chris Satterlee" w:date="2022-01-25T15:22:00Z"/>
          <w:noProof/>
          <w:lang w:eastAsia="ja-JP"/>
        </w:rPr>
      </w:pPr>
      <w:del w:id="52" w:author="Chris Satterlee" w:date="2022-01-25T15:22:00Z">
        <w:r w:rsidRPr="009761C5" w:rsidDel="005C49D9">
          <w:rPr>
            <w:noProof/>
            <w:color w:val="4F81BD" w:themeColor="accent1"/>
          </w:rPr>
          <w:delText>Step 20:</w:delText>
        </w:r>
        <w:r w:rsidDel="005C49D9">
          <w:rPr>
            <w:noProof/>
            <w:lang w:eastAsia="ja-JP"/>
          </w:rPr>
          <w:tab/>
        </w:r>
        <w:r w:rsidDel="005C49D9">
          <w:rPr>
            <w:noProof/>
          </w:rPr>
          <w:delText>Prepare load circuit wires</w:delText>
        </w:r>
        <w:r w:rsidDel="005C49D9">
          <w:rPr>
            <w:noProof/>
          </w:rPr>
          <w:tab/>
          <w:delText>19</w:delText>
        </w:r>
      </w:del>
    </w:p>
    <w:p w14:paraId="0D363EFE" w14:textId="5A2DC0A3" w:rsidR="00877D7F" w:rsidDel="005C49D9" w:rsidRDefault="00877D7F">
      <w:pPr>
        <w:pStyle w:val="TOC1"/>
        <w:tabs>
          <w:tab w:val="left" w:pos="1073"/>
          <w:tab w:val="right" w:leader="dot" w:pos="8630"/>
        </w:tabs>
        <w:rPr>
          <w:del w:id="53" w:author="Chris Satterlee" w:date="2022-01-25T15:22:00Z"/>
          <w:noProof/>
          <w:lang w:eastAsia="ja-JP"/>
        </w:rPr>
      </w:pPr>
      <w:del w:id="54" w:author="Chris Satterlee" w:date="2022-01-25T15:22:00Z">
        <w:r w:rsidRPr="009761C5" w:rsidDel="005C49D9">
          <w:rPr>
            <w:noProof/>
            <w:color w:val="4F81BD" w:themeColor="accent1"/>
          </w:rPr>
          <w:delText>Step 21:</w:delText>
        </w:r>
        <w:r w:rsidDel="005C49D9">
          <w:rPr>
            <w:noProof/>
            <w:lang w:eastAsia="ja-JP"/>
          </w:rPr>
          <w:tab/>
        </w:r>
        <w:r w:rsidDel="005C49D9">
          <w:rPr>
            <w:noProof/>
          </w:rPr>
          <w:delText>Make load circuit connections</w:delText>
        </w:r>
        <w:r w:rsidDel="005C49D9">
          <w:rPr>
            <w:noProof/>
          </w:rPr>
          <w:tab/>
          <w:delText>20</w:delText>
        </w:r>
      </w:del>
    </w:p>
    <w:p w14:paraId="751B440D" w14:textId="04674C1B" w:rsidR="00877D7F" w:rsidDel="005C49D9" w:rsidRDefault="00877D7F">
      <w:pPr>
        <w:pStyle w:val="TOC1"/>
        <w:tabs>
          <w:tab w:val="left" w:pos="1073"/>
          <w:tab w:val="right" w:leader="dot" w:pos="8630"/>
        </w:tabs>
        <w:rPr>
          <w:del w:id="55" w:author="Chris Satterlee" w:date="2022-01-25T15:22:00Z"/>
          <w:noProof/>
          <w:lang w:eastAsia="ja-JP"/>
        </w:rPr>
      </w:pPr>
      <w:del w:id="56" w:author="Chris Satterlee" w:date="2022-01-25T15:22:00Z">
        <w:r w:rsidRPr="009761C5" w:rsidDel="005C49D9">
          <w:rPr>
            <w:noProof/>
            <w:color w:val="4F81BD" w:themeColor="accent1"/>
          </w:rPr>
          <w:delText>Step 22:</w:delText>
        </w:r>
        <w:r w:rsidDel="005C49D9">
          <w:rPr>
            <w:noProof/>
            <w:lang w:eastAsia="ja-JP"/>
          </w:rPr>
          <w:tab/>
        </w:r>
        <w:r w:rsidDel="005C49D9">
          <w:rPr>
            <w:noProof/>
          </w:rPr>
          <w:delText>Check all off-PCB connections</w:delText>
        </w:r>
        <w:r w:rsidDel="005C49D9">
          <w:rPr>
            <w:noProof/>
          </w:rPr>
          <w:tab/>
          <w:delText>22</w:delText>
        </w:r>
      </w:del>
    </w:p>
    <w:p w14:paraId="320EA640" w14:textId="43973C1F" w:rsidR="00877D7F" w:rsidDel="005C49D9" w:rsidRDefault="00877D7F">
      <w:pPr>
        <w:pStyle w:val="TOC1"/>
        <w:tabs>
          <w:tab w:val="left" w:pos="1073"/>
          <w:tab w:val="right" w:leader="dot" w:pos="8630"/>
        </w:tabs>
        <w:rPr>
          <w:del w:id="57" w:author="Chris Satterlee" w:date="2022-01-25T15:22:00Z"/>
          <w:noProof/>
          <w:lang w:eastAsia="ja-JP"/>
        </w:rPr>
      </w:pPr>
      <w:del w:id="58" w:author="Chris Satterlee" w:date="2022-01-25T15:22:00Z">
        <w:r w:rsidRPr="009761C5" w:rsidDel="005C49D9">
          <w:rPr>
            <w:noProof/>
            <w:color w:val="4F81BD" w:themeColor="accent1"/>
          </w:rPr>
          <w:delText>Step 23:</w:delText>
        </w:r>
        <w:r w:rsidDel="005C49D9">
          <w:rPr>
            <w:noProof/>
            <w:lang w:eastAsia="ja-JP"/>
          </w:rPr>
          <w:tab/>
        </w:r>
        <w:r w:rsidDel="005C49D9">
          <w:rPr>
            <w:noProof/>
          </w:rPr>
          <w:delText>Mate PCB with Arduino</w:delText>
        </w:r>
        <w:r w:rsidDel="005C49D9">
          <w:rPr>
            <w:noProof/>
          </w:rPr>
          <w:tab/>
          <w:delText>22</w:delText>
        </w:r>
      </w:del>
    </w:p>
    <w:p w14:paraId="770CC515" w14:textId="32239EDA" w:rsidR="00877D7F" w:rsidDel="005C49D9" w:rsidRDefault="00877D7F">
      <w:pPr>
        <w:pStyle w:val="TOC1"/>
        <w:tabs>
          <w:tab w:val="left" w:pos="1073"/>
          <w:tab w:val="right" w:leader="dot" w:pos="8630"/>
        </w:tabs>
        <w:rPr>
          <w:del w:id="59" w:author="Chris Satterlee" w:date="2022-01-25T15:22:00Z"/>
          <w:noProof/>
          <w:lang w:eastAsia="ja-JP"/>
        </w:rPr>
      </w:pPr>
      <w:del w:id="60" w:author="Chris Satterlee" w:date="2022-01-25T15:22:00Z">
        <w:r w:rsidRPr="009761C5" w:rsidDel="005C49D9">
          <w:rPr>
            <w:noProof/>
            <w:color w:val="4F81BD" w:themeColor="accent1"/>
          </w:rPr>
          <w:delText>Step 24:</w:delText>
        </w:r>
        <w:r w:rsidDel="005C49D9">
          <w:rPr>
            <w:noProof/>
            <w:lang w:eastAsia="ja-JP"/>
          </w:rPr>
          <w:tab/>
        </w:r>
        <w:r w:rsidDel="005C49D9">
          <w:rPr>
            <w:noProof/>
          </w:rPr>
          <w:delText>Smoke test</w:delText>
        </w:r>
        <w:r w:rsidDel="005C49D9">
          <w:rPr>
            <w:noProof/>
          </w:rPr>
          <w:tab/>
          <w:delText>23</w:delText>
        </w:r>
      </w:del>
    </w:p>
    <w:p w14:paraId="3FF19CAE" w14:textId="6456A916" w:rsidR="00877D7F" w:rsidDel="005C49D9" w:rsidRDefault="00877D7F">
      <w:pPr>
        <w:pStyle w:val="TOC1"/>
        <w:tabs>
          <w:tab w:val="left" w:pos="1073"/>
          <w:tab w:val="right" w:leader="dot" w:pos="8630"/>
        </w:tabs>
        <w:rPr>
          <w:del w:id="61" w:author="Chris Satterlee" w:date="2022-01-25T15:22:00Z"/>
          <w:noProof/>
          <w:lang w:eastAsia="ja-JP"/>
        </w:rPr>
      </w:pPr>
      <w:del w:id="62" w:author="Chris Satterlee" w:date="2022-01-25T15:22:00Z">
        <w:r w:rsidRPr="009761C5" w:rsidDel="005C49D9">
          <w:rPr>
            <w:noProof/>
            <w:color w:val="4F81BD" w:themeColor="accent1"/>
          </w:rPr>
          <w:delText>Step 25:</w:delText>
        </w:r>
        <w:r w:rsidDel="005C49D9">
          <w:rPr>
            <w:noProof/>
            <w:lang w:eastAsia="ja-JP"/>
          </w:rPr>
          <w:tab/>
        </w:r>
        <w:r w:rsidDel="005C49D9">
          <w:rPr>
            <w:noProof/>
          </w:rPr>
          <w:delText>Load Arduino sketch</w:delText>
        </w:r>
        <w:r w:rsidDel="005C49D9">
          <w:rPr>
            <w:noProof/>
          </w:rPr>
          <w:tab/>
          <w:delText>23</w:delText>
        </w:r>
      </w:del>
    </w:p>
    <w:p w14:paraId="3314A856" w14:textId="22185C1E" w:rsidR="00877D7F" w:rsidDel="005C49D9" w:rsidRDefault="00877D7F">
      <w:pPr>
        <w:pStyle w:val="TOC1"/>
        <w:tabs>
          <w:tab w:val="left" w:pos="1073"/>
          <w:tab w:val="right" w:leader="dot" w:pos="8630"/>
        </w:tabs>
        <w:rPr>
          <w:del w:id="63" w:author="Chris Satterlee" w:date="2022-01-25T15:22:00Z"/>
          <w:noProof/>
          <w:lang w:eastAsia="ja-JP"/>
        </w:rPr>
      </w:pPr>
      <w:del w:id="64" w:author="Chris Satterlee" w:date="2022-01-25T15:22:00Z">
        <w:r w:rsidRPr="009761C5" w:rsidDel="005C49D9">
          <w:rPr>
            <w:noProof/>
            <w:color w:val="4F81BD" w:themeColor="accent1"/>
          </w:rPr>
          <w:delText>Step 26:</w:delText>
        </w:r>
        <w:r w:rsidDel="005C49D9">
          <w:rPr>
            <w:noProof/>
            <w:lang w:eastAsia="ja-JP"/>
          </w:rPr>
          <w:tab/>
        </w:r>
        <w:r w:rsidDel="005C49D9">
          <w:rPr>
            <w:noProof/>
          </w:rPr>
          <w:delText>Connect via IV Swinger 2 app</w:delText>
        </w:r>
        <w:r w:rsidDel="005C49D9">
          <w:rPr>
            <w:noProof/>
          </w:rPr>
          <w:tab/>
          <w:delText>24</w:delText>
        </w:r>
      </w:del>
    </w:p>
    <w:p w14:paraId="3A8ABF03" w14:textId="27116FC6" w:rsidR="00877D7F" w:rsidDel="005C49D9" w:rsidRDefault="00877D7F">
      <w:pPr>
        <w:pStyle w:val="TOC1"/>
        <w:tabs>
          <w:tab w:val="left" w:pos="1073"/>
          <w:tab w:val="right" w:leader="dot" w:pos="8630"/>
        </w:tabs>
        <w:rPr>
          <w:del w:id="65" w:author="Chris Satterlee" w:date="2022-01-25T15:22:00Z"/>
          <w:noProof/>
          <w:lang w:eastAsia="ja-JP"/>
        </w:rPr>
      </w:pPr>
      <w:del w:id="66" w:author="Chris Satterlee" w:date="2022-01-25T15:22:00Z">
        <w:r w:rsidRPr="009761C5" w:rsidDel="005C49D9">
          <w:rPr>
            <w:noProof/>
            <w:color w:val="4F81BD" w:themeColor="accent1"/>
          </w:rPr>
          <w:delText>Step 27:</w:delText>
        </w:r>
        <w:r w:rsidDel="005C49D9">
          <w:rPr>
            <w:noProof/>
            <w:lang w:eastAsia="ja-JP"/>
          </w:rPr>
          <w:tab/>
        </w:r>
        <w:r w:rsidDel="005C49D9">
          <w:rPr>
            <w:noProof/>
          </w:rPr>
          <w:delText>Apply resistor calibration</w:delText>
        </w:r>
        <w:r w:rsidDel="005C49D9">
          <w:rPr>
            <w:noProof/>
          </w:rPr>
          <w:tab/>
          <w:delText>24</w:delText>
        </w:r>
      </w:del>
    </w:p>
    <w:p w14:paraId="77CEB2C6" w14:textId="11A52E09" w:rsidR="00877D7F" w:rsidDel="005C49D9" w:rsidRDefault="00877D7F">
      <w:pPr>
        <w:pStyle w:val="TOC1"/>
        <w:tabs>
          <w:tab w:val="left" w:pos="1073"/>
          <w:tab w:val="right" w:leader="dot" w:pos="8630"/>
        </w:tabs>
        <w:rPr>
          <w:del w:id="67" w:author="Chris Satterlee" w:date="2022-01-25T15:22:00Z"/>
          <w:noProof/>
          <w:lang w:eastAsia="ja-JP"/>
        </w:rPr>
      </w:pPr>
      <w:del w:id="68" w:author="Chris Satterlee" w:date="2022-01-25T15:22:00Z">
        <w:r w:rsidRPr="009761C5" w:rsidDel="005C49D9">
          <w:rPr>
            <w:noProof/>
            <w:color w:val="4F81BD" w:themeColor="accent1"/>
          </w:rPr>
          <w:delText>Step 28:</w:delText>
        </w:r>
        <w:r w:rsidDel="005C49D9">
          <w:rPr>
            <w:noProof/>
            <w:lang w:eastAsia="ja-JP"/>
          </w:rPr>
          <w:tab/>
        </w:r>
        <w:r w:rsidDel="005C49D9">
          <w:rPr>
            <w:noProof/>
          </w:rPr>
          <w:delText>Sanity tests</w:delText>
        </w:r>
        <w:r w:rsidDel="005C49D9">
          <w:rPr>
            <w:noProof/>
          </w:rPr>
          <w:tab/>
          <w:delText>25</w:delText>
        </w:r>
      </w:del>
    </w:p>
    <w:p w14:paraId="4FAD4A38" w14:textId="6E914AF2" w:rsidR="00877D7F" w:rsidDel="005C49D9" w:rsidRDefault="00877D7F">
      <w:pPr>
        <w:pStyle w:val="TOC1"/>
        <w:tabs>
          <w:tab w:val="left" w:pos="1073"/>
          <w:tab w:val="right" w:leader="dot" w:pos="8630"/>
        </w:tabs>
        <w:rPr>
          <w:del w:id="69" w:author="Chris Satterlee" w:date="2022-01-25T15:22:00Z"/>
          <w:noProof/>
          <w:lang w:eastAsia="ja-JP"/>
        </w:rPr>
      </w:pPr>
      <w:del w:id="70" w:author="Chris Satterlee" w:date="2022-01-25T15:22:00Z">
        <w:r w:rsidRPr="009761C5" w:rsidDel="005C49D9">
          <w:rPr>
            <w:noProof/>
            <w:color w:val="4F81BD" w:themeColor="accent1"/>
          </w:rPr>
          <w:delText>Step 29:</w:delText>
        </w:r>
        <w:r w:rsidDel="005C49D9">
          <w:rPr>
            <w:noProof/>
            <w:lang w:eastAsia="ja-JP"/>
          </w:rPr>
          <w:tab/>
        </w:r>
        <w:r w:rsidDel="005C49D9">
          <w:rPr>
            <w:noProof/>
          </w:rPr>
          <w:delText>Prepare for case and final assembly</w:delText>
        </w:r>
        <w:r w:rsidDel="005C49D9">
          <w:rPr>
            <w:noProof/>
          </w:rPr>
          <w:tab/>
          <w:delText>26</w:delText>
        </w:r>
      </w:del>
    </w:p>
    <w:p w14:paraId="46051C96" w14:textId="6DC24421" w:rsidR="00877D7F" w:rsidDel="005C49D9" w:rsidRDefault="00877D7F">
      <w:pPr>
        <w:pStyle w:val="TOC1"/>
        <w:tabs>
          <w:tab w:val="left" w:pos="1073"/>
          <w:tab w:val="right" w:leader="dot" w:pos="8630"/>
        </w:tabs>
        <w:rPr>
          <w:del w:id="71" w:author="Chris Satterlee" w:date="2022-01-25T15:22:00Z"/>
          <w:noProof/>
          <w:lang w:eastAsia="ja-JP"/>
        </w:rPr>
      </w:pPr>
      <w:del w:id="72" w:author="Chris Satterlee" w:date="2022-01-25T15:22:00Z">
        <w:r w:rsidRPr="009761C5" w:rsidDel="005C49D9">
          <w:rPr>
            <w:noProof/>
            <w:color w:val="4F81BD" w:themeColor="accent1"/>
          </w:rPr>
          <w:delText>Step 30:</w:delText>
        </w:r>
        <w:r w:rsidDel="005C49D9">
          <w:rPr>
            <w:noProof/>
            <w:lang w:eastAsia="ja-JP"/>
          </w:rPr>
          <w:tab/>
        </w:r>
        <w:r w:rsidDel="005C49D9">
          <w:rPr>
            <w:noProof/>
          </w:rPr>
          <w:delText>Mark holes for Arduino standoffs</w:delText>
        </w:r>
        <w:r w:rsidDel="005C49D9">
          <w:rPr>
            <w:noProof/>
          </w:rPr>
          <w:tab/>
          <w:delText>27</w:delText>
        </w:r>
      </w:del>
    </w:p>
    <w:p w14:paraId="4D2682F4" w14:textId="58F23981" w:rsidR="00877D7F" w:rsidDel="005C49D9" w:rsidRDefault="00877D7F">
      <w:pPr>
        <w:pStyle w:val="TOC1"/>
        <w:tabs>
          <w:tab w:val="left" w:pos="1073"/>
          <w:tab w:val="right" w:leader="dot" w:pos="8630"/>
        </w:tabs>
        <w:rPr>
          <w:del w:id="73" w:author="Chris Satterlee" w:date="2022-01-25T15:22:00Z"/>
          <w:noProof/>
          <w:lang w:eastAsia="ja-JP"/>
        </w:rPr>
      </w:pPr>
      <w:del w:id="74" w:author="Chris Satterlee" w:date="2022-01-25T15:22:00Z">
        <w:r w:rsidRPr="009761C5" w:rsidDel="005C49D9">
          <w:rPr>
            <w:noProof/>
            <w:color w:val="4F81BD" w:themeColor="accent1"/>
          </w:rPr>
          <w:delText>Step 31:</w:delText>
        </w:r>
        <w:r w:rsidDel="005C49D9">
          <w:rPr>
            <w:noProof/>
            <w:lang w:eastAsia="ja-JP"/>
          </w:rPr>
          <w:tab/>
        </w:r>
        <w:r w:rsidDel="005C49D9">
          <w:rPr>
            <w:noProof/>
          </w:rPr>
          <w:delText>Mark holes for binding posts</w:delText>
        </w:r>
        <w:r w:rsidDel="005C49D9">
          <w:rPr>
            <w:noProof/>
          </w:rPr>
          <w:tab/>
          <w:delText>28</w:delText>
        </w:r>
      </w:del>
    </w:p>
    <w:p w14:paraId="597AAA06" w14:textId="10CBB860" w:rsidR="00877D7F" w:rsidDel="005C49D9" w:rsidRDefault="00877D7F">
      <w:pPr>
        <w:pStyle w:val="TOC1"/>
        <w:tabs>
          <w:tab w:val="left" w:pos="1073"/>
          <w:tab w:val="right" w:leader="dot" w:pos="8630"/>
        </w:tabs>
        <w:rPr>
          <w:del w:id="75" w:author="Chris Satterlee" w:date="2022-01-25T15:22:00Z"/>
          <w:noProof/>
          <w:lang w:eastAsia="ja-JP"/>
        </w:rPr>
      </w:pPr>
      <w:del w:id="76" w:author="Chris Satterlee" w:date="2022-01-25T15:22:00Z">
        <w:r w:rsidRPr="009761C5" w:rsidDel="005C49D9">
          <w:rPr>
            <w:noProof/>
            <w:color w:val="4F81BD" w:themeColor="accent1"/>
          </w:rPr>
          <w:delText>Step 32:</w:delText>
        </w:r>
        <w:r w:rsidDel="005C49D9">
          <w:rPr>
            <w:noProof/>
            <w:lang w:eastAsia="ja-JP"/>
          </w:rPr>
          <w:tab/>
        </w:r>
        <w:r w:rsidDel="005C49D9">
          <w:rPr>
            <w:noProof/>
          </w:rPr>
          <w:delText>Drill marked holes</w:delText>
        </w:r>
        <w:r w:rsidDel="005C49D9">
          <w:rPr>
            <w:noProof/>
          </w:rPr>
          <w:tab/>
          <w:delText>29</w:delText>
        </w:r>
      </w:del>
    </w:p>
    <w:p w14:paraId="51D98AC9" w14:textId="23C3B46A" w:rsidR="00877D7F" w:rsidDel="005C49D9" w:rsidRDefault="00877D7F">
      <w:pPr>
        <w:pStyle w:val="TOC1"/>
        <w:tabs>
          <w:tab w:val="left" w:pos="1073"/>
          <w:tab w:val="right" w:leader="dot" w:pos="8630"/>
        </w:tabs>
        <w:rPr>
          <w:del w:id="77" w:author="Chris Satterlee" w:date="2022-01-25T15:22:00Z"/>
          <w:noProof/>
          <w:lang w:eastAsia="ja-JP"/>
        </w:rPr>
      </w:pPr>
      <w:del w:id="78" w:author="Chris Satterlee" w:date="2022-01-25T15:22:00Z">
        <w:r w:rsidRPr="009761C5" w:rsidDel="005C49D9">
          <w:rPr>
            <w:noProof/>
            <w:color w:val="4F81BD" w:themeColor="accent1"/>
          </w:rPr>
          <w:delText>Step 33:</w:delText>
        </w:r>
        <w:r w:rsidDel="005C49D9">
          <w:rPr>
            <w:noProof/>
            <w:lang w:eastAsia="ja-JP"/>
          </w:rPr>
          <w:tab/>
        </w:r>
        <w:r w:rsidDel="005C49D9">
          <w:rPr>
            <w:noProof/>
          </w:rPr>
          <w:delText>Install binding posts</w:delText>
        </w:r>
        <w:r w:rsidDel="005C49D9">
          <w:rPr>
            <w:noProof/>
          </w:rPr>
          <w:tab/>
          <w:delText>30</w:delText>
        </w:r>
      </w:del>
    </w:p>
    <w:p w14:paraId="21AE1C5C" w14:textId="3B56E414" w:rsidR="00877D7F" w:rsidDel="005C49D9" w:rsidRDefault="00877D7F">
      <w:pPr>
        <w:pStyle w:val="TOC1"/>
        <w:tabs>
          <w:tab w:val="left" w:pos="1073"/>
          <w:tab w:val="right" w:leader="dot" w:pos="8630"/>
        </w:tabs>
        <w:rPr>
          <w:del w:id="79" w:author="Chris Satterlee" w:date="2022-01-25T15:22:00Z"/>
          <w:noProof/>
          <w:lang w:eastAsia="ja-JP"/>
        </w:rPr>
      </w:pPr>
      <w:del w:id="80" w:author="Chris Satterlee" w:date="2022-01-25T15:22:00Z">
        <w:r w:rsidRPr="009761C5" w:rsidDel="005C49D9">
          <w:rPr>
            <w:noProof/>
            <w:color w:val="4F81BD" w:themeColor="accent1"/>
          </w:rPr>
          <w:delText>Step 34:</w:delText>
        </w:r>
        <w:r w:rsidDel="005C49D9">
          <w:rPr>
            <w:noProof/>
            <w:lang w:eastAsia="ja-JP"/>
          </w:rPr>
          <w:tab/>
        </w:r>
        <w:r w:rsidDel="005C49D9">
          <w:rPr>
            <w:noProof/>
          </w:rPr>
          <w:delText>Install Arduino and PCB</w:delText>
        </w:r>
        <w:r w:rsidDel="005C49D9">
          <w:rPr>
            <w:noProof/>
          </w:rPr>
          <w:tab/>
          <w:delText>30</w:delText>
        </w:r>
      </w:del>
    </w:p>
    <w:p w14:paraId="2F82B902" w14:textId="34C6A58E" w:rsidR="00877D7F" w:rsidDel="005C49D9" w:rsidRDefault="00877D7F">
      <w:pPr>
        <w:pStyle w:val="TOC1"/>
        <w:tabs>
          <w:tab w:val="left" w:pos="1073"/>
          <w:tab w:val="right" w:leader="dot" w:pos="8630"/>
        </w:tabs>
        <w:rPr>
          <w:del w:id="81" w:author="Chris Satterlee" w:date="2022-01-25T15:22:00Z"/>
          <w:noProof/>
          <w:lang w:eastAsia="ja-JP"/>
        </w:rPr>
      </w:pPr>
      <w:del w:id="82" w:author="Chris Satterlee" w:date="2022-01-25T15:22:00Z">
        <w:r w:rsidRPr="009761C5" w:rsidDel="005C49D9">
          <w:rPr>
            <w:noProof/>
            <w:color w:val="4F81BD" w:themeColor="accent1"/>
          </w:rPr>
          <w:delText>Step 35:</w:delText>
        </w:r>
        <w:r w:rsidDel="005C49D9">
          <w:rPr>
            <w:noProof/>
            <w:lang w:eastAsia="ja-JP"/>
          </w:rPr>
          <w:tab/>
        </w:r>
        <w:r w:rsidDel="005C49D9">
          <w:rPr>
            <w:noProof/>
          </w:rPr>
          <w:delText>Restore binding post connections</w:delText>
        </w:r>
        <w:r w:rsidDel="005C49D9">
          <w:rPr>
            <w:noProof/>
          </w:rPr>
          <w:tab/>
          <w:delText>31</w:delText>
        </w:r>
      </w:del>
    </w:p>
    <w:p w14:paraId="4500556C" w14:textId="4ECB15F0" w:rsidR="00877D7F" w:rsidDel="005C49D9" w:rsidRDefault="00877D7F">
      <w:pPr>
        <w:pStyle w:val="TOC1"/>
        <w:tabs>
          <w:tab w:val="left" w:pos="1073"/>
          <w:tab w:val="right" w:leader="dot" w:pos="8630"/>
        </w:tabs>
        <w:rPr>
          <w:del w:id="83" w:author="Chris Satterlee" w:date="2022-01-25T15:22:00Z"/>
          <w:noProof/>
          <w:lang w:eastAsia="ja-JP"/>
        </w:rPr>
      </w:pPr>
      <w:del w:id="84" w:author="Chris Satterlee" w:date="2022-01-25T15:22:00Z">
        <w:r w:rsidRPr="009761C5" w:rsidDel="005C49D9">
          <w:rPr>
            <w:noProof/>
            <w:color w:val="4F81BD" w:themeColor="accent1"/>
          </w:rPr>
          <w:delText>Step 36:</w:delText>
        </w:r>
        <w:r w:rsidDel="005C49D9">
          <w:rPr>
            <w:noProof/>
            <w:lang w:eastAsia="ja-JP"/>
          </w:rPr>
          <w:tab/>
        </w:r>
        <w:r w:rsidDel="005C49D9">
          <w:rPr>
            <w:noProof/>
          </w:rPr>
          <w:delText>Drill USB connector hole</w:delText>
        </w:r>
        <w:r w:rsidDel="005C49D9">
          <w:rPr>
            <w:noProof/>
          </w:rPr>
          <w:tab/>
          <w:delText>31</w:delText>
        </w:r>
      </w:del>
    </w:p>
    <w:p w14:paraId="38D9E5F4" w14:textId="1B0046EE" w:rsidR="00877D7F" w:rsidDel="005C49D9" w:rsidRDefault="00877D7F">
      <w:pPr>
        <w:pStyle w:val="TOC1"/>
        <w:tabs>
          <w:tab w:val="left" w:pos="1073"/>
          <w:tab w:val="right" w:leader="dot" w:pos="8630"/>
        </w:tabs>
        <w:rPr>
          <w:del w:id="85" w:author="Chris Satterlee" w:date="2022-01-25T15:22:00Z"/>
          <w:noProof/>
          <w:lang w:eastAsia="ja-JP"/>
        </w:rPr>
      </w:pPr>
      <w:del w:id="86" w:author="Chris Satterlee" w:date="2022-01-25T15:22:00Z">
        <w:r w:rsidRPr="009761C5" w:rsidDel="005C49D9">
          <w:rPr>
            <w:rFonts w:cs="Arial"/>
            <w:noProof/>
            <w:color w:val="4F81BD" w:themeColor="accent1"/>
          </w:rPr>
          <w:delText>Step 37:</w:delText>
        </w:r>
        <w:r w:rsidDel="005C49D9">
          <w:rPr>
            <w:noProof/>
            <w:lang w:eastAsia="ja-JP"/>
          </w:rPr>
          <w:tab/>
        </w:r>
        <w:r w:rsidDel="005C49D9">
          <w:rPr>
            <w:noProof/>
          </w:rPr>
          <w:delText>Final test</w:delText>
        </w:r>
        <w:r w:rsidDel="005C49D9">
          <w:rPr>
            <w:noProof/>
          </w:rPr>
          <w:tab/>
          <w:delText>32</w:delText>
        </w:r>
      </w:del>
    </w:p>
    <w:p w14:paraId="7E3665BA" w14:textId="7B91CF45" w:rsidR="007A7295" w:rsidRDefault="00C83733">
      <w:pPr>
        <w:pStyle w:val="TOC1"/>
        <w:tabs>
          <w:tab w:val="left" w:pos="960"/>
          <w:tab w:val="right" w:leader="dot" w:pos="8630"/>
        </w:tabs>
        <w:rPr>
          <w:ins w:id="87" w:author="Chris Satterlee" w:date="2022-02-27T17:51:00Z"/>
          <w:noProof/>
          <w:lang w:eastAsia="ja-JP"/>
        </w:rPr>
      </w:pPr>
      <w:del w:id="88" w:author="Chris Satterlee" w:date="2022-02-27T17:51:00Z">
        <w:r w:rsidDel="007A7295">
          <w:rPr>
            <w:rFonts w:ascii="Courier" w:hAnsi="Courier"/>
          </w:rPr>
          <w:fldChar w:fldCharType="end"/>
        </w:r>
      </w:del>
      <w:ins w:id="89" w:author="Chris Satterlee" w:date="2022-02-27T17:51:00Z">
        <w:r w:rsidR="007A7295">
          <w:rPr>
            <w:rFonts w:ascii="Courier" w:hAnsi="Courier"/>
          </w:rPr>
          <w:fldChar w:fldCharType="begin"/>
        </w:r>
        <w:r w:rsidR="007A7295">
          <w:rPr>
            <w:rFonts w:ascii="Courier" w:hAnsi="Courier"/>
          </w:rPr>
          <w:instrText xml:space="preserve"> TOC \o "1-3" \h \z \u </w:instrText>
        </w:r>
      </w:ins>
      <w:r w:rsidR="007A7295">
        <w:rPr>
          <w:rFonts w:ascii="Courier" w:hAnsi="Courier"/>
        </w:rPr>
        <w:fldChar w:fldCharType="separate"/>
      </w:r>
      <w:ins w:id="90" w:author="Chris Satterlee" w:date="2022-02-27T17:51:00Z">
        <w:r w:rsidR="007A7295" w:rsidRPr="00B02266">
          <w:rPr>
            <w:rStyle w:val="Hyperlink"/>
            <w:noProof/>
          </w:rPr>
          <w:fldChar w:fldCharType="begin"/>
        </w:r>
        <w:r w:rsidR="007A7295" w:rsidRPr="00B02266">
          <w:rPr>
            <w:rStyle w:val="Hyperlink"/>
            <w:noProof/>
          </w:rPr>
          <w:instrText xml:space="preserve"> </w:instrText>
        </w:r>
        <w:r w:rsidR="007A7295">
          <w:rPr>
            <w:noProof/>
          </w:rPr>
          <w:instrText>HYPERLINK \l "_Toc96876727"</w:instrText>
        </w:r>
        <w:r w:rsidR="007A7295" w:rsidRPr="00B02266">
          <w:rPr>
            <w:rStyle w:val="Hyperlink"/>
            <w:noProof/>
          </w:rPr>
          <w:instrText xml:space="preserve"> </w:instrText>
        </w:r>
        <w:r w:rsidR="007A7295" w:rsidRPr="00B02266">
          <w:rPr>
            <w:rStyle w:val="Hyperlink"/>
            <w:noProof/>
          </w:rPr>
        </w:r>
        <w:r w:rsidR="007A7295" w:rsidRPr="00B02266">
          <w:rPr>
            <w:rStyle w:val="Hyperlink"/>
            <w:noProof/>
          </w:rPr>
          <w:fldChar w:fldCharType="separate"/>
        </w:r>
        <w:r w:rsidR="007A7295" w:rsidRPr="00B02266">
          <w:rPr>
            <w:rStyle w:val="Hyperlink"/>
            <w:noProof/>
          </w:rPr>
          <w:t>Step 1:</w:t>
        </w:r>
        <w:r w:rsidR="007A7295">
          <w:rPr>
            <w:noProof/>
            <w:lang w:eastAsia="ja-JP"/>
          </w:rPr>
          <w:tab/>
        </w:r>
        <w:r w:rsidR="007A7295" w:rsidRPr="00B02266">
          <w:rPr>
            <w:rStyle w:val="Hyperlink"/>
            <w:noProof/>
          </w:rPr>
          <w:t>Understand the HW design / Choose Variant</w:t>
        </w:r>
        <w:r w:rsidR="007A7295">
          <w:rPr>
            <w:noProof/>
            <w:webHidden/>
          </w:rPr>
          <w:tab/>
        </w:r>
        <w:r w:rsidR="007A7295">
          <w:rPr>
            <w:noProof/>
            <w:webHidden/>
          </w:rPr>
          <w:fldChar w:fldCharType="begin"/>
        </w:r>
        <w:r w:rsidR="007A7295">
          <w:rPr>
            <w:noProof/>
            <w:webHidden/>
          </w:rPr>
          <w:instrText xml:space="preserve"> PAGEREF _Toc96876727 \h </w:instrText>
        </w:r>
        <w:r w:rsidR="007A7295">
          <w:rPr>
            <w:noProof/>
            <w:webHidden/>
          </w:rPr>
        </w:r>
      </w:ins>
      <w:r w:rsidR="007A7295">
        <w:rPr>
          <w:noProof/>
          <w:webHidden/>
        </w:rPr>
        <w:fldChar w:fldCharType="separate"/>
      </w:r>
      <w:ins w:id="91" w:author="Chris Satterlee" w:date="2022-02-27T17:51:00Z">
        <w:r w:rsidR="007A7295">
          <w:rPr>
            <w:noProof/>
            <w:webHidden/>
          </w:rPr>
          <w:t>5</w:t>
        </w:r>
        <w:r w:rsidR="007A7295">
          <w:rPr>
            <w:noProof/>
            <w:webHidden/>
          </w:rPr>
          <w:fldChar w:fldCharType="end"/>
        </w:r>
        <w:r w:rsidR="007A7295" w:rsidRPr="00B02266">
          <w:rPr>
            <w:rStyle w:val="Hyperlink"/>
            <w:noProof/>
          </w:rPr>
          <w:fldChar w:fldCharType="end"/>
        </w:r>
      </w:ins>
    </w:p>
    <w:p w14:paraId="07E9817E" w14:textId="22036C60" w:rsidR="007A7295" w:rsidRDefault="007A7295">
      <w:pPr>
        <w:pStyle w:val="TOC1"/>
        <w:tabs>
          <w:tab w:val="left" w:pos="960"/>
          <w:tab w:val="right" w:leader="dot" w:pos="8630"/>
        </w:tabs>
        <w:rPr>
          <w:ins w:id="92" w:author="Chris Satterlee" w:date="2022-02-27T17:51:00Z"/>
          <w:noProof/>
          <w:lang w:eastAsia="ja-JP"/>
        </w:rPr>
      </w:pPr>
      <w:ins w:id="93"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"_Toc96876728"</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w:t>
        </w:r>
        <w:r>
          <w:rPr>
            <w:noProof/>
            <w:lang w:eastAsia="ja-JP"/>
          </w:rPr>
          <w:tab/>
        </w:r>
        <w:r w:rsidRPr="00B02266">
          <w:rPr>
            <w:rStyle w:val="Hyperlink"/>
            <w:noProof/>
          </w:rPr>
          <w:t>Install software</w:t>
        </w:r>
        <w:r>
          <w:rPr>
            <w:noProof/>
            <w:webHidden/>
          </w:rPr>
          <w:tab/>
        </w:r>
        <w:r>
          <w:rPr>
            <w:noProof/>
            <w:webHidden/>
          </w:rPr>
          <w:fldChar w:fldCharType="begin"/>
        </w:r>
        <w:r>
          <w:rPr>
            <w:noProof/>
            <w:webHidden/>
          </w:rPr>
          <w:instrText xml:space="preserve"> PAGEREF _Toc96876728 \h </w:instrText>
        </w:r>
        <w:r>
          <w:rPr>
            <w:noProof/>
            <w:webHidden/>
          </w:rPr>
        </w:r>
      </w:ins>
      <w:r>
        <w:rPr>
          <w:noProof/>
          <w:webHidden/>
        </w:rPr>
        <w:fldChar w:fldCharType="separate"/>
      </w:r>
      <w:ins w:id="94" w:author="Chris Satterlee" w:date="2022-02-27T17:51:00Z">
        <w:r>
          <w:rPr>
            <w:noProof/>
            <w:webHidden/>
          </w:rPr>
          <w:t>5</w:t>
        </w:r>
        <w:r>
          <w:rPr>
            <w:noProof/>
            <w:webHidden/>
          </w:rPr>
          <w:fldChar w:fldCharType="end"/>
        </w:r>
        <w:r w:rsidRPr="00B02266">
          <w:rPr>
            <w:rStyle w:val="Hyperlink"/>
            <w:noProof/>
          </w:rPr>
          <w:fldChar w:fldCharType="end"/>
        </w:r>
      </w:ins>
    </w:p>
    <w:p w14:paraId="24196810" w14:textId="04C7B924" w:rsidR="007A7295" w:rsidRDefault="007A7295">
      <w:pPr>
        <w:pStyle w:val="TOC1"/>
        <w:tabs>
          <w:tab w:val="left" w:pos="960"/>
          <w:tab w:val="right" w:leader="dot" w:pos="8630"/>
        </w:tabs>
        <w:rPr>
          <w:ins w:id="95" w:author="Chris Satterlee" w:date="2022-02-27T17:51:00Z"/>
          <w:noProof/>
          <w:lang w:eastAsia="ja-JP"/>
        </w:rPr>
      </w:pPr>
      <w:ins w:id="96"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"_Toc96876729"</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3:</w:t>
        </w:r>
        <w:r>
          <w:rPr>
            <w:noProof/>
            <w:lang w:eastAsia="ja-JP"/>
          </w:rPr>
          <w:tab/>
        </w:r>
        <w:r w:rsidRPr="00B02266">
          <w:rPr>
            <w:rStyle w:val="Hyperlink"/>
            <w:noProof/>
          </w:rPr>
          <w:t>Order PCB</w:t>
        </w:r>
        <w:r>
          <w:rPr>
            <w:noProof/>
            <w:webHidden/>
          </w:rPr>
          <w:tab/>
        </w:r>
        <w:r>
          <w:rPr>
            <w:noProof/>
            <w:webHidden/>
          </w:rPr>
          <w:fldChar w:fldCharType="begin"/>
        </w:r>
        <w:r>
          <w:rPr>
            <w:noProof/>
            <w:webHidden/>
          </w:rPr>
          <w:instrText xml:space="preserve"> PAGEREF _Toc96876729 \h </w:instrText>
        </w:r>
        <w:r>
          <w:rPr>
            <w:noProof/>
            <w:webHidden/>
          </w:rPr>
        </w:r>
      </w:ins>
      <w:r>
        <w:rPr>
          <w:noProof/>
          <w:webHidden/>
        </w:rPr>
        <w:fldChar w:fldCharType="separate"/>
      </w:r>
      <w:ins w:id="97" w:author="Chris Satterlee" w:date="2022-02-27T17:51:00Z">
        <w:r>
          <w:rPr>
            <w:noProof/>
            <w:webHidden/>
          </w:rPr>
          <w:t>5</w:t>
        </w:r>
        <w:r>
          <w:rPr>
            <w:noProof/>
            <w:webHidden/>
          </w:rPr>
          <w:fldChar w:fldCharType="end"/>
        </w:r>
        <w:r w:rsidRPr="00B02266">
          <w:rPr>
            <w:rStyle w:val="Hyperlink"/>
            <w:noProof/>
          </w:rPr>
          <w:fldChar w:fldCharType="end"/>
        </w:r>
      </w:ins>
    </w:p>
    <w:p w14:paraId="7DB9E482" w14:textId="348D649A" w:rsidR="007A7295" w:rsidRDefault="007A7295">
      <w:pPr>
        <w:pStyle w:val="TOC1"/>
        <w:tabs>
          <w:tab w:val="left" w:pos="960"/>
          <w:tab w:val="right" w:leader="dot" w:pos="8630"/>
        </w:tabs>
        <w:rPr>
          <w:ins w:id="98" w:author="Chris Satterlee" w:date="2022-02-27T17:51:00Z"/>
          <w:noProof/>
          <w:lang w:eastAsia="ja-JP"/>
        </w:rPr>
      </w:pPr>
      <w:ins w:id="99"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"_Toc96876730"</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4:</w:t>
        </w:r>
        <w:r>
          <w:rPr>
            <w:noProof/>
            <w:lang w:eastAsia="ja-JP"/>
          </w:rPr>
          <w:tab/>
        </w:r>
        <w:r w:rsidRPr="00B02266">
          <w:rPr>
            <w:rStyle w:val="Hyperlink"/>
            <w:noProof/>
          </w:rPr>
          <w:t>Buy other parts</w:t>
        </w:r>
        <w:r>
          <w:rPr>
            <w:noProof/>
            <w:webHidden/>
          </w:rPr>
          <w:tab/>
        </w:r>
        <w:r>
          <w:rPr>
            <w:noProof/>
            <w:webHidden/>
          </w:rPr>
          <w:fldChar w:fldCharType="begin"/>
        </w:r>
        <w:r>
          <w:rPr>
            <w:noProof/>
            <w:webHidden/>
          </w:rPr>
          <w:instrText xml:space="preserve"> PAGEREF _Toc96876730 \h </w:instrText>
        </w:r>
        <w:r>
          <w:rPr>
            <w:noProof/>
            <w:webHidden/>
          </w:rPr>
        </w:r>
      </w:ins>
      <w:r>
        <w:rPr>
          <w:noProof/>
          <w:webHidden/>
        </w:rPr>
        <w:fldChar w:fldCharType="separate"/>
      </w:r>
      <w:ins w:id="100" w:author="Chris Satterlee" w:date="2022-02-27T17:51:00Z">
        <w:r>
          <w:rPr>
            <w:noProof/>
            <w:webHidden/>
          </w:rPr>
          <w:t>6</w:t>
        </w:r>
        <w:r>
          <w:rPr>
            <w:noProof/>
            <w:webHidden/>
          </w:rPr>
          <w:fldChar w:fldCharType="end"/>
        </w:r>
        <w:r w:rsidRPr="00B02266">
          <w:rPr>
            <w:rStyle w:val="Hyperlink"/>
            <w:noProof/>
          </w:rPr>
          <w:fldChar w:fldCharType="end"/>
        </w:r>
      </w:ins>
    </w:p>
    <w:p w14:paraId="5F803FFE" w14:textId="45CA533B" w:rsidR="007A7295" w:rsidRDefault="007A7295">
      <w:pPr>
        <w:pStyle w:val="TOC1"/>
        <w:tabs>
          <w:tab w:val="left" w:pos="960"/>
          <w:tab w:val="right" w:leader="dot" w:pos="8630"/>
        </w:tabs>
        <w:rPr>
          <w:ins w:id="101" w:author="Chris Satterlee" w:date="2022-02-27T17:51:00Z"/>
          <w:noProof/>
          <w:lang w:eastAsia="ja-JP"/>
        </w:rPr>
      </w:pPr>
      <w:ins w:id="102"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"_Toc96876731"</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5:</w:t>
        </w:r>
        <w:r>
          <w:rPr>
            <w:noProof/>
            <w:lang w:eastAsia="ja-JP"/>
          </w:rPr>
          <w:tab/>
        </w:r>
        <w:r w:rsidRPr="00B02266">
          <w:rPr>
            <w:rStyle w:val="Hyperlink"/>
            <w:noProof/>
          </w:rPr>
          <w:t>Gather / buy tools</w:t>
        </w:r>
        <w:r>
          <w:rPr>
            <w:noProof/>
            <w:webHidden/>
          </w:rPr>
          <w:tab/>
        </w:r>
        <w:r>
          <w:rPr>
            <w:noProof/>
            <w:webHidden/>
          </w:rPr>
          <w:fldChar w:fldCharType="begin"/>
        </w:r>
        <w:r>
          <w:rPr>
            <w:noProof/>
            <w:webHidden/>
          </w:rPr>
          <w:instrText xml:space="preserve"> PAGEREF _Toc96876731 \h </w:instrText>
        </w:r>
        <w:r>
          <w:rPr>
            <w:noProof/>
            <w:webHidden/>
          </w:rPr>
        </w:r>
      </w:ins>
      <w:r>
        <w:rPr>
          <w:noProof/>
          <w:webHidden/>
        </w:rPr>
        <w:fldChar w:fldCharType="separate"/>
      </w:r>
      <w:ins w:id="103" w:author="Chris Satterlee" w:date="2022-02-27T17:51:00Z">
        <w:r>
          <w:rPr>
            <w:noProof/>
            <w:webHidden/>
          </w:rPr>
          <w:t>7</w:t>
        </w:r>
        <w:r>
          <w:rPr>
            <w:noProof/>
            <w:webHidden/>
          </w:rPr>
          <w:fldChar w:fldCharType="end"/>
        </w:r>
        <w:r w:rsidRPr="00B02266">
          <w:rPr>
            <w:rStyle w:val="Hyperlink"/>
            <w:noProof/>
          </w:rPr>
          <w:fldChar w:fldCharType="end"/>
        </w:r>
      </w:ins>
    </w:p>
    <w:p w14:paraId="5623DB59" w14:textId="0833A88A" w:rsidR="007A7295" w:rsidRDefault="007A7295">
      <w:pPr>
        <w:pStyle w:val="TOC1"/>
        <w:tabs>
          <w:tab w:val="left" w:pos="960"/>
          <w:tab w:val="right" w:leader="dot" w:pos="8630"/>
        </w:tabs>
        <w:rPr>
          <w:ins w:id="104" w:author="Chris Satterlee" w:date="2022-02-27T17:51:00Z"/>
          <w:noProof/>
          <w:lang w:eastAsia="ja-JP"/>
        </w:rPr>
      </w:pPr>
      <w:ins w:id="105"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"_Toc96876732"</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6:</w:t>
        </w:r>
        <w:r>
          <w:rPr>
            <w:noProof/>
            <w:lang w:eastAsia="ja-JP"/>
          </w:rPr>
          <w:tab/>
        </w:r>
        <w:r w:rsidRPr="00B02266">
          <w:rPr>
            <w:rStyle w:val="Hyperlink"/>
            <w:noProof/>
          </w:rPr>
          <w:t>Prepare for Soldering</w:t>
        </w:r>
        <w:r>
          <w:rPr>
            <w:noProof/>
            <w:webHidden/>
          </w:rPr>
          <w:tab/>
        </w:r>
        <w:r>
          <w:rPr>
            <w:noProof/>
            <w:webHidden/>
          </w:rPr>
          <w:fldChar w:fldCharType="begin"/>
        </w:r>
        <w:r>
          <w:rPr>
            <w:noProof/>
            <w:webHidden/>
          </w:rPr>
          <w:instrText xml:space="preserve"> PAGEREF _Toc96876732 \h </w:instrText>
        </w:r>
        <w:r>
          <w:rPr>
            <w:noProof/>
            <w:webHidden/>
          </w:rPr>
        </w:r>
      </w:ins>
      <w:r>
        <w:rPr>
          <w:noProof/>
          <w:webHidden/>
        </w:rPr>
        <w:fldChar w:fldCharType="separate"/>
      </w:r>
      <w:ins w:id="106" w:author="Chris Satterlee" w:date="2022-02-27T17:51:00Z">
        <w:r>
          <w:rPr>
            <w:noProof/>
            <w:webHidden/>
          </w:rPr>
          <w:t>8</w:t>
        </w:r>
        <w:r>
          <w:rPr>
            <w:noProof/>
            <w:webHidden/>
          </w:rPr>
          <w:fldChar w:fldCharType="end"/>
        </w:r>
        <w:r w:rsidRPr="00B02266">
          <w:rPr>
            <w:rStyle w:val="Hyperlink"/>
            <w:noProof/>
          </w:rPr>
          <w:fldChar w:fldCharType="end"/>
        </w:r>
      </w:ins>
    </w:p>
    <w:p w14:paraId="38A2CAA3" w14:textId="75FB885F" w:rsidR="007A7295" w:rsidRDefault="007A7295">
      <w:pPr>
        <w:pStyle w:val="TOC1"/>
        <w:tabs>
          <w:tab w:val="left" w:pos="960"/>
          <w:tab w:val="right" w:leader="dot" w:pos="8630"/>
        </w:tabs>
        <w:rPr>
          <w:ins w:id="107" w:author="Chris Satterlee" w:date="2022-02-27T17:51:00Z"/>
          <w:noProof/>
          <w:lang w:eastAsia="ja-JP"/>
        </w:rPr>
      </w:pPr>
      <w:ins w:id="108"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"_Toc96876733"</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7:</w:t>
        </w:r>
        <w:r>
          <w:rPr>
            <w:noProof/>
            <w:lang w:eastAsia="ja-JP"/>
          </w:rPr>
          <w:tab/>
        </w:r>
        <w:r w:rsidRPr="00B02266">
          <w:rPr>
            <w:rStyle w:val="Hyperlink"/>
            <w:noProof/>
          </w:rPr>
          <w:t>1/4W resistors</w:t>
        </w:r>
        <w:r>
          <w:rPr>
            <w:noProof/>
            <w:webHidden/>
          </w:rPr>
          <w:tab/>
        </w:r>
        <w:r>
          <w:rPr>
            <w:noProof/>
            <w:webHidden/>
          </w:rPr>
          <w:fldChar w:fldCharType="begin"/>
        </w:r>
        <w:r>
          <w:rPr>
            <w:noProof/>
            <w:webHidden/>
          </w:rPr>
          <w:instrText xml:space="preserve"> PAGEREF _Toc96876733 \h </w:instrText>
        </w:r>
        <w:r>
          <w:rPr>
            <w:noProof/>
            <w:webHidden/>
          </w:rPr>
        </w:r>
      </w:ins>
      <w:r>
        <w:rPr>
          <w:noProof/>
          <w:webHidden/>
        </w:rPr>
        <w:fldChar w:fldCharType="separate"/>
      </w:r>
      <w:ins w:id="109" w:author="Chris Satterlee" w:date="2022-02-27T17:51:00Z">
        <w:r>
          <w:rPr>
            <w:noProof/>
            <w:webHidden/>
          </w:rPr>
          <w:t>9</w:t>
        </w:r>
        <w:r>
          <w:rPr>
            <w:noProof/>
            <w:webHidden/>
          </w:rPr>
          <w:fldChar w:fldCharType="end"/>
        </w:r>
        <w:r w:rsidRPr="00B02266">
          <w:rPr>
            <w:rStyle w:val="Hyperlink"/>
            <w:noProof/>
          </w:rPr>
          <w:fldChar w:fldCharType="end"/>
        </w:r>
      </w:ins>
    </w:p>
    <w:p w14:paraId="584498DE" w14:textId="11E11E44" w:rsidR="007A7295" w:rsidRDefault="007A7295">
      <w:pPr>
        <w:pStyle w:val="TOC1"/>
        <w:tabs>
          <w:tab w:val="left" w:pos="960"/>
          <w:tab w:val="right" w:leader="dot" w:pos="8630"/>
        </w:tabs>
        <w:rPr>
          <w:ins w:id="110" w:author="Chris Satterlee" w:date="2022-02-27T17:51:00Z"/>
          <w:noProof/>
          <w:lang w:eastAsia="ja-JP"/>
        </w:rPr>
      </w:pPr>
      <w:ins w:id="111"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"_Toc96876734"</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8:</w:t>
        </w:r>
        <w:r>
          <w:rPr>
            <w:noProof/>
            <w:lang w:eastAsia="ja-JP"/>
          </w:rPr>
          <w:tab/>
        </w:r>
        <w:r w:rsidRPr="00B02266">
          <w:rPr>
            <w:rStyle w:val="Hyperlink"/>
            <w:noProof/>
          </w:rPr>
          <w:t>IC sockets</w:t>
        </w:r>
        <w:r>
          <w:rPr>
            <w:noProof/>
            <w:webHidden/>
          </w:rPr>
          <w:tab/>
        </w:r>
        <w:r>
          <w:rPr>
            <w:noProof/>
            <w:webHidden/>
          </w:rPr>
          <w:fldChar w:fldCharType="begin"/>
        </w:r>
        <w:r>
          <w:rPr>
            <w:noProof/>
            <w:webHidden/>
          </w:rPr>
          <w:instrText xml:space="preserve"> PAGEREF _Toc96876734 \h </w:instrText>
        </w:r>
        <w:r>
          <w:rPr>
            <w:noProof/>
            <w:webHidden/>
          </w:rPr>
        </w:r>
      </w:ins>
      <w:r>
        <w:rPr>
          <w:noProof/>
          <w:webHidden/>
        </w:rPr>
        <w:fldChar w:fldCharType="separate"/>
      </w:r>
      <w:ins w:id="112" w:author="Chris Satterlee" w:date="2022-02-27T17:51:00Z">
        <w:r>
          <w:rPr>
            <w:noProof/>
            <w:webHidden/>
          </w:rPr>
          <w:t>11</w:t>
        </w:r>
        <w:r>
          <w:rPr>
            <w:noProof/>
            <w:webHidden/>
          </w:rPr>
          <w:fldChar w:fldCharType="end"/>
        </w:r>
        <w:r w:rsidRPr="00B02266">
          <w:rPr>
            <w:rStyle w:val="Hyperlink"/>
            <w:noProof/>
          </w:rPr>
          <w:fldChar w:fldCharType="end"/>
        </w:r>
      </w:ins>
    </w:p>
    <w:p w14:paraId="5AA96BB1" w14:textId="0FD763B6" w:rsidR="007A7295" w:rsidRDefault="007A7295">
      <w:pPr>
        <w:pStyle w:val="TOC1"/>
        <w:tabs>
          <w:tab w:val="left" w:pos="960"/>
          <w:tab w:val="right" w:leader="dot" w:pos="8630"/>
        </w:tabs>
        <w:rPr>
          <w:ins w:id="113" w:author="Chris Satterlee" w:date="2022-02-27T17:51:00Z"/>
          <w:noProof/>
          <w:lang w:eastAsia="ja-JP"/>
        </w:rPr>
      </w:pPr>
      <w:ins w:id="114"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"_Toc96876735"</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9:</w:t>
        </w:r>
        <w:r>
          <w:rPr>
            <w:noProof/>
            <w:lang w:eastAsia="ja-JP"/>
          </w:rPr>
          <w:tab/>
        </w:r>
        <w:r w:rsidRPr="00B02266">
          <w:rPr>
            <w:rStyle w:val="Hyperlink"/>
            <w:noProof/>
          </w:rPr>
          <w:t>Horizontal shunt resistor</w:t>
        </w:r>
        <w:r>
          <w:rPr>
            <w:noProof/>
            <w:webHidden/>
          </w:rPr>
          <w:tab/>
        </w:r>
        <w:r>
          <w:rPr>
            <w:noProof/>
            <w:webHidden/>
          </w:rPr>
          <w:fldChar w:fldCharType="begin"/>
        </w:r>
        <w:r>
          <w:rPr>
            <w:noProof/>
            <w:webHidden/>
          </w:rPr>
          <w:instrText xml:space="preserve"> PAGEREF _Toc96876735 \h </w:instrText>
        </w:r>
        <w:r>
          <w:rPr>
            <w:noProof/>
            <w:webHidden/>
          </w:rPr>
        </w:r>
      </w:ins>
      <w:r>
        <w:rPr>
          <w:noProof/>
          <w:webHidden/>
        </w:rPr>
        <w:fldChar w:fldCharType="separate"/>
      </w:r>
      <w:ins w:id="115" w:author="Chris Satterlee" w:date="2022-02-27T17:51:00Z">
        <w:r>
          <w:rPr>
            <w:noProof/>
            <w:webHidden/>
          </w:rPr>
          <w:t>11</w:t>
        </w:r>
        <w:r>
          <w:rPr>
            <w:noProof/>
            <w:webHidden/>
          </w:rPr>
          <w:fldChar w:fldCharType="end"/>
        </w:r>
        <w:r w:rsidRPr="00B02266">
          <w:rPr>
            <w:rStyle w:val="Hyperlink"/>
            <w:noProof/>
          </w:rPr>
          <w:fldChar w:fldCharType="end"/>
        </w:r>
      </w:ins>
    </w:p>
    <w:p w14:paraId="3095467C" w14:textId="0379762E" w:rsidR="007A7295" w:rsidRDefault="007A7295">
      <w:pPr>
        <w:pStyle w:val="TOC1"/>
        <w:tabs>
          <w:tab w:val="left" w:pos="1200"/>
          <w:tab w:val="right" w:leader="dot" w:pos="8630"/>
        </w:tabs>
        <w:rPr>
          <w:ins w:id="116" w:author="Chris Satterlee" w:date="2022-02-27T17:51:00Z"/>
          <w:noProof/>
          <w:lang w:eastAsia="ja-JP"/>
        </w:rPr>
      </w:pPr>
      <w:ins w:id="117"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"_Toc96876736"</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10:</w:t>
        </w:r>
        <w:r>
          <w:rPr>
            <w:noProof/>
            <w:lang w:eastAsia="ja-JP"/>
          </w:rPr>
          <w:tab/>
        </w:r>
        <w:r w:rsidRPr="00B02266">
          <w:rPr>
            <w:rStyle w:val="Hyperlink"/>
            <w:noProof/>
          </w:rPr>
          <w:t>Stacking connectors and female header</w:t>
        </w:r>
        <w:r>
          <w:rPr>
            <w:noProof/>
            <w:webHidden/>
          </w:rPr>
          <w:tab/>
        </w:r>
        <w:r>
          <w:rPr>
            <w:noProof/>
            <w:webHidden/>
          </w:rPr>
          <w:fldChar w:fldCharType="begin"/>
        </w:r>
        <w:r>
          <w:rPr>
            <w:noProof/>
            <w:webHidden/>
          </w:rPr>
          <w:instrText xml:space="preserve"> PAGEREF _Toc96876736 \h </w:instrText>
        </w:r>
        <w:r>
          <w:rPr>
            <w:noProof/>
            <w:webHidden/>
          </w:rPr>
        </w:r>
      </w:ins>
      <w:r>
        <w:rPr>
          <w:noProof/>
          <w:webHidden/>
        </w:rPr>
        <w:fldChar w:fldCharType="separate"/>
      </w:r>
      <w:ins w:id="118" w:author="Chris Satterlee" w:date="2022-02-27T17:51:00Z">
        <w:r>
          <w:rPr>
            <w:noProof/>
            <w:webHidden/>
          </w:rPr>
          <w:t>12</w:t>
        </w:r>
        <w:r>
          <w:rPr>
            <w:noProof/>
            <w:webHidden/>
          </w:rPr>
          <w:fldChar w:fldCharType="end"/>
        </w:r>
        <w:r w:rsidRPr="00B02266">
          <w:rPr>
            <w:rStyle w:val="Hyperlink"/>
            <w:noProof/>
          </w:rPr>
          <w:fldChar w:fldCharType="end"/>
        </w:r>
      </w:ins>
    </w:p>
    <w:p w14:paraId="69BDCD13" w14:textId="022BC9E3" w:rsidR="007A7295" w:rsidRDefault="007A7295">
      <w:pPr>
        <w:pStyle w:val="TOC1"/>
        <w:tabs>
          <w:tab w:val="left" w:pos="1200"/>
          <w:tab w:val="right" w:leader="dot" w:pos="8630"/>
        </w:tabs>
        <w:rPr>
          <w:ins w:id="119" w:author="Chris Satterlee" w:date="2022-02-27T17:51:00Z"/>
          <w:noProof/>
          <w:lang w:eastAsia="ja-JP"/>
        </w:rPr>
      </w:pPr>
      <w:ins w:id="120"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"_Toc96876737"</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11:</w:t>
        </w:r>
        <w:r>
          <w:rPr>
            <w:noProof/>
            <w:lang w:eastAsia="ja-JP"/>
          </w:rPr>
          <w:tab/>
        </w:r>
        <w:r w:rsidRPr="00B02266">
          <w:rPr>
            <w:rStyle w:val="Hyperlink"/>
            <w:noProof/>
          </w:rPr>
          <w:t>DIP switch or jumper header</w:t>
        </w:r>
        <w:r>
          <w:rPr>
            <w:noProof/>
            <w:webHidden/>
          </w:rPr>
          <w:tab/>
        </w:r>
        <w:r>
          <w:rPr>
            <w:noProof/>
            <w:webHidden/>
          </w:rPr>
          <w:fldChar w:fldCharType="begin"/>
        </w:r>
        <w:r>
          <w:rPr>
            <w:noProof/>
            <w:webHidden/>
          </w:rPr>
          <w:instrText xml:space="preserve"> PAGEREF _Toc96876737 \h </w:instrText>
        </w:r>
        <w:r>
          <w:rPr>
            <w:noProof/>
            <w:webHidden/>
          </w:rPr>
        </w:r>
      </w:ins>
      <w:r>
        <w:rPr>
          <w:noProof/>
          <w:webHidden/>
        </w:rPr>
        <w:fldChar w:fldCharType="separate"/>
      </w:r>
      <w:ins w:id="121" w:author="Chris Satterlee" w:date="2022-02-27T17:51:00Z">
        <w:r>
          <w:rPr>
            <w:noProof/>
            <w:webHidden/>
          </w:rPr>
          <w:t>12</w:t>
        </w:r>
        <w:r>
          <w:rPr>
            <w:noProof/>
            <w:webHidden/>
          </w:rPr>
          <w:fldChar w:fldCharType="end"/>
        </w:r>
        <w:r w:rsidRPr="00B02266">
          <w:rPr>
            <w:rStyle w:val="Hyperlink"/>
            <w:noProof/>
          </w:rPr>
          <w:fldChar w:fldCharType="end"/>
        </w:r>
      </w:ins>
    </w:p>
    <w:p w14:paraId="31713D6D" w14:textId="3BD229A5" w:rsidR="007A7295" w:rsidRDefault="007A7295">
      <w:pPr>
        <w:pStyle w:val="TOC1"/>
        <w:tabs>
          <w:tab w:val="left" w:pos="1200"/>
          <w:tab w:val="right" w:leader="dot" w:pos="8630"/>
        </w:tabs>
        <w:rPr>
          <w:ins w:id="122" w:author="Chris Satterlee" w:date="2022-02-27T17:51:00Z"/>
          <w:noProof/>
          <w:lang w:eastAsia="ja-JP"/>
        </w:rPr>
      </w:pPr>
      <w:ins w:id="123"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"_Toc96876738"</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12:</w:t>
        </w:r>
        <w:r>
          <w:rPr>
            <w:noProof/>
            <w:lang w:eastAsia="ja-JP"/>
          </w:rPr>
          <w:tab/>
        </w:r>
        <w:r w:rsidRPr="00B02266">
          <w:rPr>
            <w:rStyle w:val="Hyperlink"/>
            <w:noProof/>
          </w:rPr>
          <w:t>Screw terminal blocks</w:t>
        </w:r>
        <w:r>
          <w:rPr>
            <w:noProof/>
            <w:webHidden/>
          </w:rPr>
          <w:tab/>
        </w:r>
        <w:r>
          <w:rPr>
            <w:noProof/>
            <w:webHidden/>
          </w:rPr>
          <w:fldChar w:fldCharType="begin"/>
        </w:r>
        <w:r>
          <w:rPr>
            <w:noProof/>
            <w:webHidden/>
          </w:rPr>
          <w:instrText xml:space="preserve"> PAGEREF _Toc96876738 \h </w:instrText>
        </w:r>
        <w:r>
          <w:rPr>
            <w:noProof/>
            <w:webHidden/>
          </w:rPr>
        </w:r>
      </w:ins>
      <w:r>
        <w:rPr>
          <w:noProof/>
          <w:webHidden/>
        </w:rPr>
        <w:fldChar w:fldCharType="separate"/>
      </w:r>
      <w:ins w:id="124" w:author="Chris Satterlee" w:date="2022-02-27T17:51:00Z">
        <w:r>
          <w:rPr>
            <w:noProof/>
            <w:webHidden/>
          </w:rPr>
          <w:t>13</w:t>
        </w:r>
        <w:r>
          <w:rPr>
            <w:noProof/>
            <w:webHidden/>
          </w:rPr>
          <w:fldChar w:fldCharType="end"/>
        </w:r>
        <w:r w:rsidRPr="00B02266">
          <w:rPr>
            <w:rStyle w:val="Hyperlink"/>
            <w:noProof/>
          </w:rPr>
          <w:fldChar w:fldCharType="end"/>
        </w:r>
      </w:ins>
    </w:p>
    <w:p w14:paraId="604E4B2C" w14:textId="202500C3" w:rsidR="007A7295" w:rsidRDefault="007A7295">
      <w:pPr>
        <w:pStyle w:val="TOC1"/>
        <w:tabs>
          <w:tab w:val="left" w:pos="1200"/>
          <w:tab w:val="right" w:leader="dot" w:pos="8630"/>
        </w:tabs>
        <w:rPr>
          <w:ins w:id="125" w:author="Chris Satterlee" w:date="2022-02-27T17:51:00Z"/>
          <w:noProof/>
          <w:lang w:eastAsia="ja-JP"/>
        </w:rPr>
      </w:pPr>
      <w:ins w:id="126"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"_Toc96876739"</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13:</w:t>
        </w:r>
        <w:r>
          <w:rPr>
            <w:noProof/>
            <w:lang w:eastAsia="ja-JP"/>
          </w:rPr>
          <w:tab/>
        </w:r>
        <w:r w:rsidRPr="00B02266">
          <w:rPr>
            <w:rStyle w:val="Hyperlink"/>
            <w:noProof/>
          </w:rPr>
          <w:t>Filter capacitors</w:t>
        </w:r>
        <w:r>
          <w:rPr>
            <w:noProof/>
            <w:webHidden/>
          </w:rPr>
          <w:tab/>
        </w:r>
        <w:r>
          <w:rPr>
            <w:noProof/>
            <w:webHidden/>
          </w:rPr>
          <w:fldChar w:fldCharType="begin"/>
        </w:r>
        <w:r>
          <w:rPr>
            <w:noProof/>
            <w:webHidden/>
          </w:rPr>
          <w:instrText xml:space="preserve"> PAGEREF _Toc96876739 \h </w:instrText>
        </w:r>
        <w:r>
          <w:rPr>
            <w:noProof/>
            <w:webHidden/>
          </w:rPr>
        </w:r>
      </w:ins>
      <w:r>
        <w:rPr>
          <w:noProof/>
          <w:webHidden/>
        </w:rPr>
        <w:fldChar w:fldCharType="separate"/>
      </w:r>
      <w:ins w:id="127" w:author="Chris Satterlee" w:date="2022-02-27T17:51:00Z">
        <w:r>
          <w:rPr>
            <w:noProof/>
            <w:webHidden/>
          </w:rPr>
          <w:t>14</w:t>
        </w:r>
        <w:r>
          <w:rPr>
            <w:noProof/>
            <w:webHidden/>
          </w:rPr>
          <w:fldChar w:fldCharType="end"/>
        </w:r>
        <w:r w:rsidRPr="00B02266">
          <w:rPr>
            <w:rStyle w:val="Hyperlink"/>
            <w:noProof/>
          </w:rPr>
          <w:fldChar w:fldCharType="end"/>
        </w:r>
      </w:ins>
    </w:p>
    <w:p w14:paraId="36A6C940" w14:textId="488532C8" w:rsidR="007A7295" w:rsidRDefault="007A7295">
      <w:pPr>
        <w:pStyle w:val="TOC1"/>
        <w:tabs>
          <w:tab w:val="left" w:pos="1200"/>
          <w:tab w:val="right" w:leader="dot" w:pos="8630"/>
        </w:tabs>
        <w:rPr>
          <w:ins w:id="128" w:author="Chris Satterlee" w:date="2022-02-27T17:51:00Z"/>
          <w:noProof/>
          <w:lang w:eastAsia="ja-JP"/>
        </w:rPr>
      </w:pPr>
      <w:ins w:id="129"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"_Toc96876740"</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14:</w:t>
        </w:r>
        <w:r>
          <w:rPr>
            <w:noProof/>
            <w:lang w:eastAsia="ja-JP"/>
          </w:rPr>
          <w:tab/>
        </w:r>
        <w:r w:rsidRPr="00B02266">
          <w:rPr>
            <w:rStyle w:val="Hyperlink"/>
            <w:noProof/>
          </w:rPr>
          <w:t>Bypass diode</w:t>
        </w:r>
        <w:r>
          <w:rPr>
            <w:noProof/>
            <w:webHidden/>
          </w:rPr>
          <w:tab/>
        </w:r>
        <w:r>
          <w:rPr>
            <w:noProof/>
            <w:webHidden/>
          </w:rPr>
          <w:fldChar w:fldCharType="begin"/>
        </w:r>
        <w:r>
          <w:rPr>
            <w:noProof/>
            <w:webHidden/>
          </w:rPr>
          <w:instrText xml:space="preserve"> PAGEREF _Toc96876740 \h </w:instrText>
        </w:r>
        <w:r>
          <w:rPr>
            <w:noProof/>
            <w:webHidden/>
          </w:rPr>
        </w:r>
      </w:ins>
      <w:r>
        <w:rPr>
          <w:noProof/>
          <w:webHidden/>
        </w:rPr>
        <w:fldChar w:fldCharType="separate"/>
      </w:r>
      <w:ins w:id="130" w:author="Chris Satterlee" w:date="2022-02-27T17:51:00Z">
        <w:r>
          <w:rPr>
            <w:noProof/>
            <w:webHidden/>
          </w:rPr>
          <w:t>15</w:t>
        </w:r>
        <w:r>
          <w:rPr>
            <w:noProof/>
            <w:webHidden/>
          </w:rPr>
          <w:fldChar w:fldCharType="end"/>
        </w:r>
        <w:r w:rsidRPr="00B02266">
          <w:rPr>
            <w:rStyle w:val="Hyperlink"/>
            <w:noProof/>
          </w:rPr>
          <w:fldChar w:fldCharType="end"/>
        </w:r>
      </w:ins>
    </w:p>
    <w:p w14:paraId="3783762A" w14:textId="134FAD94" w:rsidR="007A7295" w:rsidRDefault="007A7295">
      <w:pPr>
        <w:pStyle w:val="TOC1"/>
        <w:tabs>
          <w:tab w:val="left" w:pos="1200"/>
          <w:tab w:val="right" w:leader="dot" w:pos="8630"/>
        </w:tabs>
        <w:rPr>
          <w:ins w:id="131" w:author="Chris Satterlee" w:date="2022-02-27T17:51:00Z"/>
          <w:noProof/>
          <w:lang w:eastAsia="ja-JP"/>
        </w:rPr>
      </w:pPr>
      <w:ins w:id="132"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"_Toc96876741"</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15:</w:t>
        </w:r>
        <w:r>
          <w:rPr>
            <w:noProof/>
            <w:lang w:eastAsia="ja-JP"/>
          </w:rPr>
          <w:tab/>
        </w:r>
        <w:r w:rsidRPr="00B02266">
          <w:rPr>
            <w:rStyle w:val="Hyperlink"/>
            <w:noProof/>
          </w:rPr>
          <w:t>Solid-state relays</w:t>
        </w:r>
        <w:r>
          <w:rPr>
            <w:noProof/>
            <w:webHidden/>
          </w:rPr>
          <w:tab/>
        </w:r>
        <w:r>
          <w:rPr>
            <w:noProof/>
            <w:webHidden/>
          </w:rPr>
          <w:fldChar w:fldCharType="begin"/>
        </w:r>
        <w:r>
          <w:rPr>
            <w:noProof/>
            <w:webHidden/>
          </w:rPr>
          <w:instrText xml:space="preserve"> PAGEREF _Toc96876741 \h </w:instrText>
        </w:r>
        <w:r>
          <w:rPr>
            <w:noProof/>
            <w:webHidden/>
          </w:rPr>
        </w:r>
      </w:ins>
      <w:r>
        <w:rPr>
          <w:noProof/>
          <w:webHidden/>
        </w:rPr>
        <w:fldChar w:fldCharType="separate"/>
      </w:r>
      <w:ins w:id="133" w:author="Chris Satterlee" w:date="2022-02-27T17:51:00Z">
        <w:r>
          <w:rPr>
            <w:noProof/>
            <w:webHidden/>
          </w:rPr>
          <w:t>16</w:t>
        </w:r>
        <w:r>
          <w:rPr>
            <w:noProof/>
            <w:webHidden/>
          </w:rPr>
          <w:fldChar w:fldCharType="end"/>
        </w:r>
        <w:r w:rsidRPr="00B02266">
          <w:rPr>
            <w:rStyle w:val="Hyperlink"/>
            <w:noProof/>
          </w:rPr>
          <w:fldChar w:fldCharType="end"/>
        </w:r>
      </w:ins>
    </w:p>
    <w:p w14:paraId="495901E6" w14:textId="1674D3AC" w:rsidR="007A7295" w:rsidRDefault="007A7295">
      <w:pPr>
        <w:pStyle w:val="TOC1"/>
        <w:tabs>
          <w:tab w:val="left" w:pos="1200"/>
          <w:tab w:val="right" w:leader="dot" w:pos="8630"/>
        </w:tabs>
        <w:rPr>
          <w:ins w:id="134" w:author="Chris Satterlee" w:date="2022-02-27T17:51:00Z"/>
          <w:noProof/>
          <w:lang w:eastAsia="ja-JP"/>
        </w:rPr>
      </w:pPr>
      <w:ins w:id="135"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"_Toc96876742"</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16:</w:t>
        </w:r>
        <w:r>
          <w:rPr>
            <w:noProof/>
            <w:lang w:eastAsia="ja-JP"/>
          </w:rPr>
          <w:tab/>
        </w:r>
        <w:r w:rsidRPr="00B02266">
          <w:rPr>
            <w:rStyle w:val="Hyperlink"/>
            <w:noProof/>
          </w:rPr>
          <w:t>Load capacitors</w:t>
        </w:r>
        <w:r>
          <w:rPr>
            <w:noProof/>
            <w:webHidden/>
          </w:rPr>
          <w:tab/>
        </w:r>
        <w:r>
          <w:rPr>
            <w:noProof/>
            <w:webHidden/>
          </w:rPr>
          <w:fldChar w:fldCharType="begin"/>
        </w:r>
        <w:r>
          <w:rPr>
            <w:noProof/>
            <w:webHidden/>
          </w:rPr>
          <w:instrText xml:space="preserve"> PAGEREF _Toc96876742 \h </w:instrText>
        </w:r>
        <w:r>
          <w:rPr>
            <w:noProof/>
            <w:webHidden/>
          </w:rPr>
        </w:r>
      </w:ins>
      <w:r>
        <w:rPr>
          <w:noProof/>
          <w:webHidden/>
        </w:rPr>
        <w:fldChar w:fldCharType="separate"/>
      </w:r>
      <w:ins w:id="136" w:author="Chris Satterlee" w:date="2022-02-27T17:51:00Z">
        <w:r>
          <w:rPr>
            <w:noProof/>
            <w:webHidden/>
          </w:rPr>
          <w:t>17</w:t>
        </w:r>
        <w:r>
          <w:rPr>
            <w:noProof/>
            <w:webHidden/>
          </w:rPr>
          <w:fldChar w:fldCharType="end"/>
        </w:r>
        <w:r w:rsidRPr="00B02266">
          <w:rPr>
            <w:rStyle w:val="Hyperlink"/>
            <w:noProof/>
          </w:rPr>
          <w:fldChar w:fldCharType="end"/>
        </w:r>
      </w:ins>
    </w:p>
    <w:p w14:paraId="76AAA9D2" w14:textId="18408392" w:rsidR="007A7295" w:rsidRDefault="007A7295">
      <w:pPr>
        <w:pStyle w:val="TOC1"/>
        <w:tabs>
          <w:tab w:val="left" w:pos="1200"/>
          <w:tab w:val="right" w:leader="dot" w:pos="8630"/>
        </w:tabs>
        <w:rPr>
          <w:ins w:id="137" w:author="Chris Satterlee" w:date="2022-02-27T17:51:00Z"/>
          <w:noProof/>
          <w:lang w:eastAsia="ja-JP"/>
        </w:rPr>
      </w:pPr>
      <w:ins w:id="138"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"_Toc96876743"</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17:</w:t>
        </w:r>
        <w:r>
          <w:rPr>
            <w:noProof/>
            <w:lang w:eastAsia="ja-JP"/>
          </w:rPr>
          <w:tab/>
        </w:r>
        <w:r w:rsidRPr="00B02266">
          <w:rPr>
            <w:rStyle w:val="Hyperlink"/>
            <w:noProof/>
          </w:rPr>
          <w:t>Optionally clean flux residue from PCB</w:t>
        </w:r>
        <w:r>
          <w:rPr>
            <w:noProof/>
            <w:webHidden/>
          </w:rPr>
          <w:tab/>
        </w:r>
        <w:r>
          <w:rPr>
            <w:noProof/>
            <w:webHidden/>
          </w:rPr>
          <w:fldChar w:fldCharType="begin"/>
        </w:r>
        <w:r>
          <w:rPr>
            <w:noProof/>
            <w:webHidden/>
          </w:rPr>
          <w:instrText xml:space="preserve"> PAGEREF _Toc96876743 \h </w:instrText>
        </w:r>
        <w:r>
          <w:rPr>
            <w:noProof/>
            <w:webHidden/>
          </w:rPr>
        </w:r>
      </w:ins>
      <w:r>
        <w:rPr>
          <w:noProof/>
          <w:webHidden/>
        </w:rPr>
        <w:fldChar w:fldCharType="separate"/>
      </w:r>
      <w:ins w:id="139" w:author="Chris Satterlee" w:date="2022-02-27T17:51:00Z">
        <w:r>
          <w:rPr>
            <w:noProof/>
            <w:webHidden/>
          </w:rPr>
          <w:t>18</w:t>
        </w:r>
        <w:r>
          <w:rPr>
            <w:noProof/>
            <w:webHidden/>
          </w:rPr>
          <w:fldChar w:fldCharType="end"/>
        </w:r>
        <w:r w:rsidRPr="00B02266">
          <w:rPr>
            <w:rStyle w:val="Hyperlink"/>
            <w:noProof/>
          </w:rPr>
          <w:fldChar w:fldCharType="end"/>
        </w:r>
      </w:ins>
    </w:p>
    <w:p w14:paraId="0C41D241" w14:textId="459F118E" w:rsidR="007A7295" w:rsidRDefault="007A7295">
      <w:pPr>
        <w:pStyle w:val="TOC1"/>
        <w:tabs>
          <w:tab w:val="left" w:pos="1200"/>
          <w:tab w:val="right" w:leader="dot" w:pos="8630"/>
        </w:tabs>
        <w:rPr>
          <w:ins w:id="140" w:author="Chris Satterlee" w:date="2022-02-27T17:51:00Z"/>
          <w:noProof/>
          <w:lang w:eastAsia="ja-JP"/>
        </w:rPr>
      </w:pPr>
      <w:ins w:id="141"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"_Toc96876744"</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18:</w:t>
        </w:r>
        <w:r>
          <w:rPr>
            <w:noProof/>
            <w:lang w:eastAsia="ja-JP"/>
          </w:rPr>
          <w:tab/>
        </w:r>
        <w:r w:rsidRPr="00B02266">
          <w:rPr>
            <w:rStyle w:val="Hyperlink"/>
            <w:noProof/>
          </w:rPr>
          <w:t>Check for shorts</w:t>
        </w:r>
        <w:r>
          <w:rPr>
            <w:noProof/>
            <w:webHidden/>
          </w:rPr>
          <w:tab/>
        </w:r>
        <w:r>
          <w:rPr>
            <w:noProof/>
            <w:webHidden/>
          </w:rPr>
          <w:fldChar w:fldCharType="begin"/>
        </w:r>
        <w:r>
          <w:rPr>
            <w:noProof/>
            <w:webHidden/>
          </w:rPr>
          <w:instrText xml:space="preserve"> PAGEREF _Toc96876744 \h </w:instrText>
        </w:r>
        <w:r>
          <w:rPr>
            <w:noProof/>
            <w:webHidden/>
          </w:rPr>
        </w:r>
      </w:ins>
      <w:r>
        <w:rPr>
          <w:noProof/>
          <w:webHidden/>
        </w:rPr>
        <w:fldChar w:fldCharType="separate"/>
      </w:r>
      <w:ins w:id="142" w:author="Chris Satterlee" w:date="2022-02-27T17:51:00Z">
        <w:r>
          <w:rPr>
            <w:noProof/>
            <w:webHidden/>
          </w:rPr>
          <w:t>18</w:t>
        </w:r>
        <w:r>
          <w:rPr>
            <w:noProof/>
            <w:webHidden/>
          </w:rPr>
          <w:fldChar w:fldCharType="end"/>
        </w:r>
        <w:r w:rsidRPr="00B02266">
          <w:rPr>
            <w:rStyle w:val="Hyperlink"/>
            <w:noProof/>
          </w:rPr>
          <w:fldChar w:fldCharType="end"/>
        </w:r>
      </w:ins>
    </w:p>
    <w:p w14:paraId="542BCFEB" w14:textId="5C35791D" w:rsidR="007A7295" w:rsidRDefault="007A7295">
      <w:pPr>
        <w:pStyle w:val="TOC1"/>
        <w:tabs>
          <w:tab w:val="left" w:pos="1200"/>
          <w:tab w:val="right" w:leader="dot" w:pos="8630"/>
        </w:tabs>
        <w:rPr>
          <w:ins w:id="143" w:author="Chris Satterlee" w:date="2022-02-27T17:51:00Z"/>
          <w:noProof/>
          <w:lang w:eastAsia="ja-JP"/>
        </w:rPr>
      </w:pPr>
      <w:ins w:id="144"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"_Toc96876745"</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19:</w:t>
        </w:r>
        <w:r>
          <w:rPr>
            <w:noProof/>
            <w:lang w:eastAsia="ja-JP"/>
          </w:rPr>
          <w:tab/>
        </w:r>
        <w:r w:rsidRPr="00B02266">
          <w:rPr>
            <w:rStyle w:val="Hyperlink"/>
            <w:noProof/>
          </w:rPr>
          <w:t>Insert ICs</w:t>
        </w:r>
        <w:r>
          <w:rPr>
            <w:noProof/>
            <w:webHidden/>
          </w:rPr>
          <w:tab/>
        </w:r>
        <w:r>
          <w:rPr>
            <w:noProof/>
            <w:webHidden/>
          </w:rPr>
          <w:fldChar w:fldCharType="begin"/>
        </w:r>
        <w:r>
          <w:rPr>
            <w:noProof/>
            <w:webHidden/>
          </w:rPr>
          <w:instrText xml:space="preserve"> PAGEREF _Toc96876745 \h </w:instrText>
        </w:r>
        <w:r>
          <w:rPr>
            <w:noProof/>
            <w:webHidden/>
          </w:rPr>
        </w:r>
      </w:ins>
      <w:r>
        <w:rPr>
          <w:noProof/>
          <w:webHidden/>
        </w:rPr>
        <w:fldChar w:fldCharType="separate"/>
      </w:r>
      <w:ins w:id="145" w:author="Chris Satterlee" w:date="2022-02-27T17:51:00Z">
        <w:r>
          <w:rPr>
            <w:noProof/>
            <w:webHidden/>
          </w:rPr>
          <w:t>19</w:t>
        </w:r>
        <w:r>
          <w:rPr>
            <w:noProof/>
            <w:webHidden/>
          </w:rPr>
          <w:fldChar w:fldCharType="end"/>
        </w:r>
        <w:r w:rsidRPr="00B02266">
          <w:rPr>
            <w:rStyle w:val="Hyperlink"/>
            <w:noProof/>
          </w:rPr>
          <w:fldChar w:fldCharType="end"/>
        </w:r>
      </w:ins>
    </w:p>
    <w:p w14:paraId="2FD44F13" w14:textId="2515E3DD" w:rsidR="007A7295" w:rsidRDefault="007A7295">
      <w:pPr>
        <w:pStyle w:val="TOC1"/>
        <w:tabs>
          <w:tab w:val="left" w:pos="1200"/>
          <w:tab w:val="right" w:leader="dot" w:pos="8630"/>
        </w:tabs>
        <w:rPr>
          <w:ins w:id="146" w:author="Chris Satterlee" w:date="2022-02-27T17:51:00Z"/>
          <w:noProof/>
          <w:lang w:eastAsia="ja-JP"/>
        </w:rPr>
      </w:pPr>
      <w:ins w:id="147"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"_Toc96876746"</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20:</w:t>
        </w:r>
        <w:r>
          <w:rPr>
            <w:noProof/>
            <w:lang w:eastAsia="ja-JP"/>
          </w:rPr>
          <w:tab/>
        </w:r>
        <w:r w:rsidRPr="00B02266">
          <w:rPr>
            <w:rStyle w:val="Hyperlink"/>
            <w:noProof/>
          </w:rPr>
          <w:t>Prepare load circuit wires</w:t>
        </w:r>
        <w:r>
          <w:rPr>
            <w:noProof/>
            <w:webHidden/>
          </w:rPr>
          <w:tab/>
        </w:r>
        <w:r>
          <w:rPr>
            <w:noProof/>
            <w:webHidden/>
          </w:rPr>
          <w:fldChar w:fldCharType="begin"/>
        </w:r>
        <w:r>
          <w:rPr>
            <w:noProof/>
            <w:webHidden/>
          </w:rPr>
          <w:instrText xml:space="preserve"> PAGEREF _Toc96876746 \h </w:instrText>
        </w:r>
        <w:r>
          <w:rPr>
            <w:noProof/>
            <w:webHidden/>
          </w:rPr>
        </w:r>
      </w:ins>
      <w:r>
        <w:rPr>
          <w:noProof/>
          <w:webHidden/>
        </w:rPr>
        <w:fldChar w:fldCharType="separate"/>
      </w:r>
      <w:ins w:id="148" w:author="Chris Satterlee" w:date="2022-02-27T17:51:00Z">
        <w:r>
          <w:rPr>
            <w:noProof/>
            <w:webHidden/>
          </w:rPr>
          <w:t>19</w:t>
        </w:r>
        <w:r>
          <w:rPr>
            <w:noProof/>
            <w:webHidden/>
          </w:rPr>
          <w:fldChar w:fldCharType="end"/>
        </w:r>
        <w:r w:rsidRPr="00B02266">
          <w:rPr>
            <w:rStyle w:val="Hyperlink"/>
            <w:noProof/>
          </w:rPr>
          <w:fldChar w:fldCharType="end"/>
        </w:r>
      </w:ins>
    </w:p>
    <w:p w14:paraId="7EEA6A89" w14:textId="33B68CDB" w:rsidR="007A7295" w:rsidRDefault="007A7295">
      <w:pPr>
        <w:pStyle w:val="TOC1"/>
        <w:tabs>
          <w:tab w:val="left" w:pos="1200"/>
          <w:tab w:val="right" w:leader="dot" w:pos="8630"/>
        </w:tabs>
        <w:rPr>
          <w:ins w:id="149" w:author="Chris Satterlee" w:date="2022-02-27T17:51:00Z"/>
          <w:noProof/>
          <w:lang w:eastAsia="ja-JP"/>
        </w:rPr>
      </w:pPr>
      <w:ins w:id="150"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"_Toc96876747"</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21:</w:t>
        </w:r>
        <w:r>
          <w:rPr>
            <w:noProof/>
            <w:lang w:eastAsia="ja-JP"/>
          </w:rPr>
          <w:tab/>
        </w:r>
        <w:r w:rsidRPr="00B02266">
          <w:rPr>
            <w:rStyle w:val="Hyperlink"/>
            <w:noProof/>
          </w:rPr>
          <w:t>Make load circuit connections</w:t>
        </w:r>
        <w:r>
          <w:rPr>
            <w:noProof/>
            <w:webHidden/>
          </w:rPr>
          <w:tab/>
        </w:r>
        <w:r>
          <w:rPr>
            <w:noProof/>
            <w:webHidden/>
          </w:rPr>
          <w:fldChar w:fldCharType="begin"/>
        </w:r>
        <w:r>
          <w:rPr>
            <w:noProof/>
            <w:webHidden/>
          </w:rPr>
          <w:instrText xml:space="preserve"> PAGEREF _Toc96876747 \h </w:instrText>
        </w:r>
        <w:r>
          <w:rPr>
            <w:noProof/>
            <w:webHidden/>
          </w:rPr>
        </w:r>
      </w:ins>
      <w:r>
        <w:rPr>
          <w:noProof/>
          <w:webHidden/>
        </w:rPr>
        <w:fldChar w:fldCharType="separate"/>
      </w:r>
      <w:ins w:id="151" w:author="Chris Satterlee" w:date="2022-02-27T17:51:00Z">
        <w:r>
          <w:rPr>
            <w:noProof/>
            <w:webHidden/>
          </w:rPr>
          <w:t>20</w:t>
        </w:r>
        <w:r>
          <w:rPr>
            <w:noProof/>
            <w:webHidden/>
          </w:rPr>
          <w:fldChar w:fldCharType="end"/>
        </w:r>
        <w:r w:rsidRPr="00B02266">
          <w:rPr>
            <w:rStyle w:val="Hyperlink"/>
            <w:noProof/>
          </w:rPr>
          <w:fldChar w:fldCharType="end"/>
        </w:r>
      </w:ins>
    </w:p>
    <w:p w14:paraId="0205F36C" w14:textId="396B4CA9" w:rsidR="007A7295" w:rsidRDefault="007A7295">
      <w:pPr>
        <w:pStyle w:val="TOC1"/>
        <w:tabs>
          <w:tab w:val="left" w:pos="1200"/>
          <w:tab w:val="right" w:leader="dot" w:pos="8630"/>
        </w:tabs>
        <w:rPr>
          <w:ins w:id="152" w:author="Chris Satterlee" w:date="2022-02-27T17:51:00Z"/>
          <w:noProof/>
          <w:lang w:eastAsia="ja-JP"/>
        </w:rPr>
      </w:pPr>
      <w:ins w:id="153"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"_Toc96876748"</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22:</w:t>
        </w:r>
        <w:r>
          <w:rPr>
            <w:noProof/>
            <w:lang w:eastAsia="ja-JP"/>
          </w:rPr>
          <w:tab/>
        </w:r>
        <w:r w:rsidRPr="00B02266">
          <w:rPr>
            <w:rStyle w:val="Hyperlink"/>
            <w:noProof/>
          </w:rPr>
          <w:t>Check all off-PCB connections</w:t>
        </w:r>
        <w:r>
          <w:rPr>
            <w:noProof/>
            <w:webHidden/>
          </w:rPr>
          <w:tab/>
        </w:r>
        <w:r>
          <w:rPr>
            <w:noProof/>
            <w:webHidden/>
          </w:rPr>
          <w:fldChar w:fldCharType="begin"/>
        </w:r>
        <w:r>
          <w:rPr>
            <w:noProof/>
            <w:webHidden/>
          </w:rPr>
          <w:instrText xml:space="preserve"> PAGEREF _Toc96876748 \h </w:instrText>
        </w:r>
        <w:r>
          <w:rPr>
            <w:noProof/>
            <w:webHidden/>
          </w:rPr>
        </w:r>
      </w:ins>
      <w:r>
        <w:rPr>
          <w:noProof/>
          <w:webHidden/>
        </w:rPr>
        <w:fldChar w:fldCharType="separate"/>
      </w:r>
      <w:ins w:id="154" w:author="Chris Satterlee" w:date="2022-02-27T17:51:00Z">
        <w:r>
          <w:rPr>
            <w:noProof/>
            <w:webHidden/>
          </w:rPr>
          <w:t>22</w:t>
        </w:r>
        <w:r>
          <w:rPr>
            <w:noProof/>
            <w:webHidden/>
          </w:rPr>
          <w:fldChar w:fldCharType="end"/>
        </w:r>
        <w:r w:rsidRPr="00B02266">
          <w:rPr>
            <w:rStyle w:val="Hyperlink"/>
            <w:noProof/>
          </w:rPr>
          <w:fldChar w:fldCharType="end"/>
        </w:r>
      </w:ins>
    </w:p>
    <w:p w14:paraId="39582E35" w14:textId="346AFE3C" w:rsidR="007A7295" w:rsidRDefault="007A7295">
      <w:pPr>
        <w:pStyle w:val="TOC1"/>
        <w:tabs>
          <w:tab w:val="left" w:pos="1200"/>
          <w:tab w:val="right" w:leader="dot" w:pos="8630"/>
        </w:tabs>
        <w:rPr>
          <w:ins w:id="155" w:author="Chris Satterlee" w:date="2022-02-27T17:51:00Z"/>
          <w:noProof/>
          <w:lang w:eastAsia="ja-JP"/>
        </w:rPr>
      </w:pPr>
      <w:ins w:id="156"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"_Toc96876749"</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23:</w:t>
        </w:r>
        <w:r>
          <w:rPr>
            <w:noProof/>
            <w:lang w:eastAsia="ja-JP"/>
          </w:rPr>
          <w:tab/>
        </w:r>
        <w:r w:rsidRPr="00B02266">
          <w:rPr>
            <w:rStyle w:val="Hyperlink"/>
            <w:noProof/>
          </w:rPr>
          <w:t>Mate PCB with Arduino</w:t>
        </w:r>
        <w:r>
          <w:rPr>
            <w:noProof/>
            <w:webHidden/>
          </w:rPr>
          <w:tab/>
        </w:r>
        <w:r>
          <w:rPr>
            <w:noProof/>
            <w:webHidden/>
          </w:rPr>
          <w:fldChar w:fldCharType="begin"/>
        </w:r>
        <w:r>
          <w:rPr>
            <w:noProof/>
            <w:webHidden/>
          </w:rPr>
          <w:instrText xml:space="preserve"> PAGEREF _Toc96876749 \h </w:instrText>
        </w:r>
        <w:r>
          <w:rPr>
            <w:noProof/>
            <w:webHidden/>
          </w:rPr>
        </w:r>
      </w:ins>
      <w:r>
        <w:rPr>
          <w:noProof/>
          <w:webHidden/>
        </w:rPr>
        <w:fldChar w:fldCharType="separate"/>
      </w:r>
      <w:ins w:id="157" w:author="Chris Satterlee" w:date="2022-02-27T17:51:00Z">
        <w:r>
          <w:rPr>
            <w:noProof/>
            <w:webHidden/>
          </w:rPr>
          <w:t>22</w:t>
        </w:r>
        <w:r>
          <w:rPr>
            <w:noProof/>
            <w:webHidden/>
          </w:rPr>
          <w:fldChar w:fldCharType="end"/>
        </w:r>
        <w:r w:rsidRPr="00B02266">
          <w:rPr>
            <w:rStyle w:val="Hyperlink"/>
            <w:noProof/>
          </w:rPr>
          <w:fldChar w:fldCharType="end"/>
        </w:r>
      </w:ins>
    </w:p>
    <w:p w14:paraId="06F17509" w14:textId="0BF8A41B" w:rsidR="007A7295" w:rsidRDefault="007A7295">
      <w:pPr>
        <w:pStyle w:val="TOC1"/>
        <w:tabs>
          <w:tab w:val="left" w:pos="1200"/>
          <w:tab w:val="right" w:leader="dot" w:pos="8630"/>
        </w:tabs>
        <w:rPr>
          <w:ins w:id="158" w:author="Chris Satterlee" w:date="2022-02-27T17:51:00Z"/>
          <w:noProof/>
          <w:lang w:eastAsia="ja-JP"/>
        </w:rPr>
      </w:pPr>
      <w:ins w:id="159"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"_Toc96876750"</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24:</w:t>
        </w:r>
        <w:r>
          <w:rPr>
            <w:noProof/>
            <w:lang w:eastAsia="ja-JP"/>
          </w:rPr>
          <w:tab/>
        </w:r>
        <w:r w:rsidRPr="00B02266">
          <w:rPr>
            <w:rStyle w:val="Hyperlink"/>
            <w:noProof/>
          </w:rPr>
          <w:t>Smoke test</w:t>
        </w:r>
        <w:r>
          <w:rPr>
            <w:noProof/>
            <w:webHidden/>
          </w:rPr>
          <w:tab/>
        </w:r>
        <w:r>
          <w:rPr>
            <w:noProof/>
            <w:webHidden/>
          </w:rPr>
          <w:fldChar w:fldCharType="begin"/>
        </w:r>
        <w:r>
          <w:rPr>
            <w:noProof/>
            <w:webHidden/>
          </w:rPr>
          <w:instrText xml:space="preserve"> PAGEREF _Toc96876750 \h </w:instrText>
        </w:r>
        <w:r>
          <w:rPr>
            <w:noProof/>
            <w:webHidden/>
          </w:rPr>
        </w:r>
      </w:ins>
      <w:r>
        <w:rPr>
          <w:noProof/>
          <w:webHidden/>
        </w:rPr>
        <w:fldChar w:fldCharType="separate"/>
      </w:r>
      <w:ins w:id="160" w:author="Chris Satterlee" w:date="2022-02-27T17:51:00Z">
        <w:r>
          <w:rPr>
            <w:noProof/>
            <w:webHidden/>
          </w:rPr>
          <w:t>23</w:t>
        </w:r>
        <w:r>
          <w:rPr>
            <w:noProof/>
            <w:webHidden/>
          </w:rPr>
          <w:fldChar w:fldCharType="end"/>
        </w:r>
        <w:r w:rsidRPr="00B02266">
          <w:rPr>
            <w:rStyle w:val="Hyperlink"/>
            <w:noProof/>
          </w:rPr>
          <w:fldChar w:fldCharType="end"/>
        </w:r>
      </w:ins>
    </w:p>
    <w:p w14:paraId="78239336" w14:textId="7418F2A6" w:rsidR="007A7295" w:rsidRDefault="007A7295">
      <w:pPr>
        <w:pStyle w:val="TOC1"/>
        <w:tabs>
          <w:tab w:val="left" w:pos="1200"/>
          <w:tab w:val="right" w:leader="dot" w:pos="8630"/>
        </w:tabs>
        <w:rPr>
          <w:ins w:id="161" w:author="Chris Satterlee" w:date="2022-02-27T17:51:00Z"/>
          <w:noProof/>
          <w:lang w:eastAsia="ja-JP"/>
        </w:rPr>
      </w:pPr>
      <w:ins w:id="162"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"_Toc96876751"</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25:</w:t>
        </w:r>
        <w:r>
          <w:rPr>
            <w:noProof/>
            <w:lang w:eastAsia="ja-JP"/>
          </w:rPr>
          <w:tab/>
        </w:r>
        <w:r w:rsidRPr="00B02266">
          <w:rPr>
            <w:rStyle w:val="Hyperlink"/>
            <w:noProof/>
          </w:rPr>
          <w:t>Load Arduino sketch</w:t>
        </w:r>
        <w:r>
          <w:rPr>
            <w:noProof/>
            <w:webHidden/>
          </w:rPr>
          <w:tab/>
        </w:r>
        <w:r>
          <w:rPr>
            <w:noProof/>
            <w:webHidden/>
          </w:rPr>
          <w:fldChar w:fldCharType="begin"/>
        </w:r>
        <w:r>
          <w:rPr>
            <w:noProof/>
            <w:webHidden/>
          </w:rPr>
          <w:instrText xml:space="preserve"> PAGEREF _Toc96876751 \h </w:instrText>
        </w:r>
        <w:r>
          <w:rPr>
            <w:noProof/>
            <w:webHidden/>
          </w:rPr>
        </w:r>
      </w:ins>
      <w:r>
        <w:rPr>
          <w:noProof/>
          <w:webHidden/>
        </w:rPr>
        <w:fldChar w:fldCharType="separate"/>
      </w:r>
      <w:ins w:id="163" w:author="Chris Satterlee" w:date="2022-02-27T17:51:00Z">
        <w:r>
          <w:rPr>
            <w:noProof/>
            <w:webHidden/>
          </w:rPr>
          <w:t>23</w:t>
        </w:r>
        <w:r>
          <w:rPr>
            <w:noProof/>
            <w:webHidden/>
          </w:rPr>
          <w:fldChar w:fldCharType="end"/>
        </w:r>
        <w:r w:rsidRPr="00B02266">
          <w:rPr>
            <w:rStyle w:val="Hyperlink"/>
            <w:noProof/>
          </w:rPr>
          <w:fldChar w:fldCharType="end"/>
        </w:r>
      </w:ins>
    </w:p>
    <w:p w14:paraId="07D3809F" w14:textId="5144DAA0" w:rsidR="007A7295" w:rsidRDefault="007A7295">
      <w:pPr>
        <w:pStyle w:val="TOC1"/>
        <w:tabs>
          <w:tab w:val="left" w:pos="1200"/>
          <w:tab w:val="right" w:leader="dot" w:pos="8630"/>
        </w:tabs>
        <w:rPr>
          <w:ins w:id="164" w:author="Chris Satterlee" w:date="2022-02-27T17:51:00Z"/>
          <w:noProof/>
          <w:lang w:eastAsia="ja-JP"/>
        </w:rPr>
      </w:pPr>
      <w:ins w:id="165"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"_Toc96876752"</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26:</w:t>
        </w:r>
        <w:r>
          <w:rPr>
            <w:noProof/>
            <w:lang w:eastAsia="ja-JP"/>
          </w:rPr>
          <w:tab/>
        </w:r>
        <w:r w:rsidRPr="00B02266">
          <w:rPr>
            <w:rStyle w:val="Hyperlink"/>
            <w:noProof/>
          </w:rPr>
          <w:t>Connect via IV Swinger 2 app</w:t>
        </w:r>
        <w:r>
          <w:rPr>
            <w:noProof/>
            <w:webHidden/>
          </w:rPr>
          <w:tab/>
        </w:r>
        <w:r>
          <w:rPr>
            <w:noProof/>
            <w:webHidden/>
          </w:rPr>
          <w:fldChar w:fldCharType="begin"/>
        </w:r>
        <w:r>
          <w:rPr>
            <w:noProof/>
            <w:webHidden/>
          </w:rPr>
          <w:instrText xml:space="preserve"> PAGEREF _Toc96876752 \h </w:instrText>
        </w:r>
        <w:r>
          <w:rPr>
            <w:noProof/>
            <w:webHidden/>
          </w:rPr>
        </w:r>
      </w:ins>
      <w:r>
        <w:rPr>
          <w:noProof/>
          <w:webHidden/>
        </w:rPr>
        <w:fldChar w:fldCharType="separate"/>
      </w:r>
      <w:ins w:id="166" w:author="Chris Satterlee" w:date="2022-02-27T17:51:00Z">
        <w:r>
          <w:rPr>
            <w:noProof/>
            <w:webHidden/>
          </w:rPr>
          <w:t>24</w:t>
        </w:r>
        <w:r>
          <w:rPr>
            <w:noProof/>
            <w:webHidden/>
          </w:rPr>
          <w:fldChar w:fldCharType="end"/>
        </w:r>
        <w:r w:rsidRPr="00B02266">
          <w:rPr>
            <w:rStyle w:val="Hyperlink"/>
            <w:noProof/>
          </w:rPr>
          <w:fldChar w:fldCharType="end"/>
        </w:r>
      </w:ins>
    </w:p>
    <w:p w14:paraId="57FA0CEE" w14:textId="3FC2D6F8" w:rsidR="007A7295" w:rsidRDefault="007A7295">
      <w:pPr>
        <w:pStyle w:val="TOC1"/>
        <w:tabs>
          <w:tab w:val="left" w:pos="1200"/>
          <w:tab w:val="right" w:leader="dot" w:pos="8630"/>
        </w:tabs>
        <w:rPr>
          <w:ins w:id="167" w:author="Chris Satterlee" w:date="2022-02-27T17:51:00Z"/>
          <w:noProof/>
          <w:lang w:eastAsia="ja-JP"/>
        </w:rPr>
      </w:pPr>
      <w:ins w:id="168"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"_Toc96876753"</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27:</w:t>
        </w:r>
        <w:r>
          <w:rPr>
            <w:noProof/>
            <w:lang w:eastAsia="ja-JP"/>
          </w:rPr>
          <w:tab/>
        </w:r>
        <w:r w:rsidRPr="00B02266">
          <w:rPr>
            <w:rStyle w:val="Hyperlink"/>
            <w:noProof/>
          </w:rPr>
          <w:t>Apply resistor calibration</w:t>
        </w:r>
        <w:r>
          <w:rPr>
            <w:noProof/>
            <w:webHidden/>
          </w:rPr>
          <w:tab/>
        </w:r>
        <w:r>
          <w:rPr>
            <w:noProof/>
            <w:webHidden/>
          </w:rPr>
          <w:fldChar w:fldCharType="begin"/>
        </w:r>
        <w:r>
          <w:rPr>
            <w:noProof/>
            <w:webHidden/>
          </w:rPr>
          <w:instrText xml:space="preserve"> PAGEREF _Toc96876753 \h </w:instrText>
        </w:r>
        <w:r>
          <w:rPr>
            <w:noProof/>
            <w:webHidden/>
          </w:rPr>
        </w:r>
      </w:ins>
      <w:r>
        <w:rPr>
          <w:noProof/>
          <w:webHidden/>
        </w:rPr>
        <w:fldChar w:fldCharType="separate"/>
      </w:r>
      <w:ins w:id="169" w:author="Chris Satterlee" w:date="2022-02-27T17:51:00Z">
        <w:r>
          <w:rPr>
            <w:noProof/>
            <w:webHidden/>
          </w:rPr>
          <w:t>25</w:t>
        </w:r>
        <w:r>
          <w:rPr>
            <w:noProof/>
            <w:webHidden/>
          </w:rPr>
          <w:fldChar w:fldCharType="end"/>
        </w:r>
        <w:r w:rsidRPr="00B02266">
          <w:rPr>
            <w:rStyle w:val="Hyperlink"/>
            <w:noProof/>
          </w:rPr>
          <w:fldChar w:fldCharType="end"/>
        </w:r>
      </w:ins>
    </w:p>
    <w:p w14:paraId="2ECEF701" w14:textId="5B05F473" w:rsidR="007A7295" w:rsidRDefault="007A7295">
      <w:pPr>
        <w:pStyle w:val="TOC1"/>
        <w:tabs>
          <w:tab w:val="left" w:pos="1200"/>
          <w:tab w:val="right" w:leader="dot" w:pos="8630"/>
        </w:tabs>
        <w:rPr>
          <w:ins w:id="170" w:author="Chris Satterlee" w:date="2022-02-27T17:51:00Z"/>
          <w:noProof/>
          <w:lang w:eastAsia="ja-JP"/>
        </w:rPr>
      </w:pPr>
      <w:ins w:id="171"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"_Toc96876754"</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28:</w:t>
        </w:r>
        <w:r>
          <w:rPr>
            <w:noProof/>
            <w:lang w:eastAsia="ja-JP"/>
          </w:rPr>
          <w:tab/>
        </w:r>
        <w:r w:rsidRPr="00B02266">
          <w:rPr>
            <w:rStyle w:val="Hyperlink"/>
            <w:noProof/>
          </w:rPr>
          <w:t>Sanity tests</w:t>
        </w:r>
        <w:r>
          <w:rPr>
            <w:noProof/>
            <w:webHidden/>
          </w:rPr>
          <w:tab/>
        </w:r>
        <w:r>
          <w:rPr>
            <w:noProof/>
            <w:webHidden/>
          </w:rPr>
          <w:fldChar w:fldCharType="begin"/>
        </w:r>
        <w:r>
          <w:rPr>
            <w:noProof/>
            <w:webHidden/>
          </w:rPr>
          <w:instrText xml:space="preserve"> PAGEREF _Toc96876754 \h </w:instrText>
        </w:r>
        <w:r>
          <w:rPr>
            <w:noProof/>
            <w:webHidden/>
          </w:rPr>
        </w:r>
      </w:ins>
      <w:r>
        <w:rPr>
          <w:noProof/>
          <w:webHidden/>
        </w:rPr>
        <w:fldChar w:fldCharType="separate"/>
      </w:r>
      <w:ins w:id="172" w:author="Chris Satterlee" w:date="2022-02-27T17:51:00Z">
        <w:r>
          <w:rPr>
            <w:noProof/>
            <w:webHidden/>
          </w:rPr>
          <w:t>25</w:t>
        </w:r>
        <w:r>
          <w:rPr>
            <w:noProof/>
            <w:webHidden/>
          </w:rPr>
          <w:fldChar w:fldCharType="end"/>
        </w:r>
        <w:r w:rsidRPr="00B02266">
          <w:rPr>
            <w:rStyle w:val="Hyperlink"/>
            <w:noProof/>
          </w:rPr>
          <w:fldChar w:fldCharType="end"/>
        </w:r>
      </w:ins>
    </w:p>
    <w:p w14:paraId="54E6B475" w14:textId="019521E7" w:rsidR="007A7295" w:rsidRDefault="007A7295">
      <w:pPr>
        <w:pStyle w:val="TOC1"/>
        <w:tabs>
          <w:tab w:val="left" w:pos="1200"/>
          <w:tab w:val="right" w:leader="dot" w:pos="8630"/>
        </w:tabs>
        <w:rPr>
          <w:ins w:id="173" w:author="Chris Satterlee" w:date="2022-02-27T17:51:00Z"/>
          <w:noProof/>
          <w:lang w:eastAsia="ja-JP"/>
        </w:rPr>
      </w:pPr>
      <w:ins w:id="174"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"_Toc96876755"</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29:</w:t>
        </w:r>
        <w:r>
          <w:rPr>
            <w:noProof/>
            <w:lang w:eastAsia="ja-JP"/>
          </w:rPr>
          <w:tab/>
        </w:r>
        <w:r w:rsidRPr="00B02266">
          <w:rPr>
            <w:rStyle w:val="Hyperlink"/>
            <w:noProof/>
          </w:rPr>
          <w:t>Prepare for case and final assembly</w:t>
        </w:r>
        <w:r>
          <w:rPr>
            <w:noProof/>
            <w:webHidden/>
          </w:rPr>
          <w:tab/>
        </w:r>
        <w:r>
          <w:rPr>
            <w:noProof/>
            <w:webHidden/>
          </w:rPr>
          <w:fldChar w:fldCharType="begin"/>
        </w:r>
        <w:r>
          <w:rPr>
            <w:noProof/>
            <w:webHidden/>
          </w:rPr>
          <w:instrText xml:space="preserve"> PAGEREF _Toc96876755 \h </w:instrText>
        </w:r>
        <w:r>
          <w:rPr>
            <w:noProof/>
            <w:webHidden/>
          </w:rPr>
        </w:r>
      </w:ins>
      <w:r>
        <w:rPr>
          <w:noProof/>
          <w:webHidden/>
        </w:rPr>
        <w:fldChar w:fldCharType="separate"/>
      </w:r>
      <w:ins w:id="175" w:author="Chris Satterlee" w:date="2022-02-27T17:51:00Z">
        <w:r>
          <w:rPr>
            <w:noProof/>
            <w:webHidden/>
          </w:rPr>
          <w:t>27</w:t>
        </w:r>
        <w:r>
          <w:rPr>
            <w:noProof/>
            <w:webHidden/>
          </w:rPr>
          <w:fldChar w:fldCharType="end"/>
        </w:r>
        <w:r w:rsidRPr="00B02266">
          <w:rPr>
            <w:rStyle w:val="Hyperlink"/>
            <w:noProof/>
          </w:rPr>
          <w:fldChar w:fldCharType="end"/>
        </w:r>
      </w:ins>
    </w:p>
    <w:p w14:paraId="31A5D734" w14:textId="00F7CA41" w:rsidR="007A7295" w:rsidRDefault="007A7295">
      <w:pPr>
        <w:pStyle w:val="TOC1"/>
        <w:tabs>
          <w:tab w:val="left" w:pos="1200"/>
          <w:tab w:val="right" w:leader="dot" w:pos="8630"/>
        </w:tabs>
        <w:rPr>
          <w:ins w:id="176" w:author="Chris Satterlee" w:date="2022-02-27T17:51:00Z"/>
          <w:noProof/>
          <w:lang w:eastAsia="ja-JP"/>
        </w:rPr>
      </w:pPr>
      <w:ins w:id="177"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"_Toc96876756"</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30:</w:t>
        </w:r>
        <w:r>
          <w:rPr>
            <w:noProof/>
            <w:lang w:eastAsia="ja-JP"/>
          </w:rPr>
          <w:tab/>
        </w:r>
        <w:r w:rsidRPr="00B02266">
          <w:rPr>
            <w:rStyle w:val="Hyperlink"/>
            <w:noProof/>
          </w:rPr>
          <w:t>Mark holes for Arduino standoffs</w:t>
        </w:r>
        <w:r>
          <w:rPr>
            <w:noProof/>
            <w:webHidden/>
          </w:rPr>
          <w:tab/>
        </w:r>
        <w:r>
          <w:rPr>
            <w:noProof/>
            <w:webHidden/>
          </w:rPr>
          <w:fldChar w:fldCharType="begin"/>
        </w:r>
        <w:r>
          <w:rPr>
            <w:noProof/>
            <w:webHidden/>
          </w:rPr>
          <w:instrText xml:space="preserve"> PAGEREF _Toc96876756 \h </w:instrText>
        </w:r>
        <w:r>
          <w:rPr>
            <w:noProof/>
            <w:webHidden/>
          </w:rPr>
        </w:r>
      </w:ins>
      <w:r>
        <w:rPr>
          <w:noProof/>
          <w:webHidden/>
        </w:rPr>
        <w:fldChar w:fldCharType="separate"/>
      </w:r>
      <w:ins w:id="178" w:author="Chris Satterlee" w:date="2022-02-27T17:51:00Z">
        <w:r>
          <w:rPr>
            <w:noProof/>
            <w:webHidden/>
          </w:rPr>
          <w:t>27</w:t>
        </w:r>
        <w:r>
          <w:rPr>
            <w:noProof/>
            <w:webHidden/>
          </w:rPr>
          <w:fldChar w:fldCharType="end"/>
        </w:r>
        <w:r w:rsidRPr="00B02266">
          <w:rPr>
            <w:rStyle w:val="Hyperlink"/>
            <w:noProof/>
          </w:rPr>
          <w:fldChar w:fldCharType="end"/>
        </w:r>
      </w:ins>
    </w:p>
    <w:p w14:paraId="423DB28B" w14:textId="37CE37B6" w:rsidR="007A7295" w:rsidRDefault="007A7295">
      <w:pPr>
        <w:pStyle w:val="TOC1"/>
        <w:tabs>
          <w:tab w:val="left" w:pos="1200"/>
          <w:tab w:val="right" w:leader="dot" w:pos="8630"/>
        </w:tabs>
        <w:rPr>
          <w:ins w:id="179" w:author="Chris Satterlee" w:date="2022-02-27T17:51:00Z"/>
          <w:noProof/>
          <w:lang w:eastAsia="ja-JP"/>
        </w:rPr>
      </w:pPr>
      <w:ins w:id="180"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"_Toc96876757"</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31:</w:t>
        </w:r>
        <w:r>
          <w:rPr>
            <w:noProof/>
            <w:lang w:eastAsia="ja-JP"/>
          </w:rPr>
          <w:tab/>
        </w:r>
        <w:r w:rsidRPr="00B02266">
          <w:rPr>
            <w:rStyle w:val="Hyperlink"/>
            <w:noProof/>
          </w:rPr>
          <w:t>Mark holes for binding posts</w:t>
        </w:r>
        <w:r>
          <w:rPr>
            <w:noProof/>
            <w:webHidden/>
          </w:rPr>
          <w:tab/>
        </w:r>
        <w:r>
          <w:rPr>
            <w:noProof/>
            <w:webHidden/>
          </w:rPr>
          <w:fldChar w:fldCharType="begin"/>
        </w:r>
        <w:r>
          <w:rPr>
            <w:noProof/>
            <w:webHidden/>
          </w:rPr>
          <w:instrText xml:space="preserve"> PAGEREF _Toc96876757 \h </w:instrText>
        </w:r>
        <w:r>
          <w:rPr>
            <w:noProof/>
            <w:webHidden/>
          </w:rPr>
        </w:r>
      </w:ins>
      <w:r>
        <w:rPr>
          <w:noProof/>
          <w:webHidden/>
        </w:rPr>
        <w:fldChar w:fldCharType="separate"/>
      </w:r>
      <w:ins w:id="181" w:author="Chris Satterlee" w:date="2022-02-27T17:51:00Z">
        <w:r>
          <w:rPr>
            <w:noProof/>
            <w:webHidden/>
          </w:rPr>
          <w:t>29</w:t>
        </w:r>
        <w:r>
          <w:rPr>
            <w:noProof/>
            <w:webHidden/>
          </w:rPr>
          <w:fldChar w:fldCharType="end"/>
        </w:r>
        <w:r w:rsidRPr="00B02266">
          <w:rPr>
            <w:rStyle w:val="Hyperlink"/>
            <w:noProof/>
          </w:rPr>
          <w:fldChar w:fldCharType="end"/>
        </w:r>
      </w:ins>
    </w:p>
    <w:p w14:paraId="53F7515E" w14:textId="67F155E0" w:rsidR="007A7295" w:rsidRDefault="007A7295">
      <w:pPr>
        <w:pStyle w:val="TOC1"/>
        <w:tabs>
          <w:tab w:val="left" w:pos="1200"/>
          <w:tab w:val="right" w:leader="dot" w:pos="8630"/>
        </w:tabs>
        <w:rPr>
          <w:ins w:id="182" w:author="Chris Satterlee" w:date="2022-02-27T17:51:00Z"/>
          <w:noProof/>
          <w:lang w:eastAsia="ja-JP"/>
        </w:rPr>
      </w:pPr>
      <w:ins w:id="183"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"_Toc96876758"</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32:</w:t>
        </w:r>
        <w:r>
          <w:rPr>
            <w:noProof/>
            <w:lang w:eastAsia="ja-JP"/>
          </w:rPr>
          <w:tab/>
        </w:r>
        <w:r w:rsidRPr="00B02266">
          <w:rPr>
            <w:rStyle w:val="Hyperlink"/>
            <w:noProof/>
          </w:rPr>
          <w:t>Drill marked holes</w:t>
        </w:r>
        <w:r>
          <w:rPr>
            <w:noProof/>
            <w:webHidden/>
          </w:rPr>
          <w:tab/>
        </w:r>
        <w:r>
          <w:rPr>
            <w:noProof/>
            <w:webHidden/>
          </w:rPr>
          <w:fldChar w:fldCharType="begin"/>
        </w:r>
        <w:r>
          <w:rPr>
            <w:noProof/>
            <w:webHidden/>
          </w:rPr>
          <w:instrText xml:space="preserve"> PAGEREF _Toc96876758 \h </w:instrText>
        </w:r>
        <w:r>
          <w:rPr>
            <w:noProof/>
            <w:webHidden/>
          </w:rPr>
        </w:r>
      </w:ins>
      <w:r>
        <w:rPr>
          <w:noProof/>
          <w:webHidden/>
        </w:rPr>
        <w:fldChar w:fldCharType="separate"/>
      </w:r>
      <w:ins w:id="184" w:author="Chris Satterlee" w:date="2022-02-27T17:51:00Z">
        <w:r>
          <w:rPr>
            <w:noProof/>
            <w:webHidden/>
          </w:rPr>
          <w:t>29</w:t>
        </w:r>
        <w:r>
          <w:rPr>
            <w:noProof/>
            <w:webHidden/>
          </w:rPr>
          <w:fldChar w:fldCharType="end"/>
        </w:r>
        <w:r w:rsidRPr="00B02266">
          <w:rPr>
            <w:rStyle w:val="Hyperlink"/>
            <w:noProof/>
          </w:rPr>
          <w:fldChar w:fldCharType="end"/>
        </w:r>
      </w:ins>
    </w:p>
    <w:p w14:paraId="51F958F1" w14:textId="2BE43CE6" w:rsidR="007A7295" w:rsidRDefault="007A7295">
      <w:pPr>
        <w:pStyle w:val="TOC1"/>
        <w:tabs>
          <w:tab w:val="left" w:pos="1200"/>
          <w:tab w:val="right" w:leader="dot" w:pos="8630"/>
        </w:tabs>
        <w:rPr>
          <w:ins w:id="185" w:author="Chris Satterlee" w:date="2022-02-27T17:51:00Z"/>
          <w:noProof/>
          <w:lang w:eastAsia="ja-JP"/>
        </w:rPr>
      </w:pPr>
      <w:ins w:id="186"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"_Toc96876759"</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33:</w:t>
        </w:r>
        <w:r>
          <w:rPr>
            <w:noProof/>
            <w:lang w:eastAsia="ja-JP"/>
          </w:rPr>
          <w:tab/>
        </w:r>
        <w:r w:rsidRPr="00B02266">
          <w:rPr>
            <w:rStyle w:val="Hyperlink"/>
            <w:noProof/>
          </w:rPr>
          <w:t>Install binding posts</w:t>
        </w:r>
        <w:r>
          <w:rPr>
            <w:noProof/>
            <w:webHidden/>
          </w:rPr>
          <w:tab/>
        </w:r>
        <w:r>
          <w:rPr>
            <w:noProof/>
            <w:webHidden/>
          </w:rPr>
          <w:fldChar w:fldCharType="begin"/>
        </w:r>
        <w:r>
          <w:rPr>
            <w:noProof/>
            <w:webHidden/>
          </w:rPr>
          <w:instrText xml:space="preserve"> PAGEREF _Toc96876759 \h </w:instrText>
        </w:r>
        <w:r>
          <w:rPr>
            <w:noProof/>
            <w:webHidden/>
          </w:rPr>
        </w:r>
      </w:ins>
      <w:r>
        <w:rPr>
          <w:noProof/>
          <w:webHidden/>
        </w:rPr>
        <w:fldChar w:fldCharType="separate"/>
      </w:r>
      <w:ins w:id="187" w:author="Chris Satterlee" w:date="2022-02-27T17:51:00Z">
        <w:r>
          <w:rPr>
            <w:noProof/>
            <w:webHidden/>
          </w:rPr>
          <w:t>30</w:t>
        </w:r>
        <w:r>
          <w:rPr>
            <w:noProof/>
            <w:webHidden/>
          </w:rPr>
          <w:fldChar w:fldCharType="end"/>
        </w:r>
        <w:r w:rsidRPr="00B02266">
          <w:rPr>
            <w:rStyle w:val="Hyperlink"/>
            <w:noProof/>
          </w:rPr>
          <w:fldChar w:fldCharType="end"/>
        </w:r>
      </w:ins>
    </w:p>
    <w:p w14:paraId="65D5EE90" w14:textId="2CBAC733" w:rsidR="007A7295" w:rsidRDefault="007A7295">
      <w:pPr>
        <w:pStyle w:val="TOC1"/>
        <w:tabs>
          <w:tab w:val="left" w:pos="1200"/>
          <w:tab w:val="right" w:leader="dot" w:pos="8630"/>
        </w:tabs>
        <w:rPr>
          <w:ins w:id="188" w:author="Chris Satterlee" w:date="2022-02-27T17:51:00Z"/>
          <w:noProof/>
          <w:lang w:eastAsia="ja-JP"/>
        </w:rPr>
      </w:pPr>
      <w:ins w:id="189"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"_Toc96876760"</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34:</w:t>
        </w:r>
        <w:r>
          <w:rPr>
            <w:noProof/>
            <w:lang w:eastAsia="ja-JP"/>
          </w:rPr>
          <w:tab/>
        </w:r>
        <w:r w:rsidRPr="00B02266">
          <w:rPr>
            <w:rStyle w:val="Hyperlink"/>
            <w:noProof/>
          </w:rPr>
          <w:t>Install Arduino and PCB</w:t>
        </w:r>
        <w:r>
          <w:rPr>
            <w:noProof/>
            <w:webHidden/>
          </w:rPr>
          <w:tab/>
        </w:r>
        <w:r>
          <w:rPr>
            <w:noProof/>
            <w:webHidden/>
          </w:rPr>
          <w:fldChar w:fldCharType="begin"/>
        </w:r>
        <w:r>
          <w:rPr>
            <w:noProof/>
            <w:webHidden/>
          </w:rPr>
          <w:instrText xml:space="preserve"> PAGEREF _Toc96876760 \h </w:instrText>
        </w:r>
        <w:r>
          <w:rPr>
            <w:noProof/>
            <w:webHidden/>
          </w:rPr>
        </w:r>
      </w:ins>
      <w:r>
        <w:rPr>
          <w:noProof/>
          <w:webHidden/>
        </w:rPr>
        <w:fldChar w:fldCharType="separate"/>
      </w:r>
      <w:ins w:id="190" w:author="Chris Satterlee" w:date="2022-02-27T17:51:00Z">
        <w:r>
          <w:rPr>
            <w:noProof/>
            <w:webHidden/>
          </w:rPr>
          <w:t>31</w:t>
        </w:r>
        <w:r>
          <w:rPr>
            <w:noProof/>
            <w:webHidden/>
          </w:rPr>
          <w:fldChar w:fldCharType="end"/>
        </w:r>
        <w:r w:rsidRPr="00B02266">
          <w:rPr>
            <w:rStyle w:val="Hyperlink"/>
            <w:noProof/>
          </w:rPr>
          <w:fldChar w:fldCharType="end"/>
        </w:r>
      </w:ins>
    </w:p>
    <w:p w14:paraId="5B2E026C" w14:textId="016655E5" w:rsidR="007A7295" w:rsidRDefault="007A7295">
      <w:pPr>
        <w:pStyle w:val="TOC1"/>
        <w:tabs>
          <w:tab w:val="left" w:pos="1200"/>
          <w:tab w:val="right" w:leader="dot" w:pos="8630"/>
        </w:tabs>
        <w:rPr>
          <w:ins w:id="191" w:author="Chris Satterlee" w:date="2022-02-27T17:51:00Z"/>
          <w:noProof/>
          <w:lang w:eastAsia="ja-JP"/>
        </w:rPr>
      </w:pPr>
      <w:ins w:id="192"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"_Toc96876761"</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35:</w:t>
        </w:r>
        <w:r>
          <w:rPr>
            <w:noProof/>
            <w:lang w:eastAsia="ja-JP"/>
          </w:rPr>
          <w:tab/>
        </w:r>
        <w:r w:rsidRPr="00B02266">
          <w:rPr>
            <w:rStyle w:val="Hyperlink"/>
            <w:noProof/>
          </w:rPr>
          <w:t>Restore binding post connections</w:t>
        </w:r>
        <w:r>
          <w:rPr>
            <w:noProof/>
            <w:webHidden/>
          </w:rPr>
          <w:tab/>
        </w:r>
        <w:r>
          <w:rPr>
            <w:noProof/>
            <w:webHidden/>
          </w:rPr>
          <w:fldChar w:fldCharType="begin"/>
        </w:r>
        <w:r>
          <w:rPr>
            <w:noProof/>
            <w:webHidden/>
          </w:rPr>
          <w:instrText xml:space="preserve"> PAGEREF _Toc96876761 \h </w:instrText>
        </w:r>
        <w:r>
          <w:rPr>
            <w:noProof/>
            <w:webHidden/>
          </w:rPr>
        </w:r>
      </w:ins>
      <w:r>
        <w:rPr>
          <w:noProof/>
          <w:webHidden/>
        </w:rPr>
        <w:fldChar w:fldCharType="separate"/>
      </w:r>
      <w:ins w:id="193" w:author="Chris Satterlee" w:date="2022-02-27T17:51:00Z">
        <w:r>
          <w:rPr>
            <w:noProof/>
            <w:webHidden/>
          </w:rPr>
          <w:t>31</w:t>
        </w:r>
        <w:r>
          <w:rPr>
            <w:noProof/>
            <w:webHidden/>
          </w:rPr>
          <w:fldChar w:fldCharType="end"/>
        </w:r>
        <w:r w:rsidRPr="00B02266">
          <w:rPr>
            <w:rStyle w:val="Hyperlink"/>
            <w:noProof/>
          </w:rPr>
          <w:fldChar w:fldCharType="end"/>
        </w:r>
      </w:ins>
    </w:p>
    <w:p w14:paraId="0F1FC998" w14:textId="66193B12" w:rsidR="007A7295" w:rsidRDefault="007A7295">
      <w:pPr>
        <w:pStyle w:val="TOC1"/>
        <w:tabs>
          <w:tab w:val="left" w:pos="1200"/>
          <w:tab w:val="right" w:leader="dot" w:pos="8630"/>
        </w:tabs>
        <w:rPr>
          <w:ins w:id="194" w:author="Chris Satterlee" w:date="2022-02-27T17:51:00Z"/>
          <w:noProof/>
          <w:lang w:eastAsia="ja-JP"/>
        </w:rPr>
      </w:pPr>
      <w:ins w:id="195"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"_Toc96876762"</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noProof/>
          </w:rPr>
          <w:t>Step 36:</w:t>
        </w:r>
        <w:r>
          <w:rPr>
            <w:noProof/>
            <w:lang w:eastAsia="ja-JP"/>
          </w:rPr>
          <w:tab/>
        </w:r>
        <w:r w:rsidRPr="00B02266">
          <w:rPr>
            <w:rStyle w:val="Hyperlink"/>
            <w:noProof/>
          </w:rPr>
          <w:t>Drill USB connector hole</w:t>
        </w:r>
        <w:r>
          <w:rPr>
            <w:noProof/>
            <w:webHidden/>
          </w:rPr>
          <w:tab/>
        </w:r>
        <w:r>
          <w:rPr>
            <w:noProof/>
            <w:webHidden/>
          </w:rPr>
          <w:fldChar w:fldCharType="begin"/>
        </w:r>
        <w:r>
          <w:rPr>
            <w:noProof/>
            <w:webHidden/>
          </w:rPr>
          <w:instrText xml:space="preserve"> PAGEREF _Toc96876762 \h </w:instrText>
        </w:r>
        <w:r>
          <w:rPr>
            <w:noProof/>
            <w:webHidden/>
          </w:rPr>
        </w:r>
      </w:ins>
      <w:r>
        <w:rPr>
          <w:noProof/>
          <w:webHidden/>
        </w:rPr>
        <w:fldChar w:fldCharType="separate"/>
      </w:r>
      <w:ins w:id="196" w:author="Chris Satterlee" w:date="2022-02-27T17:51:00Z">
        <w:r>
          <w:rPr>
            <w:noProof/>
            <w:webHidden/>
          </w:rPr>
          <w:t>32</w:t>
        </w:r>
        <w:r>
          <w:rPr>
            <w:noProof/>
            <w:webHidden/>
          </w:rPr>
          <w:fldChar w:fldCharType="end"/>
        </w:r>
        <w:r w:rsidRPr="00B02266">
          <w:rPr>
            <w:rStyle w:val="Hyperlink"/>
            <w:noProof/>
          </w:rPr>
          <w:fldChar w:fldCharType="end"/>
        </w:r>
      </w:ins>
    </w:p>
    <w:p w14:paraId="51859652" w14:textId="7B5668E4" w:rsidR="007A7295" w:rsidRDefault="007A7295">
      <w:pPr>
        <w:pStyle w:val="TOC1"/>
        <w:tabs>
          <w:tab w:val="left" w:pos="1200"/>
          <w:tab w:val="right" w:leader="dot" w:pos="8630"/>
        </w:tabs>
        <w:rPr>
          <w:ins w:id="197" w:author="Chris Satterlee" w:date="2022-02-27T17:51:00Z"/>
          <w:noProof/>
          <w:lang w:eastAsia="ja-JP"/>
        </w:rPr>
      </w:pPr>
      <w:ins w:id="198" w:author="Chris Satterlee" w:date="2022-02-27T17:51:00Z">
        <w:r w:rsidRPr="00B02266">
          <w:rPr>
            <w:rStyle w:val="Hyperlink"/>
            <w:noProof/>
          </w:rPr>
          <w:fldChar w:fldCharType="begin"/>
        </w:r>
        <w:r w:rsidRPr="00B02266">
          <w:rPr>
            <w:rStyle w:val="Hyperlink"/>
            <w:noProof/>
          </w:rPr>
          <w:instrText xml:space="preserve"> </w:instrText>
        </w:r>
        <w:r>
          <w:rPr>
            <w:noProof/>
          </w:rPr>
          <w:instrText>HYPERLINK \l "_Toc96876763"</w:instrText>
        </w:r>
        <w:r w:rsidRPr="00B02266">
          <w:rPr>
            <w:rStyle w:val="Hyperlink"/>
            <w:noProof/>
          </w:rPr>
          <w:instrText xml:space="preserve"> </w:instrText>
        </w:r>
        <w:r w:rsidRPr="00B02266">
          <w:rPr>
            <w:rStyle w:val="Hyperlink"/>
            <w:noProof/>
          </w:rPr>
        </w:r>
        <w:r w:rsidRPr="00B02266">
          <w:rPr>
            <w:rStyle w:val="Hyperlink"/>
            <w:noProof/>
          </w:rPr>
          <w:fldChar w:fldCharType="separate"/>
        </w:r>
        <w:r w:rsidRPr="00B02266">
          <w:rPr>
            <w:rStyle w:val="Hyperlink"/>
            <w:rFonts w:cs="Arial"/>
            <w:noProof/>
          </w:rPr>
          <w:t>Step 37:</w:t>
        </w:r>
        <w:r>
          <w:rPr>
            <w:noProof/>
            <w:lang w:eastAsia="ja-JP"/>
          </w:rPr>
          <w:tab/>
        </w:r>
        <w:r w:rsidRPr="00B02266">
          <w:rPr>
            <w:rStyle w:val="Hyperlink"/>
            <w:noProof/>
          </w:rPr>
          <w:t>Final test</w:t>
        </w:r>
        <w:r>
          <w:rPr>
            <w:noProof/>
            <w:webHidden/>
          </w:rPr>
          <w:tab/>
        </w:r>
        <w:r>
          <w:rPr>
            <w:noProof/>
            <w:webHidden/>
          </w:rPr>
          <w:fldChar w:fldCharType="begin"/>
        </w:r>
        <w:r>
          <w:rPr>
            <w:noProof/>
            <w:webHidden/>
          </w:rPr>
          <w:instrText xml:space="preserve"> PAGEREF _Toc96876763 \h </w:instrText>
        </w:r>
        <w:r>
          <w:rPr>
            <w:noProof/>
            <w:webHidden/>
          </w:rPr>
        </w:r>
      </w:ins>
      <w:r>
        <w:rPr>
          <w:noProof/>
          <w:webHidden/>
        </w:rPr>
        <w:fldChar w:fldCharType="separate"/>
      </w:r>
      <w:ins w:id="199" w:author="Chris Satterlee" w:date="2022-02-27T17:51:00Z">
        <w:r>
          <w:rPr>
            <w:noProof/>
            <w:webHidden/>
          </w:rPr>
          <w:t>3</w:t>
        </w:r>
        <w:r>
          <w:rPr>
            <w:noProof/>
            <w:webHidden/>
          </w:rPr>
          <w:t>3</w:t>
        </w:r>
        <w:r>
          <w:rPr>
            <w:noProof/>
            <w:webHidden/>
          </w:rPr>
          <w:fldChar w:fldCharType="end"/>
        </w:r>
        <w:r w:rsidRPr="00B02266">
          <w:rPr>
            <w:rStyle w:val="Hyperlink"/>
            <w:noProof/>
          </w:rPr>
          <w:fldChar w:fldCharType="end"/>
        </w:r>
      </w:ins>
    </w:p>
    <w:p w14:paraId="74305B95" w14:textId="0CE4BA48" w:rsidR="007A7295" w:rsidDel="007A7295" w:rsidRDefault="007A7295">
      <w:pPr>
        <w:rPr>
          <w:del w:id="200" w:author="Chris Satterlee" w:date="2022-02-27T17:51:00Z"/>
          <w:noProof/>
        </w:rPr>
      </w:pPr>
    </w:p>
    <w:p w14:paraId="566ABF5E" w14:textId="7F90E1B8" w:rsidR="0059303A" w:rsidRPr="005B0058" w:rsidRDefault="007A7295">
      <w:pPr>
        <w:rPr>
          <w:rFonts w:ascii="Courier" w:hAnsi="Courier"/>
        </w:rPr>
      </w:pPr>
      <w:ins w:id="201" w:author="Chris Satterlee" w:date="2022-02-27T17:51:00Z">
        <w:r>
          <w:rPr>
            <w:rFonts w:ascii="Courier" w:hAnsi="Courier"/>
          </w:rPr>
          <w:fldChar w:fldCharType="end"/>
        </w:r>
      </w:ins>
    </w:p>
    <w:p w14:paraId="45E1A2ED" w14:textId="77777777" w:rsidR="005B0058" w:rsidRDefault="005B0058">
      <w:pPr>
        <w:rPr>
          <w:rFonts w:asciiTheme="majorHAnsi" w:eastAsiaTheme="majorEastAsia" w:hAnsiTheme="majorHAnsi" w:cstheme="majorBidi"/>
          <w:b/>
          <w:bCs/>
          <w:color w:val="345A8A" w:themeColor="accent1" w:themeShade="B5"/>
          <w:sz w:val="32"/>
          <w:szCs w:val="32"/>
        </w:rPr>
      </w:pPr>
      <w:r>
        <w:br w:type="page"/>
      </w:r>
    </w:p>
    <w:p w14:paraId="4B0045F7" w14:textId="314E697E" w:rsidR="00C83733" w:rsidRDefault="00C83733" w:rsidP="00C83733">
      <w:r w:rsidRPr="00B15D86">
        <w:rPr>
          <w:rFonts w:asciiTheme="majorHAnsi" w:hAnsiTheme="majorHAnsi"/>
          <w:b/>
          <w:color w:val="4F81BD" w:themeColor="accent1"/>
          <w:sz w:val="32"/>
          <w:szCs w:val="32"/>
        </w:rPr>
        <w:lastRenderedPageBreak/>
        <w:t>Intro</w:t>
      </w:r>
    </w:p>
    <w:p w14:paraId="0DCD23EE" w14:textId="75D1EC5E" w:rsidR="00BE08E1" w:rsidRDefault="00877D7F" w:rsidP="00497B00">
      <w:pPr>
        <w:pStyle w:val="NormalWeb"/>
        <w:rPr>
          <w:rFonts w:ascii="Courier" w:hAnsi="Courier"/>
        </w:rPr>
      </w:pPr>
      <w:r>
        <w:rPr>
          <w:rFonts w:ascii="Courier" w:hAnsi="Courier" w:cs="Arial"/>
          <w:sz w:val="24"/>
          <w:szCs w:val="24"/>
        </w:rPr>
        <w:t>This document contains the step-by-step instructions to build the EMR cell variant of IV Swinger 2.</w:t>
      </w:r>
    </w:p>
    <w:p w14:paraId="5EA71B87" w14:textId="27947E14" w:rsidR="008726C9" w:rsidRDefault="00C83733" w:rsidP="008726C9">
      <w:pPr>
        <w:rPr>
          <w:rFonts w:ascii="Courier" w:hAnsi="Courier"/>
        </w:rPr>
      </w:pPr>
      <w:r>
        <w:rPr>
          <w:rFonts w:ascii="Courier" w:hAnsi="Courier"/>
        </w:rPr>
        <w:t xml:space="preserve">These are the same instructions that are on </w:t>
      </w:r>
      <w:hyperlink r:id="rId13"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8726C9">
        <w:rPr>
          <w:rFonts w:ascii="Courier" w:hAnsi="Courier"/>
        </w:rPr>
        <w:t>.</w:t>
      </w:r>
    </w:p>
    <w:p w14:paraId="05F3AFB6" w14:textId="77777777" w:rsidR="00877D7F" w:rsidRDefault="00877D7F" w:rsidP="008726C9">
      <w:pPr>
        <w:rPr>
          <w:rFonts w:ascii="Courier" w:hAnsi="Courier"/>
        </w:rPr>
      </w:pPr>
    </w:p>
    <w:p w14:paraId="56A9F08C" w14:textId="06B5979E" w:rsidR="00877D7F" w:rsidRPr="005F1BC6" w:rsidRDefault="00877D7F" w:rsidP="00877D7F">
      <w:pPr>
        <w:rPr>
          <w:rStyle w:val="Hyperlink"/>
          <w:rFonts w:ascii="Courier" w:hAnsi="Courier"/>
          <w:sz w:val="20"/>
          <w:szCs w:val="20"/>
        </w:rPr>
      </w:pPr>
      <w:hyperlink r:id="rId14" w:history="1">
        <w:r w:rsidRPr="005F1BC6">
          <w:rPr>
            <w:rStyle w:val="Hyperlink"/>
            <w:rFonts w:ascii="Courier" w:hAnsi="Courier"/>
            <w:sz w:val="20"/>
            <w:szCs w:val="20"/>
          </w:rPr>
          <w:t>https://www.instructables.com/id/IV-Swinger-2-a-50-IV-Curve-Tracer</w:t>
        </w:r>
      </w:hyperlink>
    </w:p>
    <w:p w14:paraId="70A88180" w14:textId="77777777" w:rsidR="00877D7F" w:rsidRDefault="00877D7F" w:rsidP="008726C9">
      <w:pPr>
        <w:rPr>
          <w:rFonts w:ascii="Courier" w:hAnsi="Courier"/>
        </w:rPr>
      </w:pPr>
    </w:p>
    <w:p w14:paraId="70BB23E2" w14:textId="7289B618" w:rsidR="005B0058" w:rsidRPr="00C83733" w:rsidRDefault="008726C9">
      <w:pPr>
        <w:rPr>
          <w:rFonts w:ascii="Courier" w:hAnsi="Courier"/>
        </w:rPr>
      </w:pPr>
      <w:r>
        <w:rPr>
          <w:rFonts w:ascii="Courier" w:hAnsi="Courier"/>
        </w:rPr>
        <w:br w:type="page"/>
      </w:r>
    </w:p>
    <w:p w14:paraId="130714DD" w14:textId="1165D2A7" w:rsidR="00BF68B3" w:rsidRPr="008A01B4" w:rsidRDefault="00103ED4" w:rsidP="00B15D86">
      <w:pPr>
        <w:pStyle w:val="Heading1"/>
      </w:pPr>
      <w:bookmarkStart w:id="202" w:name="_Toc94016572"/>
      <w:bookmarkStart w:id="203" w:name="_Toc96876727"/>
      <w:r>
        <w:lastRenderedPageBreak/>
        <w:t xml:space="preserve">Understand the </w:t>
      </w:r>
      <w:r w:rsidR="00877D7F">
        <w:t>HW</w:t>
      </w:r>
      <w:r>
        <w:t xml:space="preserve"> d</w:t>
      </w:r>
      <w:r w:rsidR="00C83733">
        <w:t>esign</w:t>
      </w:r>
      <w:r w:rsidR="00877D7F">
        <w:t xml:space="preserve"> / Choose Variant</w:t>
      </w:r>
      <w:bookmarkEnd w:id="202"/>
      <w:bookmarkEnd w:id="203"/>
      <w:r w:rsidR="008A01B4">
        <w:br/>
      </w:r>
    </w:p>
    <w:p w14:paraId="27F81640" w14:textId="77777777" w:rsidR="00877D7F" w:rsidRPr="008A50EA" w:rsidRDefault="00877D7F" w:rsidP="00877D7F">
      <w:pPr>
        <w:pStyle w:val="NormalWeb"/>
        <w:spacing w:before="0" w:beforeAutospacing="0"/>
        <w:rPr>
          <w:rFonts w:ascii="Courier" w:hAnsi="Courier" w:cs="Arial"/>
          <w:sz w:val="24"/>
          <w:szCs w:val="24"/>
        </w:rPr>
      </w:pPr>
      <w:r>
        <w:rPr>
          <w:rFonts w:ascii="Courier" w:hAnsi="Courier" w:cs="Arial"/>
          <w:sz w:val="24"/>
          <w:szCs w:val="24"/>
        </w:rPr>
        <w:t>Please refer to the Instructable for this Step</w:t>
      </w:r>
      <w:r w:rsidRPr="008A50EA">
        <w:rPr>
          <w:rFonts w:ascii="Courier" w:hAnsi="Courier" w:cs="Arial"/>
          <w:sz w:val="24"/>
          <w:szCs w:val="24"/>
        </w:rPr>
        <w:t>.</w:t>
      </w:r>
    </w:p>
    <w:p w14:paraId="737A5E74" w14:textId="7F862D69" w:rsidR="00877D7F" w:rsidRPr="005F1BC6" w:rsidRDefault="00877D7F" w:rsidP="00877D7F">
      <w:pPr>
        <w:rPr>
          <w:rFonts w:ascii="Courier" w:hAnsi="Courier"/>
          <w:color w:val="0000FF" w:themeColor="hyperlink"/>
          <w:sz w:val="20"/>
          <w:szCs w:val="20"/>
          <w:u w:val="single"/>
        </w:rPr>
      </w:pPr>
      <w:hyperlink r:id="rId15" w:history="1">
        <w:r w:rsidRPr="005F1BC6">
          <w:rPr>
            <w:rStyle w:val="Hyperlink"/>
            <w:rFonts w:ascii="Courier" w:hAnsi="Courier"/>
            <w:sz w:val="20"/>
            <w:szCs w:val="20"/>
          </w:rPr>
          <w:t>https://www.instructables.com/id/IV-Swinger-2-a-50-IV-Curve-Tracer</w:t>
        </w:r>
      </w:hyperlink>
    </w:p>
    <w:p w14:paraId="6F6F3957" w14:textId="77777777" w:rsidR="00877D7F" w:rsidRDefault="00877D7F" w:rsidP="00E43238">
      <w:pPr>
        <w:rPr>
          <w:rFonts w:ascii="Courier" w:hAnsi="Courier"/>
          <w:u w:val="single"/>
        </w:rPr>
      </w:pPr>
    </w:p>
    <w:p w14:paraId="3EA383FD" w14:textId="77777777" w:rsidR="00E43238" w:rsidRPr="00002E2C" w:rsidRDefault="00E43238" w:rsidP="00E43238">
      <w:pPr>
        <w:rPr>
          <w:rFonts w:ascii="Courier" w:hAnsi="Courier"/>
          <w:u w:val="single"/>
        </w:rPr>
      </w:pPr>
      <w:r w:rsidRPr="00002E2C">
        <w:rPr>
          <w:rFonts w:ascii="Courier" w:hAnsi="Courier"/>
          <w:u w:val="single"/>
        </w:rPr>
        <w:t>The remainder of this document assumes that you have chosen the following variant:</w:t>
      </w:r>
    </w:p>
    <w:p w14:paraId="220B5ECC" w14:textId="77777777" w:rsidR="00E43238" w:rsidRDefault="00E43238" w:rsidP="00E43238">
      <w:pPr>
        <w:rPr>
          <w:rFonts w:ascii="Courier" w:hAnsi="Courier"/>
        </w:rPr>
      </w:pPr>
    </w:p>
    <w:p w14:paraId="29408271" w14:textId="77777777" w:rsidR="00E43238" w:rsidRPr="00DB75E4" w:rsidRDefault="00E43238" w:rsidP="00E43238">
      <w:pPr>
        <w:ind w:left="720"/>
        <w:rPr>
          <w:rFonts w:ascii="Courier" w:hAnsi="Courier" w:cs="Arial"/>
          <w:b/>
          <w:color w:val="FF0000"/>
          <w:sz w:val="40"/>
          <w:szCs w:val="40"/>
        </w:rPr>
      </w:pPr>
      <w:r>
        <w:rPr>
          <w:rFonts w:ascii="Courier" w:hAnsi="Courier" w:cs="Arial"/>
          <w:b/>
          <w:color w:val="FF0000"/>
          <w:sz w:val="40"/>
          <w:szCs w:val="40"/>
        </w:rPr>
        <w:t>PV cell</w:t>
      </w:r>
      <w:r w:rsidRPr="00DB75E4">
        <w:rPr>
          <w:rFonts w:ascii="Courier" w:hAnsi="Courier" w:cs="Arial"/>
          <w:b/>
          <w:color w:val="FF0000"/>
          <w:sz w:val="40"/>
          <w:szCs w:val="40"/>
        </w:rPr>
        <w:t xml:space="preserve"> version,</w:t>
      </w:r>
    </w:p>
    <w:p w14:paraId="2AD8E3B9" w14:textId="18F7C062" w:rsidR="00E43238" w:rsidRPr="00DB75E4" w:rsidRDefault="00E43238" w:rsidP="00E43238">
      <w:pPr>
        <w:ind w:left="720"/>
        <w:rPr>
          <w:rFonts w:ascii="Courier" w:hAnsi="Courier" w:cs="Arial"/>
          <w:b/>
          <w:color w:val="FF0000"/>
          <w:sz w:val="40"/>
          <w:szCs w:val="40"/>
        </w:rPr>
      </w:pPr>
      <w:r>
        <w:rPr>
          <w:rFonts w:ascii="Courier" w:hAnsi="Courier" w:cs="Arial"/>
          <w:b/>
          <w:color w:val="FF0000"/>
          <w:sz w:val="40"/>
          <w:szCs w:val="40"/>
        </w:rPr>
        <w:t>solid-state relay (SS</w:t>
      </w:r>
      <w:r w:rsidRPr="00DB75E4">
        <w:rPr>
          <w:rFonts w:ascii="Courier" w:hAnsi="Courier" w:cs="Arial"/>
          <w:b/>
          <w:color w:val="FF0000"/>
          <w:sz w:val="40"/>
          <w:szCs w:val="40"/>
        </w:rPr>
        <w:t>R)</w:t>
      </w:r>
      <w:r w:rsidR="00877D7F">
        <w:rPr>
          <w:rFonts w:ascii="Courier" w:hAnsi="Courier" w:cs="Arial"/>
          <w:b/>
          <w:color w:val="FF0000"/>
          <w:sz w:val="40"/>
          <w:szCs w:val="40"/>
        </w:rPr>
        <w:br/>
      </w:r>
    </w:p>
    <w:p w14:paraId="5DA4EC4C" w14:textId="59890B01" w:rsidR="00E43238" w:rsidRPr="00877D7F" w:rsidRDefault="00B756C3" w:rsidP="00877D7F">
      <w:pPr>
        <w:pStyle w:val="NormalWeb"/>
        <w:spacing w:before="0" w:beforeAutospacing="0"/>
        <w:rPr>
          <w:rFonts w:ascii="Courier" w:hAnsi="Courier" w:cs="Arial"/>
          <w:sz w:val="12"/>
          <w:szCs w:val="12"/>
        </w:rPr>
      </w:pPr>
      <w:hyperlink r:id="rId16" w:history="1">
        <w:r w:rsidRPr="00877D7F">
          <w:rPr>
            <w:rStyle w:val="Hyperlink"/>
            <w:rFonts w:ascii="Courier" w:hAnsi="Courier" w:cs="Arial"/>
            <w:sz w:val="12"/>
            <w:szCs w:val="12"/>
          </w:rPr>
          <w:t>https://github.com/csatt/IV_Swinger/raw/master/PCB/IV_Swinger_2_ss_cell/PDF/IV_Swinger_2_ss_cell_sch.pdf</w:t>
        </w:r>
      </w:hyperlink>
    </w:p>
    <w:p w14:paraId="13BCB7E2" w14:textId="504C37B5" w:rsidR="00BF68B3" w:rsidRPr="00BF68B3" w:rsidRDefault="00E43238"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 so you need to use the correct document.</w:t>
      </w:r>
    </w:p>
    <w:p w14:paraId="7DE3014D" w14:textId="0FEE4F7B" w:rsidR="0010589F" w:rsidRPr="00C83733" w:rsidRDefault="00103ED4" w:rsidP="00C83733">
      <w:pPr>
        <w:pStyle w:val="Heading1"/>
      </w:pPr>
      <w:bookmarkStart w:id="204" w:name="_Toc94016573"/>
      <w:bookmarkStart w:id="205" w:name="_Toc96876728"/>
      <w:r>
        <w:t>Install s</w:t>
      </w:r>
      <w:r w:rsidR="00C83733">
        <w:t>oftware</w:t>
      </w:r>
      <w:bookmarkEnd w:id="204"/>
      <w:bookmarkEnd w:id="205"/>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79781AEC" w:rsidR="0010589F" w:rsidRPr="00CE10E8" w:rsidRDefault="00E435FF" w:rsidP="0010589F">
      <w:pPr>
        <w:pStyle w:val="ListParagraph"/>
        <w:ind w:left="360"/>
        <w:rPr>
          <w:rFonts w:ascii="Courier" w:hAnsi="Courier"/>
        </w:rPr>
      </w:pPr>
      <w:r>
        <w:rPr>
          <w:rFonts w:ascii="Courier" w:hAnsi="Courier"/>
        </w:rPr>
        <w:t xml:space="preserve">    </w:t>
      </w:r>
      <w:hyperlink r:id="rId17" w:history="1">
        <w:r w:rsidR="0010589F" w:rsidRPr="00B10B33">
          <w:rPr>
            <w:rStyle w:val="Hyperlink"/>
            <w:rFonts w:ascii="Courier" w:hAnsi="Courier"/>
          </w:rPr>
          <w:t>https://www.arduino.cc/en/Main/Software</w:t>
        </w:r>
      </w:hyperlink>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0FADCFB7"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hyperlink r:id="rId18" w:history="1">
        <w:r w:rsidR="0010589F" w:rsidRPr="00B10B33">
          <w:rPr>
            <w:rStyle w:val="Hyperlink"/>
            <w:rFonts w:ascii="Courier" w:hAnsi="Courier"/>
          </w:rPr>
          <w:t>https://github.com/csatt/IV_Swinger/releases</w:t>
        </w:r>
      </w:hyperlink>
      <w:r w:rsidR="0010589F">
        <w:rPr>
          <w:rFonts w:ascii="Courier" w:hAnsi="Courier"/>
        </w:rPr>
        <w:br/>
      </w:r>
    </w:p>
    <w:p w14:paraId="75CFC1BD" w14:textId="1701F3C6" w:rsidR="004358B3" w:rsidRPr="00877D7F" w:rsidRDefault="0010589F" w:rsidP="00877D7F">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206" w:name="_Toc94016574"/>
      <w:bookmarkStart w:id="207" w:name="_Toc96876729"/>
      <w:r>
        <w:t>Order PCB</w:t>
      </w:r>
      <w:bookmarkEnd w:id="206"/>
      <w:bookmarkEnd w:id="207"/>
    </w:p>
    <w:p w14:paraId="79F94A23" w14:textId="77777777" w:rsidR="00E435FF" w:rsidRDefault="00E435FF" w:rsidP="00E435FF">
      <w:pPr>
        <w:rPr>
          <w:rFonts w:ascii="Courier" w:hAnsi="Courier"/>
        </w:rPr>
      </w:pPr>
    </w:p>
    <w:p w14:paraId="596CF968" w14:textId="71DB7152"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t>OSH Park:</w:t>
      </w:r>
    </w:p>
    <w:p w14:paraId="6980BFCA" w14:textId="1A065C40" w:rsidR="00E435FF" w:rsidRDefault="001A48F0" w:rsidP="00E435FF">
      <w:pPr>
        <w:ind w:firstLine="720"/>
        <w:rPr>
          <w:rFonts w:ascii="Courier" w:hAnsi="Courier"/>
        </w:rPr>
      </w:pPr>
      <w:hyperlink r:id="rId19" w:history="1">
        <w:r w:rsidR="00E435FF">
          <w:rPr>
            <w:rStyle w:val="Hyperlink"/>
            <w:rFonts w:ascii="Courier" w:hAnsi="Courier"/>
          </w:rPr>
          <w:t>https://oshpark.com</w:t>
        </w:r>
      </w:hyperlink>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proofErr w:type="spellStart"/>
      <w:r>
        <w:rPr>
          <w:rFonts w:ascii="Courier" w:hAnsi="Courier"/>
          <w:u w:val="single"/>
        </w:rPr>
        <w:t>PCBWay</w:t>
      </w:r>
      <w:proofErr w:type="spellEnd"/>
      <w:r w:rsidRPr="00E435FF">
        <w:rPr>
          <w:rFonts w:ascii="Courier" w:hAnsi="Courier"/>
          <w:u w:val="single"/>
        </w:rPr>
        <w:t>:</w:t>
      </w:r>
    </w:p>
    <w:p w14:paraId="0995C47C" w14:textId="010DC2A5" w:rsidR="00E435FF" w:rsidRDefault="001A48F0" w:rsidP="00E435FF">
      <w:pPr>
        <w:ind w:firstLine="720"/>
        <w:rPr>
          <w:rFonts w:ascii="Courier" w:hAnsi="Courier"/>
        </w:rPr>
      </w:pPr>
      <w:hyperlink r:id="rId20" w:history="1">
        <w:r w:rsidR="00E435FF" w:rsidRPr="00E435FF">
          <w:rPr>
            <w:rStyle w:val="Hyperlink"/>
            <w:rFonts w:ascii="Courier" w:hAnsi="Courier"/>
          </w:rPr>
          <w:t>https://www.pcbway.com</w:t>
        </w:r>
      </w:hyperlink>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 xml:space="preserve">orders in </w:t>
      </w:r>
      <w:proofErr w:type="spellStart"/>
      <w:r w:rsidR="008A01B4">
        <w:rPr>
          <w:rFonts w:ascii="Courier" w:hAnsi="Courier"/>
        </w:rPr>
        <w:t>to PCB</w:t>
      </w:r>
      <w:proofErr w:type="spellEnd"/>
      <w:r w:rsidR="008A01B4">
        <w:rPr>
          <w:rFonts w:ascii="Courier" w:hAnsi="Courier"/>
        </w:rPr>
        <w:t>Way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0D1E50E3" w:rsidR="00E435FF" w:rsidRDefault="00E435FF" w:rsidP="00E435FF">
      <w:pPr>
        <w:rPr>
          <w:ins w:id="208" w:author="Chris Satterlee" w:date="2022-02-27T17:47:00Z"/>
          <w:rFonts w:ascii="Courier" w:hAnsi="Courier"/>
        </w:rPr>
      </w:pPr>
      <w:r>
        <w:rPr>
          <w:rFonts w:ascii="Courier" w:hAnsi="Courier"/>
        </w:rPr>
        <w:t>I have shared th</w:t>
      </w:r>
      <w:r w:rsidR="00E43238">
        <w:rPr>
          <w:rFonts w:ascii="Courier" w:hAnsi="Courier"/>
        </w:rPr>
        <w:t>is PCB</w:t>
      </w:r>
      <w:r>
        <w:rPr>
          <w:rFonts w:ascii="Courier" w:hAnsi="Courier"/>
        </w:rPr>
        <w:t xml:space="preserve"> </w:t>
      </w:r>
      <w:r w:rsidR="00E43238">
        <w:rPr>
          <w:rFonts w:ascii="Courier" w:hAnsi="Courier"/>
        </w:rPr>
        <w:t xml:space="preserve">design </w:t>
      </w:r>
      <w:r>
        <w:rPr>
          <w:rFonts w:ascii="Courier" w:hAnsi="Courier"/>
        </w:rPr>
        <w:t xml:space="preserve">on </w:t>
      </w:r>
      <w:proofErr w:type="spellStart"/>
      <w:r>
        <w:rPr>
          <w:rFonts w:ascii="Courier" w:hAnsi="Courier"/>
        </w:rPr>
        <w:t>PCBWay</w:t>
      </w:r>
      <w:proofErr w:type="spellEnd"/>
      <w:r>
        <w:rPr>
          <w:rFonts w:ascii="Courier" w:hAnsi="Courier"/>
        </w:rPr>
        <w:t xml:space="preserve">, and you can order </w:t>
      </w:r>
      <w:r w:rsidR="00E43238">
        <w:rPr>
          <w:rFonts w:ascii="Courier" w:hAnsi="Courier"/>
        </w:rPr>
        <w:t>it</w:t>
      </w:r>
      <w:r>
        <w:rPr>
          <w:rFonts w:ascii="Courier" w:hAnsi="Courier"/>
        </w:rPr>
        <w:t xml:space="preserve"> directly using the following link:</w:t>
      </w:r>
    </w:p>
    <w:p w14:paraId="5F11DC05" w14:textId="77777777" w:rsidR="007A7295" w:rsidRDefault="007A7295" w:rsidP="00E435FF">
      <w:pPr>
        <w:rPr>
          <w:rFonts w:ascii="Courier" w:hAnsi="Courier"/>
        </w:rPr>
      </w:pPr>
    </w:p>
    <w:p w14:paraId="360F89F8" w14:textId="77777777" w:rsidR="00E435FF" w:rsidRPr="004F624E" w:rsidRDefault="00E435FF" w:rsidP="00E435FF">
      <w:pPr>
        <w:rPr>
          <w:rFonts w:ascii="Courier" w:hAnsi="Courier" w:cs="Times New Roman (Body CS)"/>
          <w:sz w:val="13"/>
          <w:rPrChange w:id="209" w:author="Chris Satterlee" w:date="2022-02-27T17:30:00Z">
            <w:rPr>
              <w:rFonts w:ascii="Courier" w:hAnsi="Courier"/>
            </w:rPr>
          </w:rPrChange>
        </w:rPr>
      </w:pPr>
    </w:p>
    <w:p w14:paraId="0D2CB109" w14:textId="33CB3739" w:rsidR="00E435FF" w:rsidRPr="004F624E" w:rsidDel="004F624E" w:rsidRDefault="00E43238" w:rsidP="00877D7F">
      <w:pPr>
        <w:ind w:firstLine="720"/>
        <w:rPr>
          <w:del w:id="210" w:author="Chris Satterlee" w:date="2022-02-27T17:28:00Z"/>
          <w:rFonts w:ascii="Courier" w:hAnsi="Courier" w:cs="Times New Roman (Body CS)"/>
          <w:sz w:val="13"/>
          <w:rPrChange w:id="211" w:author="Chris Satterlee" w:date="2022-02-27T17:30:00Z">
            <w:rPr>
              <w:del w:id="212" w:author="Chris Satterlee" w:date="2022-02-27T17:28:00Z"/>
              <w:rFonts w:ascii="Courier" w:hAnsi="Courier"/>
            </w:rPr>
          </w:rPrChange>
        </w:rPr>
      </w:pPr>
      <w:del w:id="213" w:author="Chris Satterlee" w:date="2022-02-27T17:28:00Z">
        <w:r w:rsidRPr="004F624E" w:rsidDel="004F624E">
          <w:rPr>
            <w:rFonts w:ascii="Courier" w:hAnsi="Courier" w:cs="Times New Roman (Body CS)"/>
            <w:sz w:val="13"/>
            <w:rPrChange w:id="214" w:author="Chris Satterlee" w:date="2022-02-27T17:30:00Z">
              <w:rPr>
                <w:rFonts w:ascii="Courier" w:hAnsi="Courier"/>
              </w:rPr>
            </w:rPrChange>
          </w:rPr>
          <w:delText>**</w:delText>
        </w:r>
        <w:r w:rsidR="00E435FF" w:rsidRPr="004F624E" w:rsidDel="004F624E">
          <w:rPr>
            <w:rFonts w:ascii="Courier" w:hAnsi="Courier" w:cs="Times New Roman (Body CS)"/>
            <w:sz w:val="13"/>
            <w:rPrChange w:id="215" w:author="Chris Satterlee" w:date="2022-02-27T17:30:00Z">
              <w:rPr>
                <w:rFonts w:ascii="Courier" w:hAnsi="Courier"/>
              </w:rPr>
            </w:rPrChange>
          </w:rPr>
          <w:delText>TBA</w:delText>
        </w:r>
        <w:r w:rsidRPr="004F624E" w:rsidDel="004F624E">
          <w:rPr>
            <w:rFonts w:ascii="Courier" w:hAnsi="Courier" w:cs="Times New Roman (Body CS)"/>
            <w:sz w:val="13"/>
            <w:rPrChange w:id="216" w:author="Chris Satterlee" w:date="2022-02-27T17:30:00Z">
              <w:rPr>
                <w:rFonts w:ascii="Courier" w:hAnsi="Courier"/>
              </w:rPr>
            </w:rPrChange>
          </w:rPr>
          <w:delText>**</w:delText>
        </w:r>
      </w:del>
    </w:p>
    <w:p w14:paraId="162CCFB1" w14:textId="7CA94C98" w:rsidR="00E435FF" w:rsidRPr="004F624E" w:rsidRDefault="004F624E" w:rsidP="00E435FF">
      <w:pPr>
        <w:rPr>
          <w:ins w:id="217" w:author="Chris Satterlee" w:date="2022-02-27T17:28:00Z"/>
          <w:rFonts w:ascii="Courier" w:hAnsi="Courier" w:cs="Times New Roman (Body CS)"/>
          <w:sz w:val="13"/>
          <w:rPrChange w:id="218" w:author="Chris Satterlee" w:date="2022-02-27T17:30:00Z">
            <w:rPr>
              <w:ins w:id="219" w:author="Chris Satterlee" w:date="2022-02-27T17:28:00Z"/>
              <w:rFonts w:ascii="Courier" w:hAnsi="Courier"/>
            </w:rPr>
          </w:rPrChange>
        </w:rPr>
      </w:pPr>
      <w:ins w:id="220" w:author="Chris Satterlee" w:date="2022-02-27T17:28:00Z">
        <w:r w:rsidRPr="004F624E">
          <w:rPr>
            <w:rFonts w:ascii="Courier" w:hAnsi="Courier" w:cs="Times New Roman (Body CS)"/>
            <w:sz w:val="13"/>
            <w:rPrChange w:id="221" w:author="Chris Satterlee" w:date="2022-02-27T17:30:00Z">
              <w:rPr>
                <w:rFonts w:ascii="Courier" w:hAnsi="Courier"/>
              </w:rPr>
            </w:rPrChange>
          </w:rPr>
          <w:fldChar w:fldCharType="begin"/>
        </w:r>
        <w:r w:rsidRPr="004F624E">
          <w:rPr>
            <w:rFonts w:ascii="Courier" w:hAnsi="Courier" w:cs="Times New Roman (Body CS)"/>
            <w:sz w:val="13"/>
            <w:rPrChange w:id="222" w:author="Chris Satterlee" w:date="2022-02-27T17:30:00Z">
              <w:rPr>
                <w:rFonts w:ascii="Courier" w:hAnsi="Courier"/>
              </w:rPr>
            </w:rPrChange>
          </w:rPr>
          <w:instrText>HYPERLINK "https://www.pcbway.com/project/shareproject/W112835ASR5_IV_Swinger_2_ss_cell_Rev_A_2019_01_06_546bb8c1.html"</w:instrText>
        </w:r>
        <w:r w:rsidRPr="004F624E">
          <w:rPr>
            <w:rFonts w:ascii="Courier" w:hAnsi="Courier" w:cs="Times New Roman (Body CS)"/>
            <w:sz w:val="13"/>
            <w:rPrChange w:id="223" w:author="Chris Satterlee" w:date="2022-02-27T17:30:00Z">
              <w:rPr>
                <w:rFonts w:ascii="Courier" w:hAnsi="Courier"/>
              </w:rPr>
            </w:rPrChange>
          </w:rPr>
        </w:r>
        <w:r w:rsidRPr="004F624E">
          <w:rPr>
            <w:rFonts w:ascii="Courier" w:hAnsi="Courier" w:cs="Times New Roman (Body CS)"/>
            <w:sz w:val="13"/>
            <w:rPrChange w:id="224" w:author="Chris Satterlee" w:date="2022-02-27T17:30:00Z">
              <w:rPr>
                <w:rFonts w:ascii="Courier" w:hAnsi="Courier"/>
              </w:rPr>
            </w:rPrChange>
          </w:rPr>
          <w:fldChar w:fldCharType="separate"/>
        </w:r>
        <w:r w:rsidRPr="004F624E">
          <w:rPr>
            <w:rStyle w:val="Hyperlink"/>
            <w:rFonts w:ascii="Courier" w:hAnsi="Courier" w:cs="Times New Roman (Body CS)"/>
            <w:sz w:val="13"/>
            <w:rPrChange w:id="225" w:author="Chris Satterlee" w:date="2022-02-27T17:30:00Z">
              <w:rPr>
                <w:rStyle w:val="Hyperlink"/>
                <w:rFonts w:ascii="Courier" w:hAnsi="Courier"/>
              </w:rPr>
            </w:rPrChange>
          </w:rPr>
          <w:t>https://www.pcbway.com/project/shareproject/W112835ASR5_IV_Swinger_2_ss_cell_Rev_A_2019_01_06_546bb8c1.html</w:t>
        </w:r>
        <w:r w:rsidRPr="004F624E">
          <w:rPr>
            <w:rFonts w:ascii="Courier" w:hAnsi="Courier" w:cs="Times New Roman (Body CS)"/>
            <w:sz w:val="13"/>
            <w:rPrChange w:id="226" w:author="Chris Satterlee" w:date="2022-02-27T17:30:00Z">
              <w:rPr>
                <w:rFonts w:ascii="Courier" w:hAnsi="Courier"/>
              </w:rPr>
            </w:rPrChange>
          </w:rPr>
          <w:fldChar w:fldCharType="end"/>
        </w:r>
      </w:ins>
    </w:p>
    <w:p w14:paraId="5D1F05B6" w14:textId="26F55317" w:rsidR="004F624E" w:rsidRDefault="004F624E" w:rsidP="00E435FF">
      <w:pPr>
        <w:rPr>
          <w:ins w:id="227" w:author="Chris Satterlee" w:date="2022-02-27T17:28:00Z"/>
          <w:rFonts w:ascii="Courier" w:hAnsi="Courier"/>
        </w:rPr>
      </w:pPr>
    </w:p>
    <w:p w14:paraId="2C816BA1" w14:textId="447099E4" w:rsidR="004F624E" w:rsidRDefault="004F624E" w:rsidP="00E435FF">
      <w:pPr>
        <w:rPr>
          <w:ins w:id="228" w:author="Chris Satterlee" w:date="2022-02-27T17:28:00Z"/>
          <w:rFonts w:ascii="Courier" w:hAnsi="Courier"/>
        </w:rPr>
      </w:pPr>
      <w:ins w:id="229" w:author="Chris Satterlee" w:date="2022-02-27T17:28:00Z">
        <w:r>
          <w:rPr>
            <w:rFonts w:ascii="Courier" w:hAnsi="Courier"/>
          </w:rPr>
          <w:fldChar w:fldCharType="begin"/>
        </w:r>
        <w:r>
          <w:rPr>
            <w:rFonts w:ascii="Courier" w:hAnsi="Courier"/>
          </w:rPr>
          <w:instrText xml:space="preserve"> HYPERLINK "</w:instrText>
        </w:r>
        <w:r w:rsidRPr="004F624E">
          <w:rPr>
            <w:rFonts w:ascii="Courier" w:hAnsi="Courier"/>
          </w:rPr>
          <w:instrText>https://www.pcbway.com/project/shareproject/W112835ASR5_IV_Swinger_2_ss_cell_Rev_A_2019_01_06_546bb8c1.html</w:instrText>
        </w:r>
        <w:r>
          <w:rPr>
            <w:rFonts w:ascii="Courier" w:hAnsi="Courier"/>
          </w:rPr>
          <w:instrText xml:space="preserve">" </w:instrText>
        </w:r>
        <w:r>
          <w:rPr>
            <w:rFonts w:ascii="Courier" w:hAnsi="Courier"/>
          </w:rPr>
          <w:fldChar w:fldCharType="separate"/>
        </w:r>
        <w:r w:rsidRPr="00030DD1">
          <w:rPr>
            <w:rStyle w:val="Hyperlink"/>
            <w:rFonts w:ascii="Courier" w:hAnsi="Courier"/>
          </w:rPr>
          <w:t>https://www.pcbway.com/project/shareproject/W112835ASR5_IV_Swinger_2_ss_cell_Rev_A_2019_01_06_546bb8c1.html</w:t>
        </w:r>
        <w:r>
          <w:rPr>
            <w:rFonts w:ascii="Courier" w:hAnsi="Courier"/>
          </w:rPr>
          <w:fldChar w:fldCharType="end"/>
        </w:r>
      </w:ins>
    </w:p>
    <w:p w14:paraId="3CA0E1CF" w14:textId="77777777" w:rsidR="004F624E" w:rsidRDefault="004F624E"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717FF850" w:rsidR="00E435FF" w:rsidRDefault="00E435FF" w:rsidP="00E435FF">
      <w:pPr>
        <w:rPr>
          <w:rFonts w:ascii="Courier" w:hAnsi="Courier"/>
        </w:rPr>
      </w:pPr>
      <w:r>
        <w:rPr>
          <w:rFonts w:ascii="Courier" w:hAnsi="Courier"/>
        </w:rPr>
        <w:t xml:space="preserve">  </w:t>
      </w:r>
      <w:proofErr w:type="spellStart"/>
      <w:r>
        <w:rPr>
          <w:rFonts w:ascii="Courier" w:hAnsi="Courier"/>
        </w:rPr>
        <w:t>IV_Swinger</w:t>
      </w:r>
      <w:proofErr w:type="spellEnd"/>
      <w:r>
        <w:rPr>
          <w:rFonts w:ascii="Courier" w:hAnsi="Courier"/>
        </w:rPr>
        <w:t>/PCB/</w:t>
      </w:r>
      <w:r w:rsidR="00E43238">
        <w:rPr>
          <w:rFonts w:ascii="Courier" w:hAnsi="Courier"/>
        </w:rPr>
        <w:t>IV_Swinger_2_ss_cell</w:t>
      </w:r>
      <w:r>
        <w:rPr>
          <w:rFonts w:ascii="Courier" w:hAnsi="Courier"/>
        </w:rPr>
        <w:t>/Gerber/*.zip</w:t>
      </w:r>
    </w:p>
    <w:p w14:paraId="2CC8EC31" w14:textId="77777777" w:rsidR="00E435FF" w:rsidRDefault="00E435FF" w:rsidP="00E435FF">
      <w:pPr>
        <w:rPr>
          <w:rFonts w:ascii="Courier" w:hAnsi="Courier"/>
        </w:rPr>
      </w:pPr>
    </w:p>
    <w:p w14:paraId="099D869F" w14:textId="1908F06F" w:rsidR="00E435FF" w:rsidRPr="00E435FF" w:rsidRDefault="001A5CD4" w:rsidP="00E435FF">
      <w:pPr>
        <w:rPr>
          <w:rFonts w:ascii="Courier" w:hAnsi="Courier"/>
        </w:rPr>
      </w:pPr>
      <w:r>
        <w:rPr>
          <w:rFonts w:ascii="Courier" w:hAnsi="Courier"/>
        </w:rPr>
        <w:t>Soon</w:t>
      </w:r>
      <w:r w:rsidR="00E435FF">
        <w:rPr>
          <w:rFonts w:ascii="Courier" w:hAnsi="Courier"/>
        </w:rPr>
        <w:t xml:space="preserve">, I hope to find someone who wants to sell individual PCBs on </w:t>
      </w:r>
      <w:ins w:id="230" w:author="Chris Satterlee" w:date="2022-01-25T15:19:00Z">
        <w:r w:rsidR="008A3EA3">
          <w:rPr>
            <w:rFonts w:ascii="Courier" w:hAnsi="Courier"/>
          </w:rPr>
          <w:t>e</w:t>
        </w:r>
      </w:ins>
      <w:del w:id="231" w:author="Chris Satterlee" w:date="2022-01-25T15:19:00Z">
        <w:r w:rsidR="00E435FF" w:rsidDel="008A3EA3">
          <w:rPr>
            <w:rFonts w:ascii="Courier" w:hAnsi="Courier"/>
          </w:rPr>
          <w:delText>E</w:delText>
        </w:r>
      </w:del>
      <w:r w:rsidR="00E435FF">
        <w:rPr>
          <w:rFonts w:ascii="Courier" w:hAnsi="Courier"/>
        </w:rPr>
        <w:t>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232" w:name="_Toc94016575"/>
      <w:bookmarkStart w:id="233" w:name="_Toc96876730"/>
      <w:r>
        <w:t xml:space="preserve">Buy </w:t>
      </w:r>
      <w:r w:rsidR="00E435FF">
        <w:t>other parts</w:t>
      </w:r>
      <w:bookmarkEnd w:id="232"/>
      <w:bookmarkEnd w:id="233"/>
      <w:r w:rsidR="00CE10E8">
        <w:br/>
      </w:r>
    </w:p>
    <w:p w14:paraId="7113F8E4" w14:textId="55661989"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p>
    <w:p w14:paraId="0DE0C274" w14:textId="77777777" w:rsidR="00E435FF" w:rsidRDefault="00E435FF" w:rsidP="00CE10E8">
      <w:pPr>
        <w:rPr>
          <w:rFonts w:ascii="Courier" w:hAnsi="Courier"/>
        </w:rPr>
      </w:pPr>
    </w:p>
    <w:p w14:paraId="0F0D5774" w14:textId="39D83014" w:rsidR="00E435FF" w:rsidRDefault="00E435FF" w:rsidP="00E435FF">
      <w:pPr>
        <w:rPr>
          <w:rFonts w:ascii="Courier" w:hAnsi="Courier"/>
        </w:rPr>
      </w:pPr>
      <w:r>
        <w:rPr>
          <w:rFonts w:ascii="Courier" w:hAnsi="Courier"/>
        </w:rPr>
        <w:t>SSR PV cell version BOM:</w:t>
      </w:r>
    </w:p>
    <w:p w14:paraId="0B874C2E" w14:textId="77777777" w:rsidR="00E435FF" w:rsidRDefault="00E435FF" w:rsidP="00E435FF">
      <w:pPr>
        <w:rPr>
          <w:rFonts w:ascii="Courier" w:hAnsi="Courier"/>
        </w:rPr>
      </w:pPr>
    </w:p>
    <w:p w14:paraId="3A2C9DDD" w14:textId="07F0DAAF" w:rsidR="00E435FF" w:rsidRPr="00303466" w:rsidRDefault="001A48F0" w:rsidP="00E435FF">
      <w:pPr>
        <w:pStyle w:val="NormalWeb"/>
        <w:spacing w:before="0" w:beforeAutospacing="0"/>
        <w:rPr>
          <w:rFonts w:ascii="Courier" w:hAnsi="Courier" w:cs="Arial"/>
        </w:rPr>
      </w:pPr>
      <w:hyperlink r:id="rId21" w:history="1">
        <w:r w:rsidR="00E435FF" w:rsidRPr="00303466">
          <w:rPr>
            <w:rStyle w:val="Hyperlink"/>
            <w:rFonts w:ascii="Courier" w:hAnsi="Courier" w:cs="Arial"/>
          </w:rPr>
          <w:t>https://github.com/csatt/IV_Swinger/raw/master/PCB/BOM/ssr_cell_BOM.pdf</w:t>
        </w:r>
      </w:hyperlink>
    </w:p>
    <w:p w14:paraId="58A0BAEE" w14:textId="77DC3B26" w:rsidR="006D6878" w:rsidRDefault="00E43238" w:rsidP="00CE10E8">
      <w:pPr>
        <w:rPr>
          <w:rFonts w:ascii="Courier" w:hAnsi="Courier"/>
        </w:rPr>
      </w:pPr>
      <w:r>
        <w:rPr>
          <w:rFonts w:ascii="Courier" w:hAnsi="Courier"/>
        </w:rPr>
        <w:t>The</w:t>
      </w:r>
      <w:r w:rsidR="00E435FF">
        <w:rPr>
          <w:rFonts w:ascii="Courier" w:hAnsi="Courier"/>
        </w:rPr>
        <w:t xml:space="preserve"> BOM has an Amazon link and a Digi-Key link at the bottom. </w:t>
      </w:r>
      <w:r w:rsidR="00CE10E8">
        <w:rPr>
          <w:rFonts w:ascii="Courier" w:hAnsi="Courier"/>
        </w:rPr>
        <w:t>The Amazon link</w:t>
      </w:r>
      <w:r>
        <w:rPr>
          <w:rFonts w:ascii="Courier" w:hAnsi="Courier"/>
        </w:rPr>
        <w:t xml:space="preserve"> 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w:t>
      </w:r>
      <w:r w:rsidR="00CE10E8">
        <w:rPr>
          <w:rFonts w:ascii="Courier" w:hAnsi="Courier"/>
        </w:rPr>
        <w:lastRenderedPageBreak/>
        <w:t xml:space="preserve">single IV Swinger 2. You may of course choose to find 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041E9980"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E43238">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44DE2469" w14:textId="76C1F8B0"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there are some of the Digi-Key items have</w:t>
      </w:r>
      <w:ins w:id="234" w:author="Chris Satterlee" w:date="2022-01-25T15:20:00Z">
        <w:r w:rsidR="008A3EA3" w:rsidRPr="008A3EA3">
          <w:rPr>
            <w:rFonts w:ascii="Courier" w:hAnsi="Courier"/>
          </w:rPr>
          <w:t xml:space="preserve"> </w:t>
        </w:r>
        <w:proofErr w:type="spellStart"/>
        <w:r w:rsidR="008A3EA3">
          <w:rPr>
            <w:rFonts w:ascii="Courier" w:hAnsi="Courier"/>
          </w:rPr>
          <w:t>ALT_n</w:t>
        </w:r>
        <w:proofErr w:type="spellEnd"/>
        <w:r w:rsidR="008A3EA3">
          <w:rPr>
            <w:rFonts w:ascii="Courier" w:hAnsi="Courier"/>
          </w:rPr>
          <w:t xml:space="preserve"> (e.g., ALT_1, ALT_2) </w:t>
        </w:r>
      </w:ins>
      <w:del w:id="235" w:author="Chris Satterlee" w:date="2022-01-25T15:20:00Z">
        <w:r w:rsidR="00BF68B3" w:rsidDel="008A3EA3">
          <w:rPr>
            <w:rFonts w:ascii="Courier" w:hAnsi="Courier"/>
          </w:rPr>
          <w:delText xml:space="preserve"> *ALTERNATE*</w:delText>
        </w:r>
      </w:del>
      <w:r w:rsidR="00BF68B3">
        <w:rPr>
          <w:rFonts w:ascii="Courier" w:hAnsi="Courier"/>
        </w:rPr>
        <w:t xml:space="preserve"> in the “Customer Reference field. These should only be ordered if the primary version of the same part is marked as “backorder”.  </w:t>
      </w:r>
    </w:p>
    <w:p w14:paraId="4BA7F80A" w14:textId="77777777" w:rsidR="006D6878" w:rsidRDefault="006D6878" w:rsidP="00CE10E8">
      <w:pPr>
        <w:rPr>
          <w:rFonts w:ascii="Courier" w:hAnsi="Courier"/>
        </w:rPr>
      </w:pPr>
    </w:p>
    <w:p w14:paraId="0E0E484F" w14:textId="77777777" w:rsidR="007A7295" w:rsidRDefault="007A7295" w:rsidP="007A7295">
      <w:pPr>
        <w:rPr>
          <w:ins w:id="236" w:author="Chris Satterlee" w:date="2022-02-27T17:48:00Z"/>
          <w:rFonts w:ascii="Courier" w:hAnsi="Courier"/>
        </w:rPr>
      </w:pPr>
      <w:ins w:id="237" w:author="Chris Satterlee" w:date="2022-02-27T17:48:00Z">
        <w:r>
          <w:rPr>
            <w:rFonts w:ascii="Courier" w:hAnsi="Courier"/>
          </w:rPr>
          <w:t>Alternately, the following CSV file may be used to order from Digi-Key, Mouser or possibly other suppliers that support uploading a BOM spreadsheet. It includes the manufacturer, manufacturer’s part number, Digi-Key part number, and Mouser part number:</w:t>
        </w:r>
      </w:ins>
    </w:p>
    <w:p w14:paraId="54F8B7B8" w14:textId="77777777" w:rsidR="007A7295" w:rsidRPr="007A7295" w:rsidRDefault="007A7295" w:rsidP="007A7295">
      <w:pPr>
        <w:rPr>
          <w:ins w:id="238" w:author="Chris Satterlee" w:date="2022-02-27T17:48:00Z"/>
          <w:rFonts w:ascii="Courier" w:hAnsi="Courier"/>
          <w:sz w:val="15"/>
          <w:rPrChange w:id="239" w:author="Chris Satterlee" w:date="2022-02-27T17:51:00Z">
            <w:rPr>
              <w:ins w:id="240" w:author="Chris Satterlee" w:date="2022-02-27T17:48:00Z"/>
              <w:rFonts w:ascii="Courier" w:hAnsi="Courier"/>
            </w:rPr>
          </w:rPrChange>
        </w:rPr>
      </w:pPr>
    </w:p>
    <w:p w14:paraId="64ACF073" w14:textId="4C2C3D15" w:rsidR="007A7295" w:rsidRPr="007A7295" w:rsidRDefault="007A7295" w:rsidP="007A7295">
      <w:pPr>
        <w:pStyle w:val="NormalWeb"/>
        <w:spacing w:before="0" w:beforeAutospacing="0"/>
        <w:rPr>
          <w:ins w:id="241" w:author="Chris Satterlee" w:date="2022-02-27T17:48:00Z"/>
          <w:rStyle w:val="Hyperlink"/>
          <w:rFonts w:ascii="Courier" w:hAnsi="Courier" w:cs="Arial"/>
          <w:sz w:val="14"/>
          <w:szCs w:val="15"/>
          <w:rPrChange w:id="242" w:author="Chris Satterlee" w:date="2022-02-27T17:51:00Z">
            <w:rPr>
              <w:ins w:id="243" w:author="Chris Satterlee" w:date="2022-02-27T17:48:00Z"/>
              <w:rStyle w:val="Hyperlink"/>
              <w:rFonts w:ascii="Courier" w:hAnsi="Courier" w:cs="Arial"/>
              <w:sz w:val="15"/>
              <w:szCs w:val="15"/>
            </w:rPr>
          </w:rPrChange>
        </w:rPr>
      </w:pPr>
      <w:ins w:id="244" w:author="Chris Satterlee" w:date="2022-02-27T17:48:00Z">
        <w:r w:rsidRPr="007A7295">
          <w:rPr>
            <w:sz w:val="14"/>
            <w:rPrChange w:id="245" w:author="Chris Satterlee" w:date="2022-02-27T17:51:00Z">
              <w:rPr/>
            </w:rPrChange>
          </w:rPr>
          <w:fldChar w:fldCharType="begin"/>
        </w:r>
      </w:ins>
      <w:ins w:id="246" w:author="Chris Satterlee" w:date="2022-02-27T17:49:00Z">
        <w:r w:rsidRPr="007A7295">
          <w:rPr>
            <w:sz w:val="14"/>
            <w:rPrChange w:id="247" w:author="Chris Satterlee" w:date="2022-02-27T17:51:00Z">
              <w:rPr/>
            </w:rPrChange>
          </w:rPr>
          <w:instrText>HYPERLINK "https://github.com/csatt/IV_Swinger/raw/master/PCB/BOM/DigiKeyMouser/ssr_cell_DigiKey_Mouser.csv"</w:instrText>
        </w:r>
        <w:r w:rsidRPr="007A7295">
          <w:rPr>
            <w:sz w:val="14"/>
            <w:rPrChange w:id="248" w:author="Chris Satterlee" w:date="2022-02-27T17:51:00Z">
              <w:rPr/>
            </w:rPrChange>
          </w:rPr>
        </w:r>
      </w:ins>
      <w:ins w:id="249" w:author="Chris Satterlee" w:date="2022-02-27T17:48:00Z">
        <w:r w:rsidRPr="007A7295">
          <w:rPr>
            <w:sz w:val="14"/>
            <w:rPrChange w:id="250" w:author="Chris Satterlee" w:date="2022-02-27T17:51:00Z">
              <w:rPr/>
            </w:rPrChange>
          </w:rPr>
          <w:fldChar w:fldCharType="separate"/>
        </w:r>
      </w:ins>
      <w:ins w:id="251" w:author="Chris Satterlee" w:date="2022-02-27T17:49:00Z">
        <w:r w:rsidRPr="007A7295">
          <w:rPr>
            <w:rStyle w:val="Hyperlink"/>
            <w:rFonts w:ascii="Courier" w:hAnsi="Courier" w:cs="Arial"/>
            <w:sz w:val="14"/>
            <w:szCs w:val="15"/>
            <w:rPrChange w:id="252" w:author="Chris Satterlee" w:date="2022-02-27T17:51:00Z">
              <w:rPr>
                <w:rStyle w:val="Hyperlink"/>
                <w:rFonts w:ascii="Courier" w:hAnsi="Courier" w:cs="Arial"/>
                <w:sz w:val="15"/>
                <w:szCs w:val="15"/>
              </w:rPr>
            </w:rPrChange>
          </w:rPr>
          <w:t>https://github.com/csatt/IV_Swinger/raw/master/PCB/BOM/DigiKeyMouser/ssr_cell_DigiKey_Mouser.csv</w:t>
        </w:r>
      </w:ins>
      <w:ins w:id="253" w:author="Chris Satterlee" w:date="2022-02-27T17:48:00Z">
        <w:r w:rsidRPr="007A7295">
          <w:rPr>
            <w:rStyle w:val="Hyperlink"/>
            <w:rFonts w:ascii="Courier" w:hAnsi="Courier" w:cs="Arial"/>
            <w:sz w:val="14"/>
            <w:szCs w:val="15"/>
            <w:rPrChange w:id="254" w:author="Chris Satterlee" w:date="2022-02-27T17:51:00Z">
              <w:rPr>
                <w:rStyle w:val="Hyperlink"/>
                <w:rFonts w:ascii="Courier" w:hAnsi="Courier" w:cs="Arial"/>
                <w:sz w:val="15"/>
                <w:szCs w:val="15"/>
              </w:rPr>
            </w:rPrChange>
          </w:rPr>
          <w:fldChar w:fldCharType="end"/>
        </w:r>
      </w:ins>
    </w:p>
    <w:p w14:paraId="2878FA9D" w14:textId="43A036C5" w:rsidR="007A7295" w:rsidRPr="007A7295" w:rsidRDefault="007A7295" w:rsidP="007A7295">
      <w:pPr>
        <w:pStyle w:val="NormalWeb"/>
        <w:spacing w:before="0" w:beforeAutospacing="0"/>
        <w:rPr>
          <w:ins w:id="255" w:author="Chris Satterlee" w:date="2022-02-27T17:48:00Z"/>
          <w:rFonts w:ascii="Courier" w:hAnsi="Courier" w:cs="Arial"/>
          <w:sz w:val="24"/>
          <w:szCs w:val="24"/>
          <w:rPrChange w:id="256" w:author="Chris Satterlee" w:date="2022-02-27T17:48:00Z">
            <w:rPr>
              <w:ins w:id="257" w:author="Chris Satterlee" w:date="2022-02-27T17:48:00Z"/>
              <w:rFonts w:ascii="Courier" w:hAnsi="Courier"/>
            </w:rPr>
          </w:rPrChange>
        </w:rPr>
        <w:pPrChange w:id="258" w:author="Chris Satterlee" w:date="2022-02-27T17:48:00Z">
          <w:pPr/>
        </w:pPrChange>
      </w:pPr>
      <w:ins w:id="259" w:author="Chris Satterlee" w:date="2022-02-27T17:48:00Z">
        <w:r>
          <w:fldChar w:fldCharType="begin"/>
        </w:r>
      </w:ins>
      <w:ins w:id="260" w:author="Chris Satterlee" w:date="2022-02-27T17:49:00Z">
        <w:r>
          <w:instrText>HYPERLINK "https://github.com/csatt/IV_Swinger/raw/master/PCB/BOM/DigiKeyMouser/ssr_cell_DigiKey_Mouser.csv"</w:instrText>
        </w:r>
      </w:ins>
      <w:ins w:id="261" w:author="Chris Satterlee" w:date="2022-02-27T17:48:00Z">
        <w:r>
          <w:fldChar w:fldCharType="separate"/>
        </w:r>
      </w:ins>
      <w:ins w:id="262" w:author="Chris Satterlee" w:date="2022-02-27T17:49:00Z">
        <w:r>
          <w:rPr>
            <w:rStyle w:val="Hyperlink"/>
            <w:rFonts w:ascii="Courier" w:hAnsi="Courier" w:cs="Arial"/>
            <w:sz w:val="24"/>
            <w:szCs w:val="24"/>
          </w:rPr>
          <w:t>https://github.com/csatt/IV_Swinger/raw/master/PCB/BOM/DigiKeyMouser/ssr_cell_DigiKey_Mouser.csv</w:t>
        </w:r>
      </w:ins>
      <w:ins w:id="263" w:author="Chris Satterlee" w:date="2022-02-27T17:48:00Z">
        <w:r>
          <w:rPr>
            <w:rStyle w:val="Hyperlink"/>
            <w:rFonts w:ascii="Courier" w:hAnsi="Courier" w:cs="Arial"/>
            <w:sz w:val="24"/>
            <w:szCs w:val="24"/>
          </w:rPr>
          <w:fldChar w:fldCharType="end"/>
        </w:r>
      </w:ins>
    </w:p>
    <w:p w14:paraId="05E36B2F" w14:textId="394BB559"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3E021B88"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hyperlink r:id="rId22" w:history="1">
        <w:r w:rsidRPr="00E435FF">
          <w:rPr>
            <w:rStyle w:val="Hyperlink"/>
            <w:rFonts w:ascii="Courier" w:hAnsi="Courier"/>
          </w:rPr>
          <w:t>https://www.arduino.cc/en/Main/Contribute</w:t>
        </w:r>
      </w:hyperlink>
      <w:r w:rsidRPr="00E435FF">
        <w:rPr>
          <w:rFonts w:ascii="Courier" w:hAnsi="Courier"/>
        </w:rPr>
        <w:br/>
      </w:r>
    </w:p>
    <w:p w14:paraId="3F9B7AF0" w14:textId="77777777" w:rsidR="008726C9" w:rsidRPr="00E435FF" w:rsidRDefault="008726C9"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264" w:name="_Toc94016576"/>
      <w:bookmarkStart w:id="265" w:name="_Toc96876731"/>
      <w:r>
        <w:t>Gather / buy t</w:t>
      </w:r>
      <w:r w:rsidR="00C83733">
        <w:t>ools</w:t>
      </w:r>
      <w:bookmarkEnd w:id="264"/>
      <w:bookmarkEnd w:id="265"/>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lastRenderedPageBreak/>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 xml:space="preserve">3/8" </w:t>
      </w:r>
      <w:proofErr w:type="spellStart"/>
      <w:r w:rsidRPr="00C83733">
        <w:rPr>
          <w:rFonts w:ascii="Courier" w:hAnsi="Courier"/>
        </w:rPr>
        <w:t>Forstner</w:t>
      </w:r>
      <w:proofErr w:type="spellEnd"/>
      <w:r w:rsidRPr="00C83733">
        <w:rPr>
          <w:rFonts w:ascii="Courier" w:hAnsi="Courier"/>
        </w:rPr>
        <w:t xml:space="preserve">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7B40F8DA" w:rsidR="00C83733" w:rsidRPr="00C83733" w:rsidRDefault="00E43238" w:rsidP="004B00B9">
      <w:pPr>
        <w:pStyle w:val="ListParagraph"/>
        <w:numPr>
          <w:ilvl w:val="1"/>
          <w:numId w:val="66"/>
        </w:numPr>
        <w:rPr>
          <w:rFonts w:ascii="Courier" w:hAnsi="Courier"/>
        </w:rPr>
      </w:pPr>
      <w:r>
        <w:rPr>
          <w:rFonts w:ascii="Courier" w:hAnsi="Courier"/>
        </w:rPr>
        <w:t>1.5</w:t>
      </w:r>
      <w:r w:rsidR="00C83733" w:rsidRPr="00C83733">
        <w:rPr>
          <w:rFonts w:ascii="Courier" w:hAnsi="Courier"/>
        </w:rPr>
        <w:t>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608C5165" w14:textId="51A8CBFE" w:rsidR="005774B2" w:rsidRPr="005130CA" w:rsidRDefault="00E435FF" w:rsidP="00E435FF">
      <w:pPr>
        <w:rPr>
          <w:rFonts w:ascii="Courier" w:hAnsi="Courier"/>
        </w:rPr>
      </w:pPr>
      <w:r>
        <w:rPr>
          <w:rFonts w:ascii="Courier" w:hAnsi="Courier"/>
        </w:rPr>
        <w:t xml:space="preserve"> </w:t>
      </w:r>
    </w:p>
    <w:p w14:paraId="1311628F" w14:textId="345C27D6" w:rsidR="005130CA" w:rsidRDefault="00C83733" w:rsidP="00C83733">
      <w:pPr>
        <w:pStyle w:val="Heading1"/>
      </w:pPr>
      <w:bookmarkStart w:id="266" w:name="_Toc94016577"/>
      <w:bookmarkStart w:id="267" w:name="_Toc96876732"/>
      <w:r>
        <w:t>Prepare for Soldering</w:t>
      </w:r>
      <w:bookmarkEnd w:id="266"/>
      <w:bookmarkEnd w:id="267"/>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71E6F8F9" w:rsidR="005130CA" w:rsidRPr="00303466" w:rsidRDefault="001A48F0" w:rsidP="005130CA">
      <w:pPr>
        <w:ind w:left="360"/>
        <w:rPr>
          <w:rStyle w:val="Hyperlink"/>
          <w:rFonts w:ascii="Courier" w:hAnsi="Courier"/>
          <w:sz w:val="16"/>
          <w:szCs w:val="16"/>
        </w:rPr>
      </w:pPr>
      <w:hyperlink r:id="rId23" w:history="1">
        <w:r w:rsidR="005130CA" w:rsidRPr="00303466">
          <w:rPr>
            <w:rStyle w:val="Hyperlink"/>
            <w:rFonts w:ascii="Courier" w:hAnsi="Courier"/>
            <w:sz w:val="16"/>
            <w:szCs w:val="16"/>
          </w:rPr>
          <w:t>https://learn.adafruit.com/adafruit-guide-excellent-soldering/common-problems</w:t>
        </w:r>
      </w:hyperlink>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27EAD3D7" w14:textId="43EE562E" w:rsidR="005130CA" w:rsidRPr="00E435FF" w:rsidRDefault="008F696F" w:rsidP="004B00B9">
      <w:pPr>
        <w:pStyle w:val="ListParagraph"/>
        <w:numPr>
          <w:ilvl w:val="0"/>
          <w:numId w:val="4"/>
        </w:numPr>
        <w:rPr>
          <w:rFonts w:ascii="Courier" w:hAnsi="Courier"/>
        </w:rPr>
      </w:pPr>
      <w:r>
        <w:rPr>
          <w:rFonts w:ascii="Courier" w:hAnsi="Courier"/>
        </w:rPr>
        <w:t xml:space="preserve">I highly recommend using 63/37 0.031” (or 0.8mm) rosin core solder. Yes, it is 37% lead, but it is </w:t>
      </w:r>
      <w:r>
        <w:rPr>
          <w:rFonts w:ascii="Courier" w:hAnsi="Courier"/>
        </w:rPr>
        <w:lastRenderedPageBreak/>
        <w:t>not a health risk for you (really), and environmentally insignificant when used by hobbyists. You’ll solder like a pro.</w:t>
      </w:r>
      <w:r w:rsidR="00E435FF">
        <w:rPr>
          <w:rFonts w:ascii="Courier" w:hAnsi="Courier"/>
        </w:rPr>
        <w:br/>
      </w:r>
    </w:p>
    <w:p w14:paraId="0A8E2C9D" w14:textId="47500D33" w:rsidR="00E435FF" w:rsidRDefault="00C83733" w:rsidP="00C83733">
      <w:pPr>
        <w:pStyle w:val="Heading1"/>
        <w:rPr>
          <w:rFonts w:ascii="Courier" w:hAnsi="Courier"/>
          <w:color w:val="auto"/>
          <w:sz w:val="24"/>
          <w:szCs w:val="24"/>
        </w:rPr>
      </w:pPr>
      <w:bookmarkStart w:id="268" w:name="_Ref409342829"/>
      <w:bookmarkStart w:id="269" w:name="_Ref409342846"/>
      <w:bookmarkStart w:id="270" w:name="_Toc94016578"/>
      <w:bookmarkStart w:id="271" w:name="_Toc96876733"/>
      <w:r>
        <w:t>1/4W resistors</w:t>
      </w:r>
      <w:bookmarkEnd w:id="268"/>
      <w:bookmarkEnd w:id="269"/>
      <w:bookmarkEnd w:id="270"/>
      <w:bookmarkEnd w:id="271"/>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0FAA74C7" w14:textId="53A6A717" w:rsidR="005130CA" w:rsidRPr="00877D7F" w:rsidRDefault="005130CA" w:rsidP="00877D7F">
      <w:pPr>
        <w:pStyle w:val="ListParagraph"/>
        <w:numPr>
          <w:ilvl w:val="0"/>
          <w:numId w:val="36"/>
        </w:numPr>
        <w:rPr>
          <w:rFonts w:ascii="Courier" w:hAnsi="Courier"/>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12E8AE3B" w14:textId="77777777" w:rsidR="003E2D8D" w:rsidRPr="005130CA" w:rsidRDefault="003E2D8D" w:rsidP="007B5C9C">
      <w:pPr>
        <w:ind w:left="-360" w:firstLine="280"/>
        <w:rPr>
          <w:rFonts w:ascii="Courier" w:hAnsi="Courier"/>
        </w:rPr>
      </w:pPr>
    </w:p>
    <w:p w14:paraId="785B2D2D" w14:textId="2ABF9299" w:rsidR="005130CA" w:rsidRPr="00877D7F" w:rsidRDefault="005130CA" w:rsidP="00877D7F">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r w:rsidR="00E435FF" w:rsidRPr="00877D7F">
        <w:rPr>
          <w:rFonts w:ascii="Courier" w:hAnsi="Courier"/>
        </w:rPr>
        <w:t xml:space="preserve"> </w:t>
      </w:r>
    </w:p>
    <w:p w14:paraId="144D3B6C" w14:textId="77777777" w:rsidR="00E435FF" w:rsidRPr="00E435FF" w:rsidRDefault="00E435FF" w:rsidP="00E435FF">
      <w:pPr>
        <w:rPr>
          <w:rFonts w:ascii="Courier" w:hAnsi="Courier"/>
        </w:rPr>
      </w:pPr>
    </w:p>
    <w:p w14:paraId="759178AF" w14:textId="7B9A7FBF" w:rsidR="00E435FF" w:rsidRPr="00E435FF" w:rsidRDefault="00E435FF" w:rsidP="00E435FF">
      <w:pPr>
        <w:pStyle w:val="ListParagraph"/>
        <w:rPr>
          <w:rFonts w:ascii="Courier" w:hAnsi="Courier"/>
          <w:b/>
          <w:u w:val="single"/>
        </w:rPr>
      </w:pPr>
      <w:r>
        <w:rPr>
          <w:rFonts w:ascii="Courier" w:hAnsi="Courier"/>
          <w:b/>
          <w:u w:val="single"/>
        </w:rPr>
        <w:t>PV cell</w:t>
      </w:r>
      <w:r w:rsidRPr="00E435FF">
        <w:rPr>
          <w:rFonts w:ascii="Courier" w:hAnsi="Courier"/>
          <w:b/>
          <w:u w:val="single"/>
        </w:rPr>
        <w:t xml:space="preserve"> version (</w:t>
      </w:r>
      <w:r>
        <w:rPr>
          <w:rFonts w:ascii="Courier" w:hAnsi="Courier"/>
          <w:b/>
          <w:u w:val="single"/>
        </w:rPr>
        <w:t>SS</w:t>
      </w:r>
      <w:r w:rsidRPr="00E435FF">
        <w:rPr>
          <w:rFonts w:ascii="Courier" w:hAnsi="Courier"/>
          <w:b/>
          <w:u w:val="single"/>
        </w:rPr>
        <w:t>R)</w:t>
      </w:r>
      <w:r w:rsidR="007E1521">
        <w:rPr>
          <w:rFonts w:ascii="Courier" w:hAnsi="Courier"/>
          <w:b/>
          <w:u w:val="single"/>
        </w:rPr>
        <w:t xml:space="preserve"> – 20 joints</w:t>
      </w:r>
      <w:r w:rsidRPr="00E435FF">
        <w:rPr>
          <w:rFonts w:ascii="Courier" w:hAnsi="Courier"/>
          <w:b/>
          <w:u w:val="single"/>
        </w:rPr>
        <w:t>:</w:t>
      </w:r>
    </w:p>
    <w:p w14:paraId="35CB6ED0" w14:textId="77777777" w:rsidR="00E435FF" w:rsidRPr="005130CA" w:rsidRDefault="00E435FF" w:rsidP="00E435FF">
      <w:pPr>
        <w:rPr>
          <w:rFonts w:ascii="Courier" w:hAnsi="Courier"/>
        </w:rPr>
      </w:pPr>
    </w:p>
    <w:p w14:paraId="5866EDEA" w14:textId="1AE28FDA" w:rsidR="00E435FF" w:rsidRPr="00DB1972" w:rsidRDefault="00E435FF" w:rsidP="004B00B9">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 xml:space="preserve"> (</w:t>
      </w:r>
      <w:proofErr w:type="gramEnd"/>
      <w:r w:rsidRPr="00DB1972">
        <w:rPr>
          <w:rFonts w:ascii="Courier" w:hAnsi="Courier"/>
        </w:rPr>
        <w:t>1k</w:t>
      </w:r>
      <w:r>
        <w:rPr>
          <w:rFonts w:ascii="Courier" w:hAnsi="Courier"/>
        </w:rPr>
        <w:t>):</w:t>
      </w:r>
      <w:r w:rsidRPr="00DB1972">
        <w:rPr>
          <w:rFonts w:ascii="Courier" w:hAnsi="Courier"/>
        </w:rPr>
        <w:t xml:space="preserve">  _______</w:t>
      </w:r>
    </w:p>
    <w:p w14:paraId="7FC2075D" w14:textId="77777777" w:rsidR="00E435FF" w:rsidRPr="005130CA" w:rsidRDefault="00E435FF" w:rsidP="00E435FF">
      <w:pPr>
        <w:ind w:left="2660"/>
        <w:rPr>
          <w:rFonts w:ascii="Courier" w:hAnsi="Courier"/>
        </w:rPr>
      </w:pPr>
    </w:p>
    <w:p w14:paraId="51A1876D" w14:textId="00B5605C" w:rsidR="00E435FF" w:rsidRPr="00DB1972" w:rsidRDefault="00E435FF" w:rsidP="004B00B9">
      <w:pPr>
        <w:pStyle w:val="ListParagraph"/>
        <w:numPr>
          <w:ilvl w:val="0"/>
          <w:numId w:val="38"/>
        </w:numPr>
        <w:ind w:left="1080"/>
        <w:rPr>
          <w:rFonts w:ascii="Courier" w:hAnsi="Courier"/>
        </w:rPr>
      </w:pPr>
      <w:r>
        <w:rPr>
          <w:rFonts w:ascii="Courier" w:hAnsi="Courier"/>
        </w:rPr>
        <w:t xml:space="preserve">R4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3CD53830" w14:textId="77777777" w:rsidR="00E435FF" w:rsidRPr="005130CA" w:rsidRDefault="00E435FF" w:rsidP="00E435FF">
      <w:pPr>
        <w:ind w:left="2660"/>
        <w:rPr>
          <w:rFonts w:ascii="Courier" w:hAnsi="Courier"/>
        </w:rPr>
      </w:pPr>
    </w:p>
    <w:p w14:paraId="5AD9703D" w14:textId="493E6BCF" w:rsidR="00E435FF" w:rsidRPr="00DB1972" w:rsidRDefault="00E435FF" w:rsidP="004B00B9">
      <w:pPr>
        <w:pStyle w:val="ListParagraph"/>
        <w:numPr>
          <w:ilvl w:val="0"/>
          <w:numId w:val="38"/>
        </w:numPr>
        <w:ind w:left="1080"/>
        <w:rPr>
          <w:rFonts w:ascii="Courier" w:hAnsi="Courier"/>
        </w:rPr>
      </w:pPr>
      <w:r>
        <w:rPr>
          <w:rFonts w:ascii="Courier" w:hAnsi="Courier"/>
        </w:rPr>
        <w:t>R5</w:t>
      </w:r>
      <w:proofErr w:type="gramStart"/>
      <w:r>
        <w:rPr>
          <w:rFonts w:ascii="Courier" w:hAnsi="Courier"/>
        </w:rPr>
        <w:t xml:space="preserve">   (</w:t>
      </w:r>
      <w:proofErr w:type="gramEnd"/>
      <w:r>
        <w:rPr>
          <w:rFonts w:ascii="Courier" w:hAnsi="Courier"/>
        </w:rPr>
        <w:t>22k):</w:t>
      </w:r>
      <w:r w:rsidRPr="00DB1972">
        <w:rPr>
          <w:rFonts w:ascii="Courier" w:hAnsi="Courier"/>
        </w:rPr>
        <w:t xml:space="preserve">  _______</w:t>
      </w:r>
    </w:p>
    <w:p w14:paraId="62B3B617" w14:textId="77777777" w:rsidR="00E435FF" w:rsidRPr="005130CA" w:rsidRDefault="00E435FF" w:rsidP="00E435FF">
      <w:pPr>
        <w:ind w:left="2660"/>
        <w:rPr>
          <w:rFonts w:ascii="Courier" w:hAnsi="Courier"/>
        </w:rPr>
      </w:pPr>
    </w:p>
    <w:p w14:paraId="235D79B5" w14:textId="5A32D33A" w:rsidR="00E435FF"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Pr>
          <w:rFonts w:ascii="Courier" w:hAnsi="Courier"/>
        </w:rPr>
        <w:t>180Ω):</w:t>
      </w:r>
      <w:r w:rsidRPr="00DB1972">
        <w:rPr>
          <w:rFonts w:ascii="Courier" w:hAnsi="Courier"/>
        </w:rPr>
        <w:t xml:space="preserve">  _______</w:t>
      </w:r>
      <w:r w:rsidR="007E1521">
        <w:rPr>
          <w:rFonts w:ascii="Courier" w:hAnsi="Courier"/>
        </w:rPr>
        <w:t xml:space="preserve">  (180 </w:t>
      </w:r>
      <w:r w:rsidR="007E1521" w:rsidRPr="007E1521">
        <w:rPr>
          <w:rFonts w:ascii="Courier" w:hAnsi="Courier"/>
          <w:u w:val="single"/>
        </w:rPr>
        <w:t>ohms</w:t>
      </w:r>
      <w:r w:rsidR="007E1521">
        <w:rPr>
          <w:rFonts w:ascii="Courier" w:hAnsi="Courier"/>
        </w:rPr>
        <w:t xml:space="preserve"> not k!)</w:t>
      </w:r>
    </w:p>
    <w:p w14:paraId="5412D711" w14:textId="77777777" w:rsidR="00E435FF" w:rsidRPr="00E435FF" w:rsidRDefault="00E435FF" w:rsidP="00E435FF">
      <w:pPr>
        <w:rPr>
          <w:rFonts w:ascii="Courier" w:hAnsi="Courier"/>
        </w:rPr>
      </w:pPr>
    </w:p>
    <w:p w14:paraId="71D1777F" w14:textId="68B7A72A" w:rsidR="00E435FF"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9  (</w:t>
      </w:r>
      <w:proofErr w:type="gramEnd"/>
      <w:r>
        <w:rPr>
          <w:rFonts w:ascii="Courier" w:hAnsi="Courier"/>
        </w:rPr>
        <w:t>180Ω):</w:t>
      </w:r>
      <w:r w:rsidRPr="00DB1972">
        <w:rPr>
          <w:rFonts w:ascii="Courier" w:hAnsi="Courier"/>
        </w:rPr>
        <w:t xml:space="preserve">  _______</w:t>
      </w:r>
    </w:p>
    <w:p w14:paraId="0BE2388E" w14:textId="77777777" w:rsidR="00E435FF" w:rsidRPr="00E435FF" w:rsidRDefault="00E435FF" w:rsidP="00E435FF">
      <w:pPr>
        <w:rPr>
          <w:rFonts w:ascii="Courier" w:hAnsi="Courier"/>
        </w:rPr>
      </w:pPr>
    </w:p>
    <w:p w14:paraId="00A044FB" w14:textId="6323CAFD" w:rsidR="00E435FF" w:rsidRDefault="00E435FF" w:rsidP="004B00B9">
      <w:pPr>
        <w:pStyle w:val="ListParagraph"/>
        <w:numPr>
          <w:ilvl w:val="0"/>
          <w:numId w:val="38"/>
        </w:numPr>
        <w:ind w:left="1080"/>
        <w:rPr>
          <w:rFonts w:ascii="Courier" w:hAnsi="Courier"/>
        </w:rPr>
      </w:pPr>
      <w:r>
        <w:rPr>
          <w:rFonts w:ascii="Courier" w:hAnsi="Courier"/>
        </w:rPr>
        <w:t>R10 (180Ω):</w:t>
      </w:r>
      <w:r w:rsidRPr="00DB1972">
        <w:rPr>
          <w:rFonts w:ascii="Courier" w:hAnsi="Courier"/>
        </w:rPr>
        <w:t xml:space="preserve">  _______</w:t>
      </w:r>
    </w:p>
    <w:p w14:paraId="6EFCAF06" w14:textId="77777777" w:rsidR="00E435FF" w:rsidRPr="00E435FF" w:rsidRDefault="00E435FF" w:rsidP="00E435FF">
      <w:pPr>
        <w:rPr>
          <w:rFonts w:ascii="Courier" w:hAnsi="Courier"/>
        </w:rPr>
      </w:pPr>
    </w:p>
    <w:p w14:paraId="6543A423" w14:textId="243B9C79" w:rsidR="00E435FF" w:rsidRPr="00E435FF" w:rsidRDefault="00E435FF" w:rsidP="004B00B9">
      <w:pPr>
        <w:pStyle w:val="ListParagraph"/>
        <w:numPr>
          <w:ilvl w:val="0"/>
          <w:numId w:val="38"/>
        </w:numPr>
        <w:ind w:left="1080"/>
        <w:rPr>
          <w:rFonts w:ascii="Courier" w:hAnsi="Courier"/>
        </w:rPr>
      </w:pPr>
      <w:r>
        <w:rPr>
          <w:rFonts w:ascii="Courier" w:hAnsi="Courier"/>
        </w:rPr>
        <w:t>R11 (180Ω):</w:t>
      </w:r>
      <w:r w:rsidRPr="00DB1972">
        <w:rPr>
          <w:rFonts w:ascii="Courier" w:hAnsi="Courier"/>
        </w:rPr>
        <w:t xml:space="preserve">  _______</w:t>
      </w:r>
    </w:p>
    <w:p w14:paraId="1F82F6CD" w14:textId="77777777" w:rsidR="00E435FF" w:rsidRPr="005130CA" w:rsidRDefault="00E435FF" w:rsidP="00E435FF">
      <w:pPr>
        <w:rPr>
          <w:rFonts w:ascii="Courier" w:hAnsi="Courier"/>
        </w:rPr>
      </w:pPr>
    </w:p>
    <w:p w14:paraId="7E42D0FD" w14:textId="622D4DE4" w:rsidR="00E435FF" w:rsidRDefault="00E435FF"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r w:rsidR="007E1521">
        <w:rPr>
          <w:rFonts w:ascii="Courier" w:hAnsi="Courier"/>
        </w:rPr>
        <w:t xml:space="preserve"> </w:t>
      </w:r>
      <w:r>
        <w:rPr>
          <w:rFonts w:ascii="Courier" w:hAnsi="Courier"/>
        </w:rPr>
        <w:t xml:space="preserve"> (</w:t>
      </w:r>
      <w:proofErr w:type="gramEnd"/>
      <w:r>
        <w:rPr>
          <w:rFonts w:ascii="Courier" w:hAnsi="Courier"/>
        </w:rPr>
        <w:t>75k):</w:t>
      </w:r>
      <w:r w:rsidRPr="00DB1972">
        <w:rPr>
          <w:rFonts w:ascii="Courier" w:hAnsi="Courier"/>
        </w:rPr>
        <w:t xml:space="preserve">  _______</w:t>
      </w:r>
    </w:p>
    <w:p w14:paraId="312E12F5" w14:textId="77777777" w:rsidR="00E435FF" w:rsidRPr="00E435FF" w:rsidRDefault="00E435FF" w:rsidP="00E435FF">
      <w:pPr>
        <w:rPr>
          <w:rFonts w:ascii="Courier" w:hAnsi="Courier"/>
        </w:rPr>
      </w:pPr>
    </w:p>
    <w:p w14:paraId="5ECE7367" w14:textId="7F120D66" w:rsidR="00E435FF" w:rsidRPr="00DB1972" w:rsidRDefault="00E435FF" w:rsidP="004B00B9">
      <w:pPr>
        <w:pStyle w:val="ListParagraph"/>
        <w:numPr>
          <w:ilvl w:val="0"/>
          <w:numId w:val="38"/>
        </w:numPr>
        <w:ind w:left="1080"/>
        <w:rPr>
          <w:rFonts w:ascii="Courier" w:hAnsi="Courier"/>
        </w:rPr>
      </w:pPr>
      <w:r>
        <w:rPr>
          <w:rFonts w:ascii="Courier" w:hAnsi="Courier"/>
        </w:rPr>
        <w:t>RF1 (680k):</w:t>
      </w:r>
      <w:r w:rsidRPr="00DB1972">
        <w:rPr>
          <w:rFonts w:ascii="Courier" w:hAnsi="Courier"/>
        </w:rPr>
        <w:t xml:space="preserve">  _______</w:t>
      </w:r>
    </w:p>
    <w:p w14:paraId="6458804B" w14:textId="77777777" w:rsidR="00E435FF" w:rsidRPr="005130CA" w:rsidRDefault="00E435FF" w:rsidP="00E435FF">
      <w:pPr>
        <w:ind w:left="2660"/>
        <w:rPr>
          <w:rFonts w:ascii="Courier" w:hAnsi="Courier"/>
        </w:rPr>
      </w:pPr>
    </w:p>
    <w:p w14:paraId="323EA194" w14:textId="7298FFA2" w:rsidR="00E435FF" w:rsidRDefault="00E435FF" w:rsidP="004B00B9">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5C0366C1" w14:textId="77777777" w:rsidR="00E435FF" w:rsidRPr="00E435FF" w:rsidRDefault="00E435FF" w:rsidP="00E435FF">
      <w:pPr>
        <w:rPr>
          <w:rFonts w:ascii="Courier" w:hAnsi="Courier"/>
        </w:rPr>
      </w:pPr>
    </w:p>
    <w:p w14:paraId="0BC72CE5" w14:textId="77777777" w:rsidR="005130CA" w:rsidRPr="005130CA" w:rsidRDefault="005130CA" w:rsidP="005130CA">
      <w:pPr>
        <w:ind w:left="360"/>
        <w:rPr>
          <w:rFonts w:ascii="Courier" w:hAnsi="Courier"/>
        </w:rPr>
      </w:pPr>
      <w:r w:rsidRPr="005130CA">
        <w:rPr>
          <w:rFonts w:ascii="Courier" w:hAnsi="Courier"/>
        </w:rPr>
        <w:t xml:space="preserve">                </w:t>
      </w:r>
    </w:p>
    <w:p w14:paraId="7311FA38" w14:textId="25495CFF"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7E1521">
        <w:rPr>
          <w:rFonts w:ascii="Courier" w:hAnsi="Courier"/>
        </w:rPr>
        <w:t>20 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r>
      <w:r w:rsidR="00B91C75">
        <w:rPr>
          <w:rFonts w:ascii="Courier" w:hAnsi="Courier"/>
        </w:rPr>
        <w:lastRenderedPageBreak/>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2E7578E9" w14:textId="4B74434D" w:rsidR="007E1521" w:rsidRPr="00877D7F" w:rsidRDefault="005130CA" w:rsidP="00877D7F">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4B00B9">
        <w:rPr>
          <w:rFonts w:ascii="Courier" w:hAnsi="Courier"/>
        </w:rPr>
        <w:t>“</w:t>
      </w:r>
      <w:r w:rsidR="00E43238">
        <w:rPr>
          <w:rFonts w:ascii="Courier" w:hAnsi="Courier"/>
        </w:rPr>
        <w:fldChar w:fldCharType="begin"/>
      </w:r>
      <w:r w:rsidR="00E43238">
        <w:rPr>
          <w:rFonts w:ascii="Courier" w:hAnsi="Courier"/>
        </w:rPr>
        <w:instrText xml:space="preserve"> REF _Ref409343234 \r \h </w:instrText>
      </w:r>
      <w:r w:rsidR="00E43238">
        <w:rPr>
          <w:rFonts w:ascii="Courier" w:hAnsi="Courier"/>
        </w:rPr>
      </w:r>
      <w:r w:rsidR="00E43238">
        <w:rPr>
          <w:rFonts w:ascii="Courier" w:hAnsi="Courier"/>
        </w:rPr>
        <w:fldChar w:fldCharType="separate"/>
      </w:r>
      <w:r w:rsidR="005C49D9">
        <w:rPr>
          <w:rFonts w:ascii="Courier" w:hAnsi="Courier"/>
        </w:rPr>
        <w:t>Step 27:</w:t>
      </w:r>
      <w:r w:rsidR="00E43238">
        <w:rPr>
          <w:rFonts w:ascii="Courier" w:hAnsi="Courier"/>
        </w:rPr>
        <w:fldChar w:fldCharType="end"/>
      </w:r>
      <w:r w:rsidR="00E43238">
        <w:rPr>
          <w:rFonts w:ascii="Courier" w:hAnsi="Courier"/>
        </w:rPr>
        <w:t xml:space="preserve"> </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5C49D9">
        <w:t>Apply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0F003E12" w14:textId="77777777" w:rsidR="007E1521" w:rsidRPr="00E435FF" w:rsidRDefault="007E1521" w:rsidP="007E1521">
      <w:pPr>
        <w:rPr>
          <w:rFonts w:ascii="Courier" w:hAnsi="Courier"/>
        </w:rPr>
      </w:pPr>
    </w:p>
    <w:p w14:paraId="1759E69F" w14:textId="77777777" w:rsidR="007E1521" w:rsidRPr="00E435FF" w:rsidRDefault="007E1521" w:rsidP="007E1521">
      <w:pPr>
        <w:pStyle w:val="ListParagraph"/>
        <w:rPr>
          <w:rFonts w:ascii="Courier" w:hAnsi="Courier"/>
          <w:b/>
          <w:u w:val="single"/>
        </w:rPr>
      </w:pPr>
      <w:r>
        <w:rPr>
          <w:rFonts w:ascii="Courier" w:hAnsi="Courier"/>
          <w:b/>
          <w:u w:val="single"/>
        </w:rPr>
        <w:t>PV cell</w:t>
      </w:r>
      <w:r w:rsidRPr="00E435FF">
        <w:rPr>
          <w:rFonts w:ascii="Courier" w:hAnsi="Courier"/>
          <w:b/>
          <w:u w:val="single"/>
        </w:rPr>
        <w:t xml:space="preserve"> version (</w:t>
      </w:r>
      <w:r>
        <w:rPr>
          <w:rFonts w:ascii="Courier" w:hAnsi="Courier"/>
          <w:b/>
          <w:u w:val="single"/>
        </w:rPr>
        <w:t>SS</w:t>
      </w:r>
      <w:r w:rsidRPr="00E435FF">
        <w:rPr>
          <w:rFonts w:ascii="Courier" w:hAnsi="Courier"/>
          <w:b/>
          <w:u w:val="single"/>
        </w:rPr>
        <w:t>R):</w:t>
      </w:r>
    </w:p>
    <w:p w14:paraId="6EF1306F" w14:textId="77777777" w:rsidR="007E1521" w:rsidRPr="005130CA" w:rsidRDefault="007E1521" w:rsidP="007E1521">
      <w:pPr>
        <w:rPr>
          <w:rFonts w:ascii="Courier" w:hAnsi="Courier"/>
        </w:rPr>
      </w:pPr>
    </w:p>
    <w:p w14:paraId="35DC07E3" w14:textId="77777777" w:rsidR="007E1521" w:rsidRPr="00DB1972" w:rsidRDefault="007E1521" w:rsidP="004B00B9">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 xml:space="preserve"> (</w:t>
      </w:r>
      <w:proofErr w:type="gramEnd"/>
      <w:r w:rsidRPr="00DB1972">
        <w:rPr>
          <w:rFonts w:ascii="Courier" w:hAnsi="Courier"/>
        </w:rPr>
        <w:t>1k</w:t>
      </w:r>
      <w:r>
        <w:rPr>
          <w:rFonts w:ascii="Courier" w:hAnsi="Courier"/>
        </w:rPr>
        <w:t>):</w:t>
      </w:r>
      <w:r w:rsidRPr="00DB1972">
        <w:rPr>
          <w:rFonts w:ascii="Courier" w:hAnsi="Courier"/>
        </w:rPr>
        <w:t xml:space="preserve">  _______</w:t>
      </w:r>
    </w:p>
    <w:p w14:paraId="55276927" w14:textId="77777777" w:rsidR="007E1521" w:rsidRPr="005130CA" w:rsidRDefault="007E1521" w:rsidP="007E1521">
      <w:pPr>
        <w:ind w:left="2660"/>
        <w:rPr>
          <w:rFonts w:ascii="Courier" w:hAnsi="Courier"/>
        </w:rPr>
      </w:pPr>
    </w:p>
    <w:p w14:paraId="63F9E744" w14:textId="77777777" w:rsidR="007E1521" w:rsidRPr="00DB1972" w:rsidRDefault="007E1521" w:rsidP="004B00B9">
      <w:pPr>
        <w:pStyle w:val="ListParagraph"/>
        <w:numPr>
          <w:ilvl w:val="0"/>
          <w:numId w:val="38"/>
        </w:numPr>
        <w:ind w:left="1080"/>
        <w:rPr>
          <w:rFonts w:ascii="Courier" w:hAnsi="Courier"/>
        </w:rPr>
      </w:pPr>
      <w:r>
        <w:rPr>
          <w:rFonts w:ascii="Courier" w:hAnsi="Courier"/>
        </w:rPr>
        <w:t xml:space="preserve">R4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0529FD57" w14:textId="77777777" w:rsidR="007E1521" w:rsidRPr="005130CA" w:rsidRDefault="007E1521" w:rsidP="007E1521">
      <w:pPr>
        <w:ind w:left="2660"/>
        <w:rPr>
          <w:rFonts w:ascii="Courier" w:hAnsi="Courier"/>
        </w:rPr>
      </w:pPr>
    </w:p>
    <w:p w14:paraId="36E899B8" w14:textId="77777777" w:rsidR="007E1521" w:rsidRPr="00DB1972" w:rsidRDefault="007E1521" w:rsidP="004B00B9">
      <w:pPr>
        <w:pStyle w:val="ListParagraph"/>
        <w:numPr>
          <w:ilvl w:val="0"/>
          <w:numId w:val="38"/>
        </w:numPr>
        <w:ind w:left="1080"/>
        <w:rPr>
          <w:rFonts w:ascii="Courier" w:hAnsi="Courier"/>
        </w:rPr>
      </w:pPr>
      <w:r>
        <w:rPr>
          <w:rFonts w:ascii="Courier" w:hAnsi="Courier"/>
        </w:rPr>
        <w:t>R5</w:t>
      </w:r>
      <w:proofErr w:type="gramStart"/>
      <w:r>
        <w:rPr>
          <w:rFonts w:ascii="Courier" w:hAnsi="Courier"/>
        </w:rPr>
        <w:t xml:space="preserve">   (</w:t>
      </w:r>
      <w:proofErr w:type="gramEnd"/>
      <w:r>
        <w:rPr>
          <w:rFonts w:ascii="Courier" w:hAnsi="Courier"/>
        </w:rPr>
        <w:t>22k):</w:t>
      </w:r>
      <w:r w:rsidRPr="00DB1972">
        <w:rPr>
          <w:rFonts w:ascii="Courier" w:hAnsi="Courier"/>
        </w:rPr>
        <w:t xml:space="preserve">  _______</w:t>
      </w:r>
    </w:p>
    <w:p w14:paraId="145DFAA4" w14:textId="77777777" w:rsidR="007E1521" w:rsidRPr="005130CA" w:rsidRDefault="007E1521" w:rsidP="007E1521">
      <w:pPr>
        <w:ind w:left="2660"/>
        <w:rPr>
          <w:rFonts w:ascii="Courier" w:hAnsi="Courier"/>
        </w:rPr>
      </w:pPr>
    </w:p>
    <w:p w14:paraId="74653466" w14:textId="11C4AC87" w:rsidR="007E1521"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Pr>
          <w:rFonts w:ascii="Courier" w:hAnsi="Courier"/>
        </w:rPr>
        <w:t>180Ω):</w:t>
      </w:r>
      <w:r w:rsidRPr="00DB1972">
        <w:rPr>
          <w:rFonts w:ascii="Courier" w:hAnsi="Courier"/>
        </w:rPr>
        <w:t xml:space="preserve">  _______</w:t>
      </w:r>
      <w:r>
        <w:rPr>
          <w:rFonts w:ascii="Courier" w:hAnsi="Courier"/>
        </w:rPr>
        <w:t xml:space="preserve">  (180 </w:t>
      </w:r>
      <w:r w:rsidRPr="007E1521">
        <w:rPr>
          <w:rFonts w:ascii="Courier" w:hAnsi="Courier"/>
          <w:u w:val="single"/>
        </w:rPr>
        <w:t>ohms</w:t>
      </w:r>
      <w:r>
        <w:rPr>
          <w:rFonts w:ascii="Courier" w:hAnsi="Courier"/>
        </w:rPr>
        <w:t xml:space="preserve"> not k!)</w:t>
      </w:r>
    </w:p>
    <w:p w14:paraId="6998308D" w14:textId="77777777" w:rsidR="007E1521" w:rsidRPr="00E435FF" w:rsidRDefault="007E1521" w:rsidP="007E1521">
      <w:pPr>
        <w:rPr>
          <w:rFonts w:ascii="Courier" w:hAnsi="Courier"/>
        </w:rPr>
      </w:pPr>
    </w:p>
    <w:p w14:paraId="0E8B8909" w14:textId="77777777" w:rsidR="007E1521"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9  (</w:t>
      </w:r>
      <w:proofErr w:type="gramEnd"/>
      <w:r>
        <w:rPr>
          <w:rFonts w:ascii="Courier" w:hAnsi="Courier"/>
        </w:rPr>
        <w:t>180Ω):</w:t>
      </w:r>
      <w:r w:rsidRPr="00DB1972">
        <w:rPr>
          <w:rFonts w:ascii="Courier" w:hAnsi="Courier"/>
        </w:rPr>
        <w:t xml:space="preserve">  _______</w:t>
      </w:r>
    </w:p>
    <w:p w14:paraId="1A14E2C2" w14:textId="77777777" w:rsidR="007E1521" w:rsidRPr="00E435FF" w:rsidRDefault="007E1521" w:rsidP="007E1521">
      <w:pPr>
        <w:rPr>
          <w:rFonts w:ascii="Courier" w:hAnsi="Courier"/>
        </w:rPr>
      </w:pPr>
    </w:p>
    <w:p w14:paraId="2E4BE0B4" w14:textId="77777777" w:rsidR="007E1521" w:rsidRDefault="007E1521" w:rsidP="004B00B9">
      <w:pPr>
        <w:pStyle w:val="ListParagraph"/>
        <w:numPr>
          <w:ilvl w:val="0"/>
          <w:numId w:val="38"/>
        </w:numPr>
        <w:ind w:left="1080"/>
        <w:rPr>
          <w:rFonts w:ascii="Courier" w:hAnsi="Courier"/>
        </w:rPr>
      </w:pPr>
      <w:r>
        <w:rPr>
          <w:rFonts w:ascii="Courier" w:hAnsi="Courier"/>
        </w:rPr>
        <w:t>R10 (180Ω):</w:t>
      </w:r>
      <w:r w:rsidRPr="00DB1972">
        <w:rPr>
          <w:rFonts w:ascii="Courier" w:hAnsi="Courier"/>
        </w:rPr>
        <w:t xml:space="preserve">  _______</w:t>
      </w:r>
    </w:p>
    <w:p w14:paraId="2FF82405" w14:textId="77777777" w:rsidR="007E1521" w:rsidRPr="00E435FF" w:rsidRDefault="007E1521" w:rsidP="007E1521">
      <w:pPr>
        <w:rPr>
          <w:rFonts w:ascii="Courier" w:hAnsi="Courier"/>
        </w:rPr>
      </w:pPr>
    </w:p>
    <w:p w14:paraId="5D8AAA5B" w14:textId="73A23D64" w:rsidR="007E1521" w:rsidRPr="00E435FF" w:rsidRDefault="007E1521" w:rsidP="004B00B9">
      <w:pPr>
        <w:pStyle w:val="ListParagraph"/>
        <w:numPr>
          <w:ilvl w:val="0"/>
          <w:numId w:val="38"/>
        </w:numPr>
        <w:ind w:left="1080"/>
        <w:rPr>
          <w:rFonts w:ascii="Courier" w:hAnsi="Courier"/>
        </w:rPr>
      </w:pPr>
      <w:r>
        <w:rPr>
          <w:rFonts w:ascii="Courier" w:hAnsi="Courier"/>
        </w:rPr>
        <w:t>R11 (180Ω):</w:t>
      </w:r>
      <w:r w:rsidRPr="00DB1972">
        <w:rPr>
          <w:rFonts w:ascii="Courier" w:hAnsi="Courier"/>
        </w:rPr>
        <w:t xml:space="preserve">  _______</w:t>
      </w:r>
    </w:p>
    <w:p w14:paraId="2BB65D65" w14:textId="77777777" w:rsidR="007E1521" w:rsidRPr="005130CA" w:rsidRDefault="007E1521" w:rsidP="007E1521">
      <w:pPr>
        <w:rPr>
          <w:rFonts w:ascii="Courier" w:hAnsi="Courier"/>
        </w:rPr>
      </w:pPr>
    </w:p>
    <w:p w14:paraId="0E29BA98" w14:textId="321A125A" w:rsidR="007E1521" w:rsidRDefault="007E1521"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1E816F5" w14:textId="77777777" w:rsidR="007E1521" w:rsidRPr="00E435FF" w:rsidRDefault="007E1521" w:rsidP="007E1521">
      <w:pPr>
        <w:rPr>
          <w:rFonts w:ascii="Courier" w:hAnsi="Courier"/>
        </w:rPr>
      </w:pPr>
    </w:p>
    <w:p w14:paraId="6FC5A89E" w14:textId="2D3EC543" w:rsidR="007E1521" w:rsidRPr="00DB1972" w:rsidRDefault="007E1521" w:rsidP="004B00B9">
      <w:pPr>
        <w:pStyle w:val="ListParagraph"/>
        <w:numPr>
          <w:ilvl w:val="0"/>
          <w:numId w:val="38"/>
        </w:numPr>
        <w:ind w:left="1080"/>
        <w:rPr>
          <w:rFonts w:ascii="Courier" w:hAnsi="Courier"/>
        </w:rPr>
      </w:pPr>
      <w:r>
        <w:rPr>
          <w:rFonts w:ascii="Courier" w:hAnsi="Courier"/>
        </w:rPr>
        <w:t>RF1 (680k):</w:t>
      </w:r>
      <w:r w:rsidRPr="00DB1972">
        <w:rPr>
          <w:rFonts w:ascii="Courier" w:hAnsi="Courier"/>
        </w:rPr>
        <w:t xml:space="preserve">  ______</w:t>
      </w:r>
      <w:proofErr w:type="gramStart"/>
      <w:r w:rsidRPr="00DB1972">
        <w:rPr>
          <w:rFonts w:ascii="Courier" w:hAnsi="Courier"/>
        </w:rPr>
        <w:t>_</w:t>
      </w:r>
      <w:r>
        <w:rPr>
          <w:rFonts w:ascii="Courier" w:hAnsi="Courier"/>
        </w:rPr>
        <w:t xml:space="preserve">  *</w:t>
      </w:r>
      <w:proofErr w:type="gramEnd"/>
    </w:p>
    <w:p w14:paraId="0CE299BB" w14:textId="77777777" w:rsidR="007E1521" w:rsidRPr="005130CA" w:rsidRDefault="007E1521" w:rsidP="007E1521">
      <w:pPr>
        <w:ind w:left="2660"/>
        <w:rPr>
          <w:rFonts w:ascii="Courier" w:hAnsi="Courier"/>
        </w:rPr>
      </w:pPr>
    </w:p>
    <w:p w14:paraId="6C3056CD" w14:textId="2F106D3D" w:rsidR="007E1521" w:rsidRDefault="007E1521" w:rsidP="004B00B9">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r>
        <w:rPr>
          <w:rFonts w:ascii="Courier" w:hAnsi="Courier"/>
        </w:rPr>
        <w:t xml:space="preserve">  *</w:t>
      </w: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272" w:name="_Toc94016579"/>
      <w:bookmarkStart w:id="273" w:name="_Toc96876734"/>
      <w:r>
        <w:lastRenderedPageBreak/>
        <w:t>IC sockets</w:t>
      </w:r>
      <w:bookmarkEnd w:id="272"/>
      <w:bookmarkEnd w:id="273"/>
      <w:r>
        <w:br/>
      </w:r>
      <w:r w:rsidR="005130CA" w:rsidRPr="005130CA">
        <w:t xml:space="preserve">        </w:t>
      </w:r>
    </w:p>
    <w:p w14:paraId="014BAE41" w14:textId="7F52FA07"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16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4B00B9">
      <w:pPr>
        <w:pStyle w:val="ListParagraph"/>
        <w:numPr>
          <w:ilvl w:val="0"/>
          <w:numId w:val="1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4270C10F" w:rsidR="005130CA" w:rsidRPr="004C014A" w:rsidRDefault="005130CA" w:rsidP="004B00B9">
      <w:pPr>
        <w:pStyle w:val="ListParagraph"/>
        <w:numPr>
          <w:ilvl w:val="0"/>
          <w:numId w:val="12"/>
        </w:numPr>
        <w:ind w:left="720"/>
        <w:rPr>
          <w:rFonts w:ascii="Courier" w:hAnsi="Courier"/>
        </w:rPr>
      </w:pPr>
      <w:r w:rsidRPr="004C014A">
        <w:rPr>
          <w:rFonts w:ascii="Courier" w:hAnsi="Courier"/>
        </w:rPr>
        <w:t>Make sure notch is on the left end</w:t>
      </w:r>
      <w:r w:rsidR="007E1521">
        <w:rPr>
          <w:rFonts w:ascii="Courier" w:hAnsi="Courier"/>
        </w:rPr>
        <w:t xml:space="preserve"> as marked on the PCB</w:t>
      </w:r>
    </w:p>
    <w:p w14:paraId="1D93C757" w14:textId="7AAB3636" w:rsidR="005130CA" w:rsidRPr="005130CA" w:rsidRDefault="005130CA" w:rsidP="007E1521">
      <w:pPr>
        <w:rPr>
          <w:rFonts w:ascii="Courier" w:hAnsi="Courier"/>
        </w:rPr>
      </w:pPr>
    </w:p>
    <w:p w14:paraId="49532228" w14:textId="0BBA2D8D" w:rsidR="005130CA" w:rsidRPr="004C014A" w:rsidRDefault="005130CA"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16 </w:t>
      </w:r>
      <w:proofErr w:type="gramStart"/>
      <w:r w:rsidR="007E1521">
        <w:rPr>
          <w:rFonts w:ascii="Courier" w:hAnsi="Courier"/>
        </w:rPr>
        <w:t xml:space="preserve">pins  </w:t>
      </w:r>
      <w:r w:rsidRPr="004C014A">
        <w:rPr>
          <w:rFonts w:ascii="Courier" w:hAnsi="Courier"/>
        </w:rPr>
        <w:t>_</w:t>
      </w:r>
      <w:proofErr w:type="gramEnd"/>
      <w:r w:rsidRPr="004C014A">
        <w:rPr>
          <w:rFonts w:ascii="Courier" w:hAnsi="Courier"/>
        </w:rPr>
        <w:t>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3E11F499"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  </w:t>
      </w:r>
    </w:p>
    <w:p w14:paraId="6F39A6ED" w14:textId="77777777" w:rsidR="005130CA" w:rsidRPr="005130CA" w:rsidRDefault="005130CA" w:rsidP="005130CA">
      <w:pPr>
        <w:ind w:left="360"/>
        <w:rPr>
          <w:rFonts w:ascii="Courier" w:hAnsi="Courier"/>
        </w:rPr>
      </w:pPr>
      <w:r w:rsidRPr="005130CA">
        <w:rPr>
          <w:rFonts w:ascii="Courier" w:hAnsi="Courier"/>
        </w:rPr>
        <w:t xml:space="preserve">     </w:t>
      </w:r>
    </w:p>
    <w:p w14:paraId="247E5C50" w14:textId="24348FF9" w:rsidR="007E1521" w:rsidRDefault="007E1521" w:rsidP="007E1521">
      <w:pPr>
        <w:pStyle w:val="Heading1"/>
      </w:pPr>
      <w:bookmarkStart w:id="274" w:name="_Toc94016580"/>
      <w:bookmarkStart w:id="275" w:name="_Toc96876735"/>
      <w:r>
        <w:t>Horizontal shunt resistor</w:t>
      </w:r>
      <w:bookmarkEnd w:id="274"/>
      <w:bookmarkEnd w:id="275"/>
    </w:p>
    <w:p w14:paraId="2CBDEC89" w14:textId="77777777" w:rsidR="007E1521" w:rsidRDefault="007E1521" w:rsidP="007E1521"/>
    <w:p w14:paraId="1719355A" w14:textId="584576B9" w:rsidR="007E1521" w:rsidRDefault="00E43238" w:rsidP="007E1521">
      <w:pPr>
        <w:rPr>
          <w:rFonts w:ascii="Courier" w:hAnsi="Courier"/>
        </w:rPr>
      </w:pPr>
      <w:r>
        <w:rPr>
          <w:rFonts w:ascii="Courier" w:hAnsi="Courier"/>
        </w:rPr>
        <w:t>T</w:t>
      </w:r>
      <w:r w:rsidR="007E1521">
        <w:rPr>
          <w:rFonts w:ascii="Courier" w:hAnsi="Courier"/>
        </w:rPr>
        <w:t>he shunt resistor lies flat on the PCB and should be soldered down at this point.</w:t>
      </w:r>
    </w:p>
    <w:p w14:paraId="3D206C3A" w14:textId="77777777" w:rsidR="007E1521" w:rsidRPr="007E1521" w:rsidRDefault="007E1521" w:rsidP="007E1521">
      <w:pPr>
        <w:rPr>
          <w:rFonts w:ascii="Courier" w:hAnsi="Courier"/>
        </w:rPr>
      </w:pPr>
    </w:p>
    <w:p w14:paraId="0D27FE71" w14:textId="66E1C603"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horizontal shunt resistor to PCB</w:t>
      </w:r>
      <w:r w:rsidR="00C268C6">
        <w:rPr>
          <w:rFonts w:ascii="Courier" w:hAnsi="Courier"/>
          <w:b/>
          <w:sz w:val="28"/>
          <w:szCs w:val="28"/>
          <w:u w:val="single"/>
        </w:rPr>
        <w:t xml:space="preserve"> – 2 joints</w:t>
      </w:r>
      <w:r w:rsidRPr="00C83733">
        <w:rPr>
          <w:rFonts w:ascii="Courier" w:hAnsi="Courier"/>
          <w:b/>
          <w:sz w:val="28"/>
          <w:szCs w:val="28"/>
          <w:u w:val="single"/>
        </w:rPr>
        <w:t>:</w:t>
      </w:r>
      <w:r w:rsidRPr="007E1521">
        <w:rPr>
          <w:rFonts w:ascii="Courier" w:hAnsi="Courier"/>
          <w:b/>
          <w:sz w:val="28"/>
          <w:szCs w:val="28"/>
          <w:u w:val="single"/>
        </w:rPr>
        <w:br/>
      </w:r>
    </w:p>
    <w:p w14:paraId="5258F124" w14:textId="346AE8C3" w:rsidR="007E1521" w:rsidRPr="004C014A" w:rsidRDefault="007E1521" w:rsidP="004B00B9">
      <w:pPr>
        <w:pStyle w:val="ListParagraph"/>
        <w:numPr>
          <w:ilvl w:val="0"/>
          <w:numId w:val="16"/>
        </w:numPr>
        <w:rPr>
          <w:rFonts w:ascii="Courier" w:hAnsi="Courier"/>
        </w:rPr>
      </w:pPr>
      <w:r>
        <w:rPr>
          <w:rFonts w:ascii="Courier" w:hAnsi="Courier"/>
        </w:rPr>
        <w:t>Insert 5mΩ shunt resistor</w:t>
      </w:r>
      <w:r w:rsidR="00C268C6">
        <w:rPr>
          <w:rFonts w:ascii="Courier" w:hAnsi="Courier"/>
        </w:rPr>
        <w:t xml:space="preserve"> (either way)</w:t>
      </w:r>
      <w:r>
        <w:rPr>
          <w:rFonts w:ascii="Courier" w:hAnsi="Courier"/>
        </w:rPr>
        <w:t xml:space="preserve">. Tape down to </w:t>
      </w:r>
      <w:r w:rsidRPr="004C014A">
        <w:rPr>
          <w:rFonts w:ascii="Courier" w:hAnsi="Courier"/>
        </w:rPr>
        <w:t>hold in place.</w:t>
      </w:r>
    </w:p>
    <w:p w14:paraId="3927E5D8" w14:textId="77777777" w:rsidR="007E1521" w:rsidRPr="005130CA" w:rsidRDefault="007E1521" w:rsidP="007E1521">
      <w:pPr>
        <w:ind w:left="360"/>
        <w:rPr>
          <w:rFonts w:ascii="Courier" w:hAnsi="Courier"/>
        </w:rPr>
      </w:pPr>
      <w:r w:rsidRPr="005130CA">
        <w:rPr>
          <w:rFonts w:ascii="Courier" w:hAnsi="Courier"/>
        </w:rPr>
        <w:t xml:space="preserve">       </w:t>
      </w:r>
    </w:p>
    <w:p w14:paraId="4AA95B4C" w14:textId="446A26EC" w:rsidR="007E1521" w:rsidRDefault="007E1521"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1B873D5F" w14:textId="77777777" w:rsidR="007E1521" w:rsidRDefault="007E1521" w:rsidP="007E1521">
      <w:pPr>
        <w:pStyle w:val="ListParagraph"/>
        <w:ind w:left="1080"/>
        <w:rPr>
          <w:rFonts w:ascii="Courier" w:hAnsi="Courier"/>
        </w:rPr>
      </w:pPr>
    </w:p>
    <w:p w14:paraId="14420705" w14:textId="51ECAE89" w:rsidR="007E1521" w:rsidRPr="004C014A" w:rsidRDefault="007E1521"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37F7261B" w14:textId="21B06A65" w:rsidR="007E1521" w:rsidRPr="00C268C6" w:rsidRDefault="007E1521" w:rsidP="00C268C6">
      <w:pPr>
        <w:ind w:left="360"/>
        <w:rPr>
          <w:rFonts w:ascii="Courier" w:hAnsi="Courier"/>
        </w:rPr>
      </w:pPr>
      <w:r w:rsidRPr="005130CA">
        <w:rPr>
          <w:rFonts w:ascii="Courier" w:hAnsi="Courier"/>
        </w:rPr>
        <w:t xml:space="preserve">     </w:t>
      </w:r>
    </w:p>
    <w:p w14:paraId="322FFBE1" w14:textId="77777777" w:rsidR="00C268C6" w:rsidRDefault="007E1521"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796CEF07" w14:textId="77777777" w:rsidR="00C268C6" w:rsidRDefault="00C268C6" w:rsidP="00C268C6">
      <w:pPr>
        <w:pStyle w:val="ListParagraph"/>
        <w:rPr>
          <w:rFonts w:ascii="Courier" w:hAnsi="Courier"/>
        </w:rPr>
      </w:pPr>
    </w:p>
    <w:p w14:paraId="5A71B1EE" w14:textId="46742A86"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60CFB7BA" w14:textId="77777777" w:rsidR="00C268C6" w:rsidRPr="00C268C6" w:rsidRDefault="00C268C6" w:rsidP="00C268C6">
      <w:pPr>
        <w:rPr>
          <w:rFonts w:ascii="Courier" w:hAnsi="Courier"/>
        </w:rPr>
      </w:pPr>
    </w:p>
    <w:p w14:paraId="07EE6CC7" w14:textId="04964392"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34B6A0D0" w14:textId="77777777" w:rsidR="00C268C6" w:rsidRPr="00C268C6" w:rsidRDefault="00C268C6" w:rsidP="00C268C6">
      <w:pPr>
        <w:rPr>
          <w:rFonts w:ascii="Courier" w:hAnsi="Courier"/>
        </w:rPr>
      </w:pPr>
    </w:p>
    <w:p w14:paraId="4558D033"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7B3804C6" w14:textId="77777777" w:rsidR="00C268C6" w:rsidRDefault="00C268C6" w:rsidP="00C268C6">
      <w:pPr>
        <w:pStyle w:val="ListParagraph"/>
        <w:rPr>
          <w:rFonts w:ascii="Courier" w:hAnsi="Courier"/>
        </w:rPr>
      </w:pPr>
      <w:r w:rsidRPr="004C014A">
        <w:rPr>
          <w:rFonts w:ascii="Courier" w:hAnsi="Courier"/>
        </w:rPr>
        <w:t>________</w:t>
      </w:r>
    </w:p>
    <w:p w14:paraId="0A149D3B" w14:textId="20F1F7C4" w:rsidR="007E1521" w:rsidRPr="007E1521" w:rsidRDefault="007E1521" w:rsidP="00877D7F">
      <w:pPr>
        <w:pStyle w:val="ListParagraph"/>
      </w:pPr>
      <w:r w:rsidRPr="00C268C6">
        <w:rPr>
          <w:rFonts w:ascii="Courier" w:hAnsi="Courier"/>
        </w:rPr>
        <w:t xml:space="preserve">                                       </w:t>
      </w:r>
    </w:p>
    <w:p w14:paraId="385A44E5" w14:textId="69A86D2E" w:rsidR="007E1521" w:rsidRDefault="007E1521" w:rsidP="007E1521">
      <w:pPr>
        <w:pStyle w:val="Heading1"/>
      </w:pPr>
      <w:bookmarkStart w:id="276" w:name="_Toc94016581"/>
      <w:bookmarkStart w:id="277" w:name="_Toc96876736"/>
      <w:r>
        <w:t>Stacking connectors and female header</w:t>
      </w:r>
      <w:bookmarkEnd w:id="276"/>
      <w:bookmarkEnd w:id="277"/>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2  (</w:t>
      </w:r>
      <w:proofErr w:type="gramEnd"/>
      <w:r>
        <w:rPr>
          <w:rFonts w:ascii="Courier" w:hAnsi="Courier"/>
        </w:rPr>
        <w:t>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3  (</w:t>
      </w:r>
      <w:proofErr w:type="gramEnd"/>
      <w:r>
        <w:rPr>
          <w:rFonts w:ascii="Courier" w:hAnsi="Courier"/>
        </w:rPr>
        <w:t>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proofErr w:type="gramStart"/>
      <w:r>
        <w:rPr>
          <w:rFonts w:ascii="Courier" w:hAnsi="Courier"/>
        </w:rPr>
        <w:t>FH  (</w:t>
      </w:r>
      <w:proofErr w:type="gramEnd"/>
      <w:r>
        <w:rPr>
          <w:rFonts w:ascii="Courier" w:hAnsi="Courier"/>
        </w:rPr>
        <w:t>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3375288B" w:rsidR="007E1521" w:rsidRDefault="007E1521" w:rsidP="007E1521">
      <w:pPr>
        <w:pStyle w:val="ListParagraph"/>
        <w:ind w:left="710"/>
        <w:rPr>
          <w:rFonts w:ascii="Courier" w:hAnsi="Courier"/>
        </w:rPr>
      </w:pPr>
      <w:r w:rsidRPr="007E1521">
        <w:rPr>
          <w:rFonts w:ascii="Courier" w:hAnsi="Courier"/>
          <w:b/>
        </w:rPr>
        <w:t>NOTE</w:t>
      </w:r>
      <w:r>
        <w:rPr>
          <w:rFonts w:ascii="Courier" w:hAnsi="Courier"/>
        </w:rPr>
        <w:t>: Stacking connector A4 is not needed.</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14FE8082" w14:textId="77777777" w:rsidR="007E1521" w:rsidRDefault="007E1521" w:rsidP="007E1521">
      <w:pPr>
        <w:pStyle w:val="ListParagraph"/>
        <w:rPr>
          <w:rFonts w:ascii="Courier" w:hAnsi="Courier"/>
        </w:rPr>
      </w:pPr>
    </w:p>
    <w:p w14:paraId="4AC82174" w14:textId="77777777" w:rsidR="008726C9" w:rsidRPr="007E1521" w:rsidRDefault="008726C9" w:rsidP="007E1521">
      <w:pPr>
        <w:pStyle w:val="ListParagraph"/>
        <w:rPr>
          <w:rFonts w:ascii="Courier" w:hAnsi="Courier"/>
        </w:rPr>
      </w:pPr>
    </w:p>
    <w:p w14:paraId="072E7633" w14:textId="3191EB3A" w:rsidR="007E1521" w:rsidRDefault="007E1521" w:rsidP="00C83733">
      <w:pPr>
        <w:pStyle w:val="Heading1"/>
        <w:rPr>
          <w:color w:val="FF0000"/>
        </w:rPr>
      </w:pPr>
      <w:bookmarkStart w:id="278" w:name="_Ref410653027"/>
      <w:bookmarkStart w:id="279" w:name="_Ref409345816"/>
      <w:bookmarkStart w:id="280" w:name="_Ref409345839"/>
      <w:bookmarkStart w:id="281" w:name="_Toc94016582"/>
      <w:bookmarkStart w:id="282" w:name="_Toc96876737"/>
      <w:r>
        <w:t>DIP switch or jumper header</w:t>
      </w:r>
      <w:bookmarkEnd w:id="278"/>
      <w:bookmarkEnd w:id="279"/>
      <w:bookmarkEnd w:id="280"/>
      <w:bookmarkEnd w:id="281"/>
      <w:bookmarkEnd w:id="282"/>
    </w:p>
    <w:p w14:paraId="2369EF5D" w14:textId="77777777" w:rsidR="007E1521" w:rsidRDefault="007E1521" w:rsidP="007E1521">
      <w:pPr>
        <w:rPr>
          <w:rFonts w:ascii="Courier" w:hAnsi="Courier"/>
        </w:rPr>
      </w:pPr>
    </w:p>
    <w:p w14:paraId="21A5B2BD" w14:textId="41671CAF" w:rsidR="007E1521" w:rsidRDefault="007E1521" w:rsidP="007E1521">
      <w:pPr>
        <w:rPr>
          <w:rFonts w:ascii="Courier" w:hAnsi="Courier"/>
        </w:rPr>
      </w:pPr>
      <w:r>
        <w:rPr>
          <w:rFonts w:ascii="Courier" w:hAnsi="Courier"/>
        </w:rPr>
        <w:lastRenderedPageBreak/>
        <w:t xml:space="preserve">The cell versions need either a x1 DIP switch or a 2-pin jumper header. Both have the same purpose – to select whether current measurements are multiplied by a factor of approximately 10 (for lower power PV cells). Only one of these should be installed. </w:t>
      </w:r>
    </w:p>
    <w:p w14:paraId="6CC6C5A3" w14:textId="77777777" w:rsidR="007E1521" w:rsidRPr="007E1521" w:rsidRDefault="007E1521" w:rsidP="007E1521">
      <w:pPr>
        <w:rPr>
          <w:rFonts w:ascii="Courier" w:hAnsi="Courier"/>
        </w:rPr>
      </w:pPr>
    </w:p>
    <w:p w14:paraId="2098FB46" w14:textId="04293D61"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x1 DIP switch</w:t>
      </w:r>
      <w:r w:rsidR="00C268C6">
        <w:rPr>
          <w:rFonts w:ascii="Courier" w:hAnsi="Courier"/>
          <w:b/>
          <w:sz w:val="28"/>
          <w:szCs w:val="28"/>
          <w:u w:val="single"/>
        </w:rPr>
        <w:t xml:space="preserve"> (or jumper header) </w:t>
      </w:r>
      <w:r>
        <w:rPr>
          <w:rFonts w:ascii="Courier" w:hAnsi="Courier"/>
          <w:b/>
          <w:sz w:val="28"/>
          <w:szCs w:val="28"/>
          <w:u w:val="single"/>
        </w:rPr>
        <w:t>to PCB</w:t>
      </w:r>
      <w:r w:rsidR="00C268C6">
        <w:rPr>
          <w:rFonts w:ascii="Courier" w:hAnsi="Courier"/>
          <w:b/>
          <w:sz w:val="28"/>
          <w:szCs w:val="28"/>
          <w:u w:val="single"/>
        </w:rPr>
        <w:t xml:space="preserve"> – 2 joints</w:t>
      </w:r>
      <w:r w:rsidRPr="00C83733">
        <w:rPr>
          <w:rFonts w:ascii="Courier" w:hAnsi="Courier"/>
          <w:b/>
          <w:sz w:val="28"/>
          <w:szCs w:val="28"/>
          <w:u w:val="single"/>
        </w:rPr>
        <w:t>:</w:t>
      </w:r>
      <w:r w:rsidRPr="007E1521">
        <w:rPr>
          <w:rFonts w:ascii="Courier" w:hAnsi="Courier"/>
          <w:b/>
          <w:sz w:val="28"/>
          <w:szCs w:val="28"/>
          <w:u w:val="single"/>
        </w:rPr>
        <w:br/>
      </w:r>
    </w:p>
    <w:p w14:paraId="042574E7" w14:textId="38E7A272" w:rsidR="007E1521" w:rsidRPr="004C014A" w:rsidRDefault="007E1521" w:rsidP="004B00B9">
      <w:pPr>
        <w:pStyle w:val="ListParagraph"/>
        <w:numPr>
          <w:ilvl w:val="0"/>
          <w:numId w:val="16"/>
        </w:numPr>
        <w:rPr>
          <w:rFonts w:ascii="Courier" w:hAnsi="Courier"/>
        </w:rPr>
      </w:pPr>
      <w:r>
        <w:rPr>
          <w:rFonts w:ascii="Courier" w:hAnsi="Courier"/>
        </w:rPr>
        <w:t>Insert x1 DIP switch</w:t>
      </w:r>
      <w:r w:rsidR="00C268C6">
        <w:rPr>
          <w:rFonts w:ascii="Courier" w:hAnsi="Courier"/>
        </w:rPr>
        <w:t xml:space="preserve"> with the “ON” end toward the top of the board</w:t>
      </w:r>
      <w:r>
        <w:rPr>
          <w:rFonts w:ascii="Courier" w:hAnsi="Courier"/>
        </w:rPr>
        <w:t xml:space="preserve">. Tape down to </w:t>
      </w:r>
      <w:r w:rsidRPr="004C014A">
        <w:rPr>
          <w:rFonts w:ascii="Courier" w:hAnsi="Courier"/>
        </w:rPr>
        <w:t>hold in place.</w:t>
      </w:r>
    </w:p>
    <w:p w14:paraId="2C026AAE" w14:textId="77777777" w:rsidR="007E1521" w:rsidRPr="005130CA" w:rsidRDefault="007E1521" w:rsidP="007E1521">
      <w:pPr>
        <w:ind w:left="360"/>
        <w:rPr>
          <w:rFonts w:ascii="Courier" w:hAnsi="Courier"/>
        </w:rPr>
      </w:pPr>
      <w:r w:rsidRPr="005130CA">
        <w:rPr>
          <w:rFonts w:ascii="Courier" w:hAnsi="Courier"/>
        </w:rPr>
        <w:t xml:space="preserve">       </w:t>
      </w:r>
    </w:p>
    <w:p w14:paraId="73C367DB" w14:textId="77777777" w:rsidR="007E1521" w:rsidRDefault="007E1521" w:rsidP="004B00B9">
      <w:pPr>
        <w:pStyle w:val="ListParagraph"/>
        <w:numPr>
          <w:ilvl w:val="3"/>
          <w:numId w:val="17"/>
        </w:numPr>
        <w:ind w:left="1080"/>
        <w:rPr>
          <w:rFonts w:ascii="Courier" w:hAnsi="Courier"/>
        </w:rPr>
      </w:pPr>
      <w:r>
        <w:rPr>
          <w:rFonts w:ascii="Courier" w:hAnsi="Courier"/>
        </w:rPr>
        <w:t xml:space="preserve">OFF=LO_CUR:  </w:t>
      </w:r>
      <w:r w:rsidRPr="004C014A">
        <w:rPr>
          <w:rFonts w:ascii="Courier" w:hAnsi="Courier"/>
        </w:rPr>
        <w:t>________</w:t>
      </w:r>
    </w:p>
    <w:p w14:paraId="03EEE883" w14:textId="77777777" w:rsidR="007E1521" w:rsidRDefault="007E1521" w:rsidP="007E1521">
      <w:pPr>
        <w:pStyle w:val="ListParagraph"/>
        <w:ind w:left="1080"/>
        <w:rPr>
          <w:rFonts w:ascii="Courier" w:hAnsi="Courier"/>
        </w:rPr>
      </w:pPr>
    </w:p>
    <w:p w14:paraId="78A2BF82" w14:textId="20920E47" w:rsidR="007E1521" w:rsidRPr="007E1521" w:rsidRDefault="007E1521" w:rsidP="007E1521">
      <w:pPr>
        <w:rPr>
          <w:rFonts w:ascii="Courier" w:hAnsi="Courier"/>
          <w:color w:val="FF0000"/>
        </w:rPr>
      </w:pPr>
      <w:r w:rsidRPr="007E1521">
        <w:rPr>
          <w:rFonts w:ascii="Courier" w:hAnsi="Courier"/>
          <w:color w:val="FF0000"/>
        </w:rPr>
        <w:t>-OR-</w:t>
      </w:r>
    </w:p>
    <w:p w14:paraId="26803C32" w14:textId="77777777" w:rsidR="007E1521" w:rsidRDefault="007E1521" w:rsidP="007E1521">
      <w:pPr>
        <w:pStyle w:val="ListParagraph"/>
        <w:ind w:left="1080"/>
        <w:rPr>
          <w:rFonts w:ascii="Courier" w:hAnsi="Courier"/>
        </w:rPr>
      </w:pPr>
    </w:p>
    <w:p w14:paraId="104AECEC" w14:textId="65A12681" w:rsidR="007E1521" w:rsidRPr="004C014A" w:rsidRDefault="007E1521" w:rsidP="004B00B9">
      <w:pPr>
        <w:pStyle w:val="ListParagraph"/>
        <w:numPr>
          <w:ilvl w:val="0"/>
          <w:numId w:val="16"/>
        </w:numPr>
        <w:rPr>
          <w:rFonts w:ascii="Courier" w:hAnsi="Courier"/>
        </w:rPr>
      </w:pPr>
      <w:r>
        <w:rPr>
          <w:rFonts w:ascii="Courier" w:hAnsi="Courier"/>
        </w:rPr>
        <w:t xml:space="preserve">Insert 2-pin jumper header. Tape down to </w:t>
      </w:r>
      <w:r w:rsidRPr="004C014A">
        <w:rPr>
          <w:rFonts w:ascii="Courier" w:hAnsi="Courier"/>
        </w:rPr>
        <w:t>hold in place.</w:t>
      </w:r>
    </w:p>
    <w:p w14:paraId="256FD288" w14:textId="77777777" w:rsidR="007E1521" w:rsidRPr="005130CA" w:rsidRDefault="007E1521" w:rsidP="007E1521">
      <w:pPr>
        <w:ind w:left="360"/>
        <w:rPr>
          <w:rFonts w:ascii="Courier" w:hAnsi="Courier"/>
        </w:rPr>
      </w:pPr>
      <w:r w:rsidRPr="005130CA">
        <w:rPr>
          <w:rFonts w:ascii="Courier" w:hAnsi="Courier"/>
        </w:rPr>
        <w:t xml:space="preserve">       </w:t>
      </w:r>
    </w:p>
    <w:p w14:paraId="4DEC791B" w14:textId="5B557628" w:rsidR="007E1521" w:rsidRDefault="007E1521" w:rsidP="004B00B9">
      <w:pPr>
        <w:pStyle w:val="ListParagraph"/>
        <w:numPr>
          <w:ilvl w:val="3"/>
          <w:numId w:val="17"/>
        </w:numPr>
        <w:ind w:left="1080"/>
        <w:rPr>
          <w:rFonts w:ascii="Courier" w:hAnsi="Courier"/>
        </w:rPr>
      </w:pPr>
      <w:r>
        <w:rPr>
          <w:rFonts w:ascii="Courier" w:hAnsi="Courier"/>
        </w:rPr>
        <w:t xml:space="preserve">JP:  </w:t>
      </w:r>
      <w:r w:rsidRPr="004C014A">
        <w:rPr>
          <w:rFonts w:ascii="Courier" w:hAnsi="Courier"/>
        </w:rPr>
        <w:t>________</w:t>
      </w:r>
    </w:p>
    <w:p w14:paraId="2A7423D0" w14:textId="77777777" w:rsidR="007E1521" w:rsidRDefault="007E1521" w:rsidP="007E1521">
      <w:pPr>
        <w:pStyle w:val="ListParagraph"/>
        <w:rPr>
          <w:rFonts w:ascii="Courier" w:hAnsi="Courier"/>
        </w:rPr>
      </w:pPr>
    </w:p>
    <w:p w14:paraId="2E7BF932" w14:textId="0026152F" w:rsidR="007E1521" w:rsidRDefault="007E1521" w:rsidP="004B00B9">
      <w:pPr>
        <w:pStyle w:val="ListParagraph"/>
        <w:numPr>
          <w:ilvl w:val="0"/>
          <w:numId w:val="39"/>
        </w:numPr>
        <w:rPr>
          <w:rFonts w:ascii="Courier" w:hAnsi="Courier"/>
        </w:rPr>
      </w:pPr>
      <w:r>
        <w:rPr>
          <w:rFonts w:ascii="Courier" w:hAnsi="Courier"/>
        </w:rPr>
        <w:t xml:space="preserve">Flip board upside down and </w:t>
      </w:r>
      <w:r w:rsidRPr="00647BCC">
        <w:rPr>
          <w:rFonts w:ascii="Courier" w:hAnsi="Courier"/>
        </w:rPr>
        <w:t xml:space="preserve">hold with vise or 3rd hand tool </w:t>
      </w:r>
      <w:r>
        <w:rPr>
          <w:rFonts w:ascii="Courier" w:hAnsi="Courier"/>
        </w:rPr>
        <w:t>OR tape board to work surface</w:t>
      </w:r>
      <w:r w:rsidRPr="004C014A">
        <w:rPr>
          <w:rFonts w:ascii="Courier" w:hAnsi="Courier"/>
        </w:rPr>
        <w:t xml:space="preserve"> </w:t>
      </w:r>
      <w:r>
        <w:rPr>
          <w:rFonts w:ascii="Courier" w:hAnsi="Courier"/>
        </w:rPr>
        <w:t xml:space="preserve">and solder both </w:t>
      </w:r>
      <w:proofErr w:type="gramStart"/>
      <w:r>
        <w:rPr>
          <w:rFonts w:ascii="Courier" w:hAnsi="Courier"/>
        </w:rPr>
        <w:t xml:space="preserve">pins </w:t>
      </w:r>
      <w:r w:rsidRPr="00647BCC">
        <w:rPr>
          <w:rFonts w:ascii="Courier" w:hAnsi="Courier"/>
        </w:rPr>
        <w:t xml:space="preserve"> _</w:t>
      </w:r>
      <w:proofErr w:type="gramEnd"/>
      <w:r w:rsidRPr="00647BCC">
        <w:rPr>
          <w:rFonts w:ascii="Courier" w:hAnsi="Courier"/>
        </w:rPr>
        <w:t>_______</w:t>
      </w:r>
    </w:p>
    <w:p w14:paraId="6513BDB7" w14:textId="77777777" w:rsidR="007E1521" w:rsidRDefault="007E1521" w:rsidP="007E1521">
      <w:pPr>
        <w:rPr>
          <w:rFonts w:ascii="Courier" w:hAnsi="Courier"/>
        </w:rPr>
      </w:pPr>
    </w:p>
    <w:p w14:paraId="41620B6B" w14:textId="77777777" w:rsidR="007E1521" w:rsidRPr="005130CA" w:rsidRDefault="007E1521" w:rsidP="007E1521">
      <w:pPr>
        <w:ind w:firstLine="720"/>
        <w:rPr>
          <w:rFonts w:ascii="Courier" w:hAnsi="Courier"/>
        </w:rPr>
      </w:pPr>
    </w:p>
    <w:p w14:paraId="695CDDF6" w14:textId="77777777" w:rsidR="007E1521" w:rsidRPr="00647BCC"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2A5CAF8D" w14:textId="01A7DF4D" w:rsidR="007E1521" w:rsidRPr="007E1521" w:rsidRDefault="007E1521" w:rsidP="007E1521">
      <w:pPr>
        <w:pStyle w:val="ListParagraph"/>
        <w:rPr>
          <w:rFonts w:ascii="Courier" w:hAnsi="Courier"/>
        </w:rPr>
      </w:pPr>
    </w:p>
    <w:p w14:paraId="43620BC2" w14:textId="77777777" w:rsidR="007E1521" w:rsidRDefault="007E1521" w:rsidP="007E1521">
      <w:pPr>
        <w:pStyle w:val="ListParagraph"/>
        <w:ind w:left="1080"/>
        <w:rPr>
          <w:rFonts w:ascii="Courier" w:hAnsi="Courier"/>
        </w:rPr>
      </w:pPr>
    </w:p>
    <w:p w14:paraId="08AAF5D5" w14:textId="77777777" w:rsidR="007E1521" w:rsidRPr="007E1521" w:rsidRDefault="007E1521" w:rsidP="007E1521"/>
    <w:p w14:paraId="2812AE0E" w14:textId="209D9529" w:rsidR="007E1521" w:rsidRDefault="007E1521" w:rsidP="00C83733">
      <w:pPr>
        <w:pStyle w:val="Heading1"/>
      </w:pPr>
      <w:bookmarkStart w:id="283" w:name="_Toc94016583"/>
      <w:bookmarkStart w:id="284" w:name="_Toc96876738"/>
      <w:r>
        <w:t>Screw terminal blocks</w:t>
      </w:r>
      <w:bookmarkEnd w:id="283"/>
      <w:bookmarkEnd w:id="284"/>
    </w:p>
    <w:p w14:paraId="068F53BB" w14:textId="77777777" w:rsidR="007E1521" w:rsidRPr="007E1521" w:rsidRDefault="007E1521" w:rsidP="007E1521"/>
    <w:p w14:paraId="14E80469" w14:textId="5FDD4836"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blocks</w:t>
      </w:r>
      <w:r w:rsidR="00D0367F">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4 joints</w:t>
      </w:r>
      <w:r w:rsidRPr="00C83733">
        <w:rPr>
          <w:rFonts w:ascii="Courier" w:hAnsi="Courier"/>
          <w:b/>
          <w:sz w:val="28"/>
          <w:szCs w:val="28"/>
          <w:u w:val="single"/>
        </w:rPr>
        <w:t>:</w:t>
      </w:r>
      <w:r w:rsidRPr="007E1521">
        <w:rPr>
          <w:rFonts w:ascii="Courier" w:hAnsi="Courier"/>
          <w:b/>
          <w:sz w:val="28"/>
          <w:szCs w:val="28"/>
          <w:u w:val="single"/>
        </w:rPr>
        <w:br/>
      </w:r>
    </w:p>
    <w:p w14:paraId="23FDFED2" w14:textId="686B2EEA" w:rsidR="007E1521" w:rsidRPr="004C014A" w:rsidRDefault="007E1521" w:rsidP="004B00B9">
      <w:pPr>
        <w:pStyle w:val="ListParagraph"/>
        <w:numPr>
          <w:ilvl w:val="0"/>
          <w:numId w:val="16"/>
        </w:numPr>
        <w:rPr>
          <w:rFonts w:ascii="Courier" w:hAnsi="Courier"/>
        </w:rPr>
      </w:pPr>
      <w:r>
        <w:rPr>
          <w:rFonts w:ascii="Courier" w:hAnsi="Courier"/>
        </w:rPr>
        <w:t>Insert screw terminal blocks</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55B1CE06" w14:textId="2899BA65" w:rsidR="007E1521" w:rsidRPr="004C014A" w:rsidRDefault="007E1521" w:rsidP="004B00B9">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21399F50" w14:textId="77777777" w:rsidR="007E1521" w:rsidRPr="005130CA" w:rsidRDefault="007E1521" w:rsidP="007E1521">
      <w:pPr>
        <w:ind w:left="-1800" w:firstLine="2300"/>
        <w:rPr>
          <w:rFonts w:ascii="Courier" w:hAnsi="Courier"/>
        </w:rPr>
      </w:pPr>
    </w:p>
    <w:p w14:paraId="3EFFB1C2" w14:textId="48B0D91B" w:rsidR="007E1521" w:rsidRDefault="007E1521" w:rsidP="004B00B9">
      <w:pPr>
        <w:pStyle w:val="ListParagraph"/>
        <w:numPr>
          <w:ilvl w:val="3"/>
          <w:numId w:val="17"/>
        </w:numPr>
        <w:ind w:left="1080"/>
        <w:rPr>
          <w:rFonts w:ascii="Courier" w:hAnsi="Courier"/>
        </w:rPr>
      </w:pPr>
      <w:r>
        <w:rPr>
          <w:rFonts w:ascii="Courier" w:hAnsi="Courier"/>
        </w:rPr>
        <w:t>J2:</w:t>
      </w:r>
      <w:r w:rsidRPr="004C014A">
        <w:rPr>
          <w:rFonts w:ascii="Courier" w:hAnsi="Courier"/>
        </w:rPr>
        <w:t xml:space="preserve">  ________</w:t>
      </w:r>
    </w:p>
    <w:p w14:paraId="01B28C45" w14:textId="77777777" w:rsidR="007E1521" w:rsidRPr="007E1521" w:rsidRDefault="007E1521" w:rsidP="007E1521">
      <w:pPr>
        <w:rPr>
          <w:rFonts w:ascii="Courier" w:hAnsi="Courier"/>
        </w:rPr>
      </w:pPr>
    </w:p>
    <w:p w14:paraId="7253332B" w14:textId="511B5991" w:rsidR="007E1521" w:rsidRDefault="007E1521" w:rsidP="007E1521">
      <w:pPr>
        <w:pStyle w:val="ListParagraph"/>
        <w:ind w:left="710"/>
        <w:rPr>
          <w:rFonts w:ascii="Courier" w:hAnsi="Courier"/>
        </w:rPr>
      </w:pPr>
      <w:r w:rsidRPr="007E1521">
        <w:rPr>
          <w:rFonts w:ascii="Courier" w:hAnsi="Courier"/>
          <w:b/>
        </w:rPr>
        <w:lastRenderedPageBreak/>
        <w:t>NOTE</w:t>
      </w:r>
      <w:r>
        <w:rPr>
          <w:rFonts w:ascii="Courier" w:hAnsi="Courier"/>
        </w:rPr>
        <w:t xml:space="preserve">: The screw terminal blocks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5E4134B1" w14:textId="77777777" w:rsidR="007E1521" w:rsidRPr="00647BCC"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6FAC10A5" w14:textId="77777777" w:rsidR="007E1521" w:rsidRPr="007E1521" w:rsidRDefault="007E1521" w:rsidP="007E1521"/>
    <w:p w14:paraId="0BD7816C" w14:textId="7E281C8F" w:rsidR="005130CA" w:rsidRPr="005130CA" w:rsidRDefault="00C83733" w:rsidP="00C83733">
      <w:pPr>
        <w:pStyle w:val="Heading1"/>
      </w:pPr>
      <w:bookmarkStart w:id="285" w:name="_Toc94016584"/>
      <w:bookmarkStart w:id="286" w:name="_Toc96876739"/>
      <w:r>
        <w:t>Filter capacitors</w:t>
      </w:r>
      <w:bookmarkEnd w:id="285"/>
      <w:bookmarkEnd w:id="286"/>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 xml:space="preserve">o it doesn’t matter which </w:t>
      </w:r>
      <w:proofErr w:type="gramStart"/>
      <w:r>
        <w:rPr>
          <w:rFonts w:ascii="Courier" w:hAnsi="Courier"/>
        </w:rPr>
        <w:t>lead</w:t>
      </w:r>
      <w:proofErr w:type="gramEnd"/>
      <w:r>
        <w:rPr>
          <w:rFonts w:ascii="Courier" w:hAnsi="Courier"/>
        </w:rPr>
        <w:t xml:space="preserve">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34702A7A"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0.1uF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lastRenderedPageBreak/>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2EE96EDE" w14:textId="2147FD26" w:rsidR="00C268C6" w:rsidRDefault="00C268C6" w:rsidP="00C268C6">
      <w:pPr>
        <w:pStyle w:val="Heading1"/>
        <w:rPr>
          <w:color w:val="FF0000"/>
        </w:rPr>
      </w:pPr>
      <w:bookmarkStart w:id="287" w:name="_Toc94016585"/>
      <w:bookmarkStart w:id="288" w:name="_Toc96876740"/>
      <w:r>
        <w:t>Bypass diode</w:t>
      </w:r>
      <w:bookmarkEnd w:id="287"/>
      <w:bookmarkEnd w:id="288"/>
    </w:p>
    <w:p w14:paraId="4C4F001B" w14:textId="77777777" w:rsidR="00C268C6" w:rsidRDefault="00C268C6" w:rsidP="00C268C6">
      <w:pPr>
        <w:rPr>
          <w:rFonts w:ascii="Courier" w:hAnsi="Courier"/>
        </w:rPr>
      </w:pPr>
    </w:p>
    <w:p w14:paraId="757E3266" w14:textId="61C75CBD" w:rsidR="00C268C6" w:rsidRDefault="00C268C6" w:rsidP="00C268C6">
      <w:pPr>
        <w:rPr>
          <w:rFonts w:ascii="Courier" w:hAnsi="Courier"/>
        </w:rPr>
      </w:pPr>
      <w:r>
        <w:rPr>
          <w:rFonts w:ascii="Courier" w:hAnsi="Courier"/>
        </w:rPr>
        <w:t>The purpose of the bypass diode is to protect the electronics in case the PV is connected to the IV Swinger 2 backwards.</w:t>
      </w:r>
    </w:p>
    <w:p w14:paraId="5CE562BE" w14:textId="77777777" w:rsidR="00C268C6" w:rsidRDefault="00C268C6" w:rsidP="00C268C6">
      <w:pPr>
        <w:rPr>
          <w:rFonts w:ascii="Courier" w:hAnsi="Courier"/>
        </w:rPr>
      </w:pPr>
    </w:p>
    <w:p w14:paraId="265721FC" w14:textId="561A7A24" w:rsidR="00C268C6" w:rsidRDefault="00E43238" w:rsidP="00C268C6">
      <w:pPr>
        <w:rPr>
          <w:rFonts w:ascii="Courier" w:hAnsi="Courier"/>
        </w:rPr>
      </w:pPr>
      <w:r>
        <w:rPr>
          <w:rFonts w:ascii="Courier" w:hAnsi="Courier"/>
        </w:rPr>
        <w:t>The cell versions require one 15A, 45V bypass diode (15SQ045).</w:t>
      </w:r>
    </w:p>
    <w:p w14:paraId="317E69C2" w14:textId="77777777" w:rsidR="00C268C6" w:rsidRPr="007E1521" w:rsidRDefault="00C268C6" w:rsidP="00C268C6">
      <w:pPr>
        <w:rPr>
          <w:rFonts w:ascii="Courier" w:hAnsi="Courier"/>
        </w:rPr>
      </w:pPr>
    </w:p>
    <w:p w14:paraId="59AC12E3" w14:textId="20D3BA4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diode(s) to PCB – 2 or 4 joints</w:t>
      </w:r>
      <w:r w:rsidRPr="00C83733">
        <w:rPr>
          <w:rFonts w:ascii="Courier" w:hAnsi="Courier"/>
          <w:b/>
          <w:sz w:val="28"/>
          <w:szCs w:val="28"/>
          <w:u w:val="single"/>
        </w:rPr>
        <w:t>:</w:t>
      </w:r>
      <w:r w:rsidRPr="007E1521">
        <w:rPr>
          <w:rFonts w:ascii="Courier" w:hAnsi="Courier"/>
          <w:b/>
          <w:sz w:val="28"/>
          <w:szCs w:val="28"/>
          <w:u w:val="single"/>
        </w:rPr>
        <w:br/>
      </w:r>
    </w:p>
    <w:p w14:paraId="395D7F62" w14:textId="6A0125AA" w:rsidR="00C268C6" w:rsidRDefault="00C268C6" w:rsidP="004B00B9">
      <w:pPr>
        <w:pStyle w:val="ListParagraph"/>
        <w:numPr>
          <w:ilvl w:val="0"/>
          <w:numId w:val="16"/>
        </w:numPr>
        <w:rPr>
          <w:rFonts w:ascii="Courier" w:hAnsi="Courier"/>
        </w:rPr>
      </w:pPr>
      <w:r>
        <w:rPr>
          <w:rFonts w:ascii="Courier" w:hAnsi="Courier"/>
        </w:rPr>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p>
    <w:p w14:paraId="60FEA4E4" w14:textId="77777777" w:rsidR="00C268C6" w:rsidRDefault="00C268C6" w:rsidP="00C268C6">
      <w:pPr>
        <w:pStyle w:val="ListParagraph"/>
        <w:rPr>
          <w:rFonts w:ascii="Courier" w:hAnsi="Courier"/>
        </w:rPr>
      </w:pPr>
    </w:p>
    <w:p w14:paraId="6DC7D8FC" w14:textId="156D4272" w:rsidR="00C268C6" w:rsidRPr="004C014A" w:rsidRDefault="00C268C6" w:rsidP="004B00B9">
      <w:pPr>
        <w:pStyle w:val="ListParagraph"/>
        <w:numPr>
          <w:ilvl w:val="0"/>
          <w:numId w:val="16"/>
        </w:numPr>
        <w:rPr>
          <w:rFonts w:ascii="Courier" w:hAnsi="Courier"/>
        </w:rPr>
      </w:pPr>
      <w:r>
        <w:rPr>
          <w:rFonts w:ascii="Courier" w:hAnsi="Courier"/>
        </w:rPr>
        <w:t>Insert leads as follows:</w:t>
      </w:r>
    </w:p>
    <w:p w14:paraId="52ECA22D" w14:textId="77777777" w:rsidR="00C268C6" w:rsidRPr="005130CA" w:rsidRDefault="00C268C6" w:rsidP="00C268C6">
      <w:pPr>
        <w:ind w:left="360"/>
        <w:rPr>
          <w:rFonts w:ascii="Courier" w:hAnsi="Courier"/>
        </w:rPr>
      </w:pPr>
      <w:r w:rsidRPr="005130CA">
        <w:rPr>
          <w:rFonts w:ascii="Courier" w:hAnsi="Courier"/>
        </w:rPr>
        <w:t xml:space="preserve">       </w:t>
      </w:r>
    </w:p>
    <w:p w14:paraId="5B166E70" w14:textId="30390971" w:rsidR="00C268C6" w:rsidRDefault="00C268C6" w:rsidP="004B00B9">
      <w:pPr>
        <w:pStyle w:val="ListParagraph"/>
        <w:numPr>
          <w:ilvl w:val="3"/>
          <w:numId w:val="17"/>
        </w:numPr>
        <w:ind w:left="1080"/>
        <w:rPr>
          <w:rFonts w:ascii="Courier" w:hAnsi="Courier"/>
        </w:rPr>
      </w:pPr>
      <w:r>
        <w:rPr>
          <w:rFonts w:ascii="Courier" w:hAnsi="Courier"/>
        </w:rPr>
        <w:t xml:space="preserve">Pad D1, striped end (top):  </w:t>
      </w:r>
      <w:r w:rsidRPr="004C014A">
        <w:rPr>
          <w:rFonts w:ascii="Courier" w:hAnsi="Courier"/>
        </w:rPr>
        <w:t>________</w:t>
      </w:r>
    </w:p>
    <w:p w14:paraId="7541AA9C" w14:textId="1B9ADA32" w:rsidR="00C268C6" w:rsidRDefault="00C268C6" w:rsidP="004B00B9">
      <w:pPr>
        <w:pStyle w:val="ListParagraph"/>
        <w:numPr>
          <w:ilvl w:val="3"/>
          <w:numId w:val="17"/>
        </w:numPr>
        <w:ind w:left="1080"/>
        <w:rPr>
          <w:rFonts w:ascii="Courier" w:hAnsi="Courier"/>
        </w:rPr>
      </w:pPr>
      <w:r>
        <w:rPr>
          <w:rFonts w:ascii="Courier" w:hAnsi="Courier"/>
        </w:rPr>
        <w:t xml:space="preserve">Pad D2, non-striped end (bottom):  </w:t>
      </w:r>
      <w:r w:rsidRPr="004C014A">
        <w:rPr>
          <w:rFonts w:ascii="Courier" w:hAnsi="Courier"/>
        </w:rPr>
        <w:t>________</w:t>
      </w:r>
    </w:p>
    <w:p w14:paraId="463BCADD" w14:textId="77777777" w:rsidR="00C268C6" w:rsidRPr="00877D7F" w:rsidRDefault="00C268C6" w:rsidP="00877D7F">
      <w:pPr>
        <w:rPr>
          <w:rFonts w:ascii="Courier" w:hAnsi="Courier"/>
        </w:rPr>
      </w:pPr>
    </w:p>
    <w:p w14:paraId="310156C4" w14:textId="6D110D7A"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hand tool and solder both (or all four) 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71904113"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both/all </w:t>
      </w:r>
      <w:proofErr w:type="gramStart"/>
      <w:r>
        <w:rPr>
          <w:rFonts w:ascii="Courier" w:hAnsi="Courier"/>
        </w:rPr>
        <w:t>leads  _</w:t>
      </w:r>
      <w:proofErr w:type="gramEnd"/>
      <w:r>
        <w:rPr>
          <w:rFonts w:ascii="Courier" w:hAnsi="Courier"/>
        </w:rPr>
        <w:t>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31378E1" w14:textId="77777777" w:rsidR="008A01B4" w:rsidRDefault="008A01B4" w:rsidP="008A01B4">
      <w:pPr>
        <w:pStyle w:val="ListParagraph"/>
        <w:rPr>
          <w:rFonts w:ascii="Courier" w:hAnsi="Courier"/>
        </w:rPr>
      </w:pPr>
      <w:r w:rsidRPr="004C014A">
        <w:rPr>
          <w:rFonts w:ascii="Courier" w:hAnsi="Courier"/>
        </w:rPr>
        <w:t>________</w:t>
      </w:r>
    </w:p>
    <w:p w14:paraId="659E931B" w14:textId="733B2532" w:rsidR="00C268C6" w:rsidRPr="00C268C6" w:rsidRDefault="00C268C6" w:rsidP="00C268C6">
      <w:pPr>
        <w:rPr>
          <w:rFonts w:ascii="Courier" w:hAnsi="Courier"/>
        </w:rPr>
      </w:pPr>
    </w:p>
    <w:p w14:paraId="1E3F4F52" w14:textId="42F74FAE" w:rsidR="00C268C6" w:rsidRDefault="00C268C6" w:rsidP="00C268C6">
      <w:pPr>
        <w:pStyle w:val="Heading1"/>
      </w:pPr>
      <w:bookmarkStart w:id="289" w:name="_Toc94016586"/>
      <w:bookmarkStart w:id="290" w:name="_Toc96876741"/>
      <w:r>
        <w:t>Solid-state relays</w:t>
      </w:r>
      <w:bookmarkEnd w:id="289"/>
      <w:bookmarkEnd w:id="290"/>
    </w:p>
    <w:p w14:paraId="2286504B" w14:textId="77777777" w:rsidR="00C268C6" w:rsidRPr="007E1521" w:rsidRDefault="00C268C6" w:rsidP="00C268C6">
      <w:pPr>
        <w:rPr>
          <w:rFonts w:ascii="Courier" w:hAnsi="Courier"/>
        </w:rPr>
      </w:pPr>
    </w:p>
    <w:p w14:paraId="15C31807" w14:textId="5A709DED" w:rsidR="00C268C6"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 xml:space="preserve">er SSRs to PCB – </w:t>
      </w:r>
      <w:r w:rsidR="00E43238">
        <w:rPr>
          <w:rFonts w:ascii="Courier" w:hAnsi="Courier"/>
          <w:b/>
          <w:sz w:val="28"/>
          <w:szCs w:val="28"/>
          <w:u w:val="single"/>
        </w:rPr>
        <w:t>16</w:t>
      </w:r>
      <w:r>
        <w:rPr>
          <w:rFonts w:ascii="Courier" w:hAnsi="Courier"/>
          <w:b/>
          <w:sz w:val="28"/>
          <w:szCs w:val="28"/>
          <w:u w:val="single"/>
        </w:rPr>
        <w:t xml:space="preserve"> joints</w:t>
      </w:r>
      <w:r w:rsidRPr="00C83733">
        <w:rPr>
          <w:rFonts w:ascii="Courier" w:hAnsi="Courier"/>
          <w:b/>
          <w:sz w:val="28"/>
          <w:szCs w:val="28"/>
          <w:u w:val="single"/>
        </w:rPr>
        <w:t>:</w:t>
      </w:r>
      <w:r w:rsidRPr="007E1521">
        <w:rPr>
          <w:rFonts w:ascii="Courier" w:hAnsi="Courier"/>
          <w:b/>
          <w:sz w:val="28"/>
          <w:szCs w:val="28"/>
          <w:u w:val="single"/>
        </w:rPr>
        <w:br/>
      </w:r>
    </w:p>
    <w:p w14:paraId="3308B3EC" w14:textId="00DC87D3" w:rsidR="00C268C6" w:rsidRDefault="00C268C6" w:rsidP="004B00B9">
      <w:pPr>
        <w:pStyle w:val="ListParagraph"/>
        <w:numPr>
          <w:ilvl w:val="0"/>
          <w:numId w:val="16"/>
        </w:numPr>
        <w:rPr>
          <w:rFonts w:ascii="Courier" w:hAnsi="Courier"/>
        </w:rPr>
      </w:pPr>
      <w:r>
        <w:rPr>
          <w:rFonts w:ascii="Courier" w:hAnsi="Courier"/>
        </w:rPr>
        <w:t>Put two SSRs (SSR1 and SSR</w:t>
      </w:r>
      <w:r w:rsidR="00E43238">
        <w:rPr>
          <w:rFonts w:ascii="Courier" w:hAnsi="Courier"/>
        </w:rPr>
        <w:t>5</w:t>
      </w:r>
      <w:r>
        <w:rPr>
          <w:rFonts w:ascii="Courier" w:hAnsi="Courier"/>
        </w:rPr>
        <w:t>) side-by-side in vise with leads pointing straight up.  Try to make sure they are aligned so they will look nice</w:t>
      </w:r>
      <w:r w:rsidR="00E43238">
        <w:rPr>
          <w:rFonts w:ascii="Courier" w:hAnsi="Courier"/>
        </w:rPr>
        <w:t>.</w:t>
      </w:r>
      <w:r>
        <w:rPr>
          <w:rFonts w:ascii="Courier" w:hAnsi="Courier"/>
        </w:rPr>
        <w:t xml:space="preserve">  </w:t>
      </w:r>
      <w:r w:rsidR="00E43238">
        <w:rPr>
          <w:rFonts w:ascii="Courier" w:hAnsi="Courier"/>
        </w:rPr>
        <w:br/>
      </w:r>
      <w:r w:rsidRPr="004C014A">
        <w:rPr>
          <w:rFonts w:ascii="Courier" w:hAnsi="Courier"/>
        </w:rPr>
        <w:t>________</w:t>
      </w:r>
    </w:p>
    <w:p w14:paraId="6FEB24DF" w14:textId="77777777" w:rsidR="00C268C6" w:rsidRDefault="00C268C6" w:rsidP="00C268C6">
      <w:pPr>
        <w:pStyle w:val="ListParagraph"/>
        <w:rPr>
          <w:rFonts w:ascii="Courier" w:hAnsi="Courier"/>
        </w:rPr>
      </w:pPr>
      <w:r>
        <w:rPr>
          <w:rFonts w:ascii="Courier" w:hAnsi="Courier"/>
        </w:rPr>
        <w:t xml:space="preserve"> </w:t>
      </w:r>
    </w:p>
    <w:p w14:paraId="311054DF" w14:textId="465BF350" w:rsidR="00C268C6" w:rsidRPr="00877D7F" w:rsidRDefault="00C268C6" w:rsidP="00877D7F">
      <w:pPr>
        <w:pStyle w:val="ListParagraph"/>
        <w:numPr>
          <w:ilvl w:val="0"/>
          <w:numId w:val="16"/>
        </w:numPr>
        <w:rPr>
          <w:rFonts w:ascii="Courier" w:hAnsi="Courier"/>
        </w:rPr>
      </w:pPr>
      <w:r>
        <w:rPr>
          <w:rFonts w:ascii="Courier" w:hAnsi="Courier"/>
        </w:rPr>
        <w:t xml:space="preserve">Lower the PCB over the leads. It is very important that the front of the SSRs is </w:t>
      </w:r>
      <w:r w:rsidR="008A01B4">
        <w:rPr>
          <w:rFonts w:ascii="Courier" w:hAnsi="Courier"/>
        </w:rPr>
        <w:t>pointed toward the middle</w:t>
      </w:r>
      <w:r>
        <w:rPr>
          <w:rFonts w:ascii="Courier" w:hAnsi="Courier"/>
        </w:rPr>
        <w:t xml:space="preserve"> of the PCB. The front is the black side with the label. The back has the metal heat</w:t>
      </w:r>
      <w:r w:rsidR="00D27749">
        <w:rPr>
          <w:rFonts w:ascii="Courier" w:hAnsi="Courier"/>
        </w:rPr>
        <w:t xml:space="preserve"> </w:t>
      </w:r>
      <w:r>
        <w:rPr>
          <w:rFonts w:ascii="Courier" w:hAnsi="Courier"/>
        </w:rPr>
        <w:t xml:space="preserve">sink pad. Hold the PCB with the </w:t>
      </w:r>
      <w:r w:rsidRPr="004C014A">
        <w:rPr>
          <w:rFonts w:ascii="Courier" w:hAnsi="Courier"/>
        </w:rPr>
        <w:t>3rd hand tool</w:t>
      </w:r>
      <w:r>
        <w:rPr>
          <w:rFonts w:ascii="Courier" w:hAnsi="Courier"/>
        </w:rPr>
        <w:t xml:space="preserve"> so the leads a</w:t>
      </w:r>
      <w:r w:rsidR="005E6199">
        <w:rPr>
          <w:rFonts w:ascii="Courier" w:hAnsi="Courier"/>
        </w:rPr>
        <w:t>ll extend the same amount as the stacking connector pins</w:t>
      </w:r>
      <w:r>
        <w:rPr>
          <w:rFonts w:ascii="Courier" w:hAnsi="Courier"/>
        </w:rPr>
        <w:t xml:space="preserve"> and are perpendicular to the PCB.</w:t>
      </w:r>
      <w:r>
        <w:rPr>
          <w:rFonts w:ascii="Courier" w:hAnsi="Courier"/>
        </w:rPr>
        <w:br/>
      </w:r>
      <w:r>
        <w:rPr>
          <w:rFonts w:ascii="Courier" w:hAnsi="Courier"/>
        </w:rPr>
        <w:br/>
        <w:t xml:space="preserve">The bodies of the SSRs should </w:t>
      </w:r>
      <w:r w:rsidRPr="00C268C6">
        <w:rPr>
          <w:rFonts w:ascii="Courier" w:hAnsi="Courier"/>
          <w:u w:val="single"/>
        </w:rPr>
        <w:t>not</w:t>
      </w:r>
      <w:r>
        <w:rPr>
          <w:rFonts w:ascii="Courier" w:hAnsi="Courier"/>
        </w:rPr>
        <w:t xml:space="preserve"> be sitting flat on the PCB; there should be some separation (~1cm) for heat dissipation.</w:t>
      </w:r>
      <w:r w:rsidRPr="00877D7F">
        <w:rPr>
          <w:rFonts w:ascii="Courier" w:hAnsi="Courier"/>
        </w:rPr>
        <w:t xml:space="preserve">  </w:t>
      </w:r>
    </w:p>
    <w:p w14:paraId="1635640A" w14:textId="509226DB" w:rsidR="00C268C6" w:rsidRPr="00877D7F" w:rsidRDefault="00C268C6" w:rsidP="00877D7F">
      <w:pPr>
        <w:ind w:firstLine="720"/>
        <w:rPr>
          <w:rFonts w:ascii="Courier" w:hAnsi="Courier"/>
        </w:rPr>
      </w:pPr>
      <w:r w:rsidRPr="005E6199">
        <w:rPr>
          <w:rFonts w:ascii="Courier" w:hAnsi="Courier"/>
        </w:rPr>
        <w:t>________</w:t>
      </w:r>
    </w:p>
    <w:p w14:paraId="123952A6" w14:textId="77777777" w:rsidR="00C268C6" w:rsidRDefault="00C268C6" w:rsidP="00C268C6">
      <w:pPr>
        <w:pStyle w:val="ListParagraph"/>
        <w:ind w:left="1080"/>
        <w:rPr>
          <w:rFonts w:ascii="Courier" w:hAnsi="Courier"/>
        </w:rPr>
      </w:pPr>
    </w:p>
    <w:p w14:paraId="3C24631A" w14:textId="11E9792D" w:rsidR="00C268C6" w:rsidRDefault="005E6199" w:rsidP="004B00B9">
      <w:pPr>
        <w:pStyle w:val="ListParagraph"/>
        <w:numPr>
          <w:ilvl w:val="0"/>
          <w:numId w:val="13"/>
        </w:numPr>
        <w:rPr>
          <w:rFonts w:ascii="Courier" w:hAnsi="Courier"/>
        </w:rPr>
      </w:pPr>
      <w:r>
        <w:rPr>
          <w:rFonts w:ascii="Courier" w:hAnsi="Courier"/>
        </w:rPr>
        <w:t>Solder</w:t>
      </w:r>
      <w:r w:rsidR="00E43238">
        <w:rPr>
          <w:rFonts w:ascii="Courier" w:hAnsi="Courier"/>
        </w:rPr>
        <w:t xml:space="preserve"> all</w:t>
      </w:r>
      <w:r>
        <w:rPr>
          <w:rFonts w:ascii="Courier" w:hAnsi="Courier"/>
        </w:rPr>
        <w:t xml:space="preserve"> </w:t>
      </w:r>
      <w:r w:rsidR="00E43238">
        <w:rPr>
          <w:rFonts w:ascii="Courier" w:hAnsi="Courier"/>
        </w:rPr>
        <w:t>8</w:t>
      </w:r>
      <w:r w:rsidR="00C268C6">
        <w:rPr>
          <w:rFonts w:ascii="Courier" w:hAnsi="Courier"/>
        </w:rPr>
        <w:t xml:space="preserve"> </w:t>
      </w:r>
      <w:r w:rsidR="008A01B4">
        <w:rPr>
          <w:rFonts w:ascii="Courier" w:hAnsi="Courier"/>
        </w:rPr>
        <w:t xml:space="preserve">SSR1/SSR5 </w:t>
      </w:r>
      <w:proofErr w:type="gramStart"/>
      <w:r w:rsidR="00C268C6">
        <w:rPr>
          <w:rFonts w:ascii="Courier" w:hAnsi="Courier"/>
        </w:rPr>
        <w:t xml:space="preserve">leads  </w:t>
      </w:r>
      <w:r w:rsidR="00C268C6" w:rsidRPr="004C014A">
        <w:rPr>
          <w:rFonts w:ascii="Courier" w:hAnsi="Courier"/>
        </w:rPr>
        <w:t>_</w:t>
      </w:r>
      <w:proofErr w:type="gramEnd"/>
      <w:r w:rsidR="00C268C6" w:rsidRPr="004C014A">
        <w:rPr>
          <w:rFonts w:ascii="Courier" w:hAnsi="Courier"/>
        </w:rPr>
        <w:t>_______</w:t>
      </w:r>
      <w:r>
        <w:rPr>
          <w:rFonts w:ascii="Courier" w:hAnsi="Courier"/>
        </w:rPr>
        <w:br/>
      </w:r>
    </w:p>
    <w:p w14:paraId="1C26E0B6" w14:textId="63C159FB" w:rsidR="005E6199" w:rsidRDefault="005E6199" w:rsidP="004B00B9">
      <w:pPr>
        <w:pStyle w:val="ListParagraph"/>
        <w:numPr>
          <w:ilvl w:val="0"/>
          <w:numId w:val="13"/>
        </w:numPr>
        <w:rPr>
          <w:rFonts w:ascii="Courier" w:hAnsi="Courier"/>
        </w:rPr>
      </w:pPr>
      <w:r>
        <w:rPr>
          <w:rFonts w:ascii="Courier" w:hAnsi="Courier"/>
        </w:rPr>
        <w:t>Trim</w:t>
      </w:r>
      <w:r w:rsidR="00E43238">
        <w:rPr>
          <w:rFonts w:ascii="Courier" w:hAnsi="Courier"/>
        </w:rPr>
        <w:t xml:space="preserve"> all</w:t>
      </w:r>
      <w:r>
        <w:rPr>
          <w:rFonts w:ascii="Courier" w:hAnsi="Courier"/>
        </w:rPr>
        <w:t xml:space="preserve"> </w:t>
      </w:r>
      <w:r w:rsidR="00E43238">
        <w:rPr>
          <w:rFonts w:ascii="Courier" w:hAnsi="Courier"/>
        </w:rPr>
        <w:t>8</w:t>
      </w:r>
      <w:r>
        <w:rPr>
          <w:rFonts w:ascii="Courier" w:hAnsi="Courier"/>
        </w:rPr>
        <w:t xml:space="preserve"> SSR1/SSR5 leads </w:t>
      </w:r>
      <w:r w:rsidRPr="004C014A">
        <w:rPr>
          <w:rFonts w:ascii="Courier" w:hAnsi="Courier"/>
        </w:rPr>
        <w:t>________</w:t>
      </w:r>
    </w:p>
    <w:p w14:paraId="6F0E8E4D" w14:textId="780E99D5" w:rsidR="00C268C6" w:rsidRPr="00C268C6" w:rsidRDefault="00C268C6" w:rsidP="00C268C6">
      <w:pPr>
        <w:ind w:left="360"/>
        <w:rPr>
          <w:rFonts w:ascii="Courier" w:hAnsi="Courier"/>
        </w:rPr>
      </w:pPr>
    </w:p>
    <w:p w14:paraId="25CD0A2C" w14:textId="714EC56D" w:rsidR="00C268C6" w:rsidRPr="004C014A" w:rsidRDefault="00C268C6" w:rsidP="004B00B9">
      <w:pPr>
        <w:pStyle w:val="ListParagraph"/>
        <w:numPr>
          <w:ilvl w:val="0"/>
          <w:numId w:val="16"/>
        </w:numPr>
        <w:rPr>
          <w:rFonts w:ascii="Courier" w:hAnsi="Courier"/>
        </w:rPr>
      </w:pPr>
      <w:r>
        <w:rPr>
          <w:rFonts w:ascii="Courier" w:hAnsi="Courier"/>
        </w:rPr>
        <w:t>Insert SSR6 in its position with its back against the front of SSR5 and tape it to SSR5.</w:t>
      </w:r>
    </w:p>
    <w:p w14:paraId="460BFB9F" w14:textId="77777777" w:rsidR="00C268C6" w:rsidRPr="005130CA" w:rsidRDefault="00C268C6" w:rsidP="00C268C6">
      <w:pPr>
        <w:ind w:left="360"/>
        <w:rPr>
          <w:rFonts w:ascii="Courier" w:hAnsi="Courier"/>
        </w:rPr>
      </w:pPr>
      <w:r w:rsidRPr="005130CA">
        <w:rPr>
          <w:rFonts w:ascii="Courier" w:hAnsi="Courier"/>
        </w:rPr>
        <w:t xml:space="preserve">       </w:t>
      </w:r>
    </w:p>
    <w:p w14:paraId="4E1C28E8" w14:textId="4603CAB0" w:rsidR="00C268C6" w:rsidRPr="005E6199" w:rsidRDefault="00C268C6" w:rsidP="005E6199">
      <w:pPr>
        <w:ind w:firstLine="720"/>
        <w:rPr>
          <w:rFonts w:ascii="Courier" w:hAnsi="Courier"/>
        </w:rPr>
      </w:pPr>
      <w:r w:rsidRPr="005E6199">
        <w:rPr>
          <w:rFonts w:ascii="Courier" w:hAnsi="Courier"/>
        </w:rPr>
        <w:t>________</w:t>
      </w:r>
    </w:p>
    <w:p w14:paraId="50C824FA" w14:textId="45D93BD4" w:rsidR="005130CA" w:rsidRPr="005130CA" w:rsidRDefault="00C268C6" w:rsidP="00C268C6">
      <w:pPr>
        <w:pStyle w:val="ListParagraph"/>
        <w:rPr>
          <w:rFonts w:ascii="Courier" w:hAnsi="Courier"/>
        </w:rPr>
      </w:pPr>
      <w:r>
        <w:rPr>
          <w:rFonts w:ascii="Courier" w:hAnsi="Courier"/>
        </w:rPr>
        <w:t xml:space="preserve"> </w:t>
      </w:r>
    </w:p>
    <w:p w14:paraId="293F71C6" w14:textId="4E3F21F9" w:rsidR="005130CA" w:rsidRDefault="005130CA" w:rsidP="004B00B9">
      <w:pPr>
        <w:pStyle w:val="ListParagraph"/>
        <w:numPr>
          <w:ilvl w:val="0"/>
          <w:numId w:val="21"/>
        </w:numPr>
        <w:ind w:left="720"/>
        <w:rPr>
          <w:rFonts w:ascii="Courier" w:hAnsi="Courier"/>
        </w:rPr>
      </w:pPr>
      <w:r w:rsidRPr="00647BCC">
        <w:rPr>
          <w:rFonts w:ascii="Courier" w:hAnsi="Courier"/>
        </w:rPr>
        <w:t>Flip board upside down and hol</w:t>
      </w:r>
      <w:r w:rsidR="00C268C6">
        <w:rPr>
          <w:rFonts w:ascii="Courier" w:hAnsi="Courier"/>
        </w:rPr>
        <w:t xml:space="preserve">d with vise or 3rd hand tool </w:t>
      </w:r>
      <w:r w:rsidRPr="00647BCC">
        <w:rPr>
          <w:rFonts w:ascii="Courier" w:hAnsi="Courier"/>
        </w:rPr>
        <w:t>________</w:t>
      </w:r>
    </w:p>
    <w:p w14:paraId="06FEEFBA" w14:textId="77777777" w:rsidR="00C268C6" w:rsidRDefault="00C268C6" w:rsidP="00C268C6">
      <w:pPr>
        <w:pStyle w:val="ListParagraph"/>
        <w:rPr>
          <w:rFonts w:ascii="Courier" w:hAnsi="Courier"/>
        </w:rPr>
      </w:pPr>
    </w:p>
    <w:p w14:paraId="05E5EDBC" w14:textId="7F757C28" w:rsidR="005E6199" w:rsidRPr="005E6199" w:rsidRDefault="00C268C6" w:rsidP="005E6199">
      <w:pPr>
        <w:pStyle w:val="ListParagraph"/>
        <w:numPr>
          <w:ilvl w:val="0"/>
          <w:numId w:val="21"/>
        </w:numPr>
        <w:ind w:left="720"/>
        <w:rPr>
          <w:rFonts w:ascii="Courier" w:hAnsi="Courier"/>
        </w:rPr>
      </w:pPr>
      <w:r>
        <w:rPr>
          <w:rFonts w:ascii="Courier" w:hAnsi="Courier"/>
        </w:rPr>
        <w:t xml:space="preserve">Solder all 4 </w:t>
      </w:r>
      <w:r w:rsidR="008A01B4">
        <w:rPr>
          <w:rFonts w:ascii="Courier" w:hAnsi="Courier"/>
        </w:rPr>
        <w:t xml:space="preserve">SSR6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r w:rsidR="005E6199">
        <w:rPr>
          <w:rFonts w:ascii="Courier" w:hAnsi="Courier"/>
        </w:rPr>
        <w:br/>
      </w:r>
    </w:p>
    <w:p w14:paraId="523E1BCD" w14:textId="64698584" w:rsidR="005E6199" w:rsidRDefault="005E6199" w:rsidP="004B00B9">
      <w:pPr>
        <w:pStyle w:val="ListParagraph"/>
        <w:numPr>
          <w:ilvl w:val="0"/>
          <w:numId w:val="21"/>
        </w:numPr>
        <w:ind w:left="720"/>
        <w:rPr>
          <w:rFonts w:ascii="Courier" w:hAnsi="Courier"/>
        </w:rPr>
      </w:pPr>
      <w:r>
        <w:rPr>
          <w:rFonts w:ascii="Courier" w:hAnsi="Courier"/>
        </w:rPr>
        <w:t xml:space="preserve">Trim all 4 SSR6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1445EC1D" w14:textId="77777777" w:rsidR="00C268C6" w:rsidRPr="00C268C6" w:rsidRDefault="00C268C6" w:rsidP="00C268C6">
      <w:pPr>
        <w:rPr>
          <w:rFonts w:ascii="Courier" w:hAnsi="Courier"/>
        </w:rPr>
      </w:pPr>
    </w:p>
    <w:p w14:paraId="2D870E40" w14:textId="4FF5F0F4" w:rsidR="00C268C6" w:rsidRDefault="00C268C6" w:rsidP="004B00B9">
      <w:pPr>
        <w:pStyle w:val="ListParagraph"/>
        <w:numPr>
          <w:ilvl w:val="0"/>
          <w:numId w:val="16"/>
        </w:numPr>
        <w:rPr>
          <w:rFonts w:ascii="Courier" w:hAnsi="Courier"/>
        </w:rPr>
      </w:pPr>
      <w:r>
        <w:rPr>
          <w:rFonts w:ascii="Courier" w:hAnsi="Courier"/>
        </w:rPr>
        <w:lastRenderedPageBreak/>
        <w:t>Insert SSR4 in the vise, pins up</w:t>
      </w:r>
      <w:r w:rsidR="008A01B4">
        <w:rPr>
          <w:rFonts w:ascii="Courier" w:hAnsi="Courier"/>
        </w:rPr>
        <w:t xml:space="preserve">, </w:t>
      </w:r>
      <w:r>
        <w:rPr>
          <w:rFonts w:ascii="Courier" w:hAnsi="Courier"/>
        </w:rPr>
        <w:t>with the SSR perpendicular to the vise jaws.</w:t>
      </w:r>
    </w:p>
    <w:p w14:paraId="6F3A2F65" w14:textId="77777777" w:rsidR="00C268C6" w:rsidRDefault="00C268C6" w:rsidP="00C268C6">
      <w:pPr>
        <w:pStyle w:val="ListParagraph"/>
        <w:rPr>
          <w:rFonts w:ascii="Courier" w:hAnsi="Courier"/>
        </w:rPr>
      </w:pPr>
    </w:p>
    <w:p w14:paraId="76DE271C" w14:textId="3B1B3DBD" w:rsidR="00C268C6" w:rsidRPr="004C014A" w:rsidRDefault="00C268C6" w:rsidP="004B00B9">
      <w:pPr>
        <w:pStyle w:val="ListParagraph"/>
        <w:numPr>
          <w:ilvl w:val="0"/>
          <w:numId w:val="16"/>
        </w:numPr>
        <w:rPr>
          <w:rFonts w:ascii="Courier" w:hAnsi="Courier"/>
        </w:rPr>
      </w:pPr>
      <w:r>
        <w:rPr>
          <w:rFonts w:ascii="Courier" w:hAnsi="Courier"/>
        </w:rPr>
        <w:t xml:space="preserve">Lower the PCB over the leads. It is very important that the front of the SSR is </w:t>
      </w:r>
      <w:r w:rsidR="008A01B4">
        <w:rPr>
          <w:rFonts w:ascii="Courier" w:hAnsi="Courier"/>
        </w:rPr>
        <w:t>pointed toward the middle</w:t>
      </w:r>
      <w:r>
        <w:rPr>
          <w:rFonts w:ascii="Courier" w:hAnsi="Courier"/>
        </w:rPr>
        <w:t xml:space="preserve"> of the PCB. Hold the PCB with the 3rd hand tool so that the pins of SSR4 extend the same as the leads of the other SSRs and are perpendicular to the PCB.</w:t>
      </w:r>
    </w:p>
    <w:p w14:paraId="313A7542" w14:textId="77777777" w:rsidR="00C268C6" w:rsidRPr="005130CA" w:rsidRDefault="00C268C6" w:rsidP="00C268C6">
      <w:pPr>
        <w:ind w:left="360"/>
        <w:rPr>
          <w:rFonts w:ascii="Courier" w:hAnsi="Courier"/>
        </w:rPr>
      </w:pPr>
      <w:r w:rsidRPr="005130CA">
        <w:rPr>
          <w:rFonts w:ascii="Courier" w:hAnsi="Courier"/>
        </w:rPr>
        <w:t xml:space="preserve">       </w:t>
      </w:r>
    </w:p>
    <w:p w14:paraId="2AB12DCF" w14:textId="5928FB4C" w:rsidR="00C268C6" w:rsidRPr="005E6199" w:rsidRDefault="00C268C6" w:rsidP="005E6199">
      <w:pPr>
        <w:ind w:firstLine="720"/>
        <w:rPr>
          <w:rFonts w:ascii="Courier" w:hAnsi="Courier"/>
        </w:rPr>
      </w:pPr>
      <w:r w:rsidRPr="005E6199">
        <w:rPr>
          <w:rFonts w:ascii="Courier" w:hAnsi="Courier"/>
        </w:rPr>
        <w:t>________</w:t>
      </w:r>
    </w:p>
    <w:p w14:paraId="4A4E9FA7" w14:textId="1C0CD16E" w:rsidR="00C268C6" w:rsidRPr="00C268C6" w:rsidRDefault="00C268C6" w:rsidP="00C268C6">
      <w:pPr>
        <w:pStyle w:val="ListParagraph"/>
        <w:rPr>
          <w:rFonts w:ascii="Courier" w:hAnsi="Courier"/>
        </w:rPr>
      </w:pPr>
      <w:r>
        <w:rPr>
          <w:rFonts w:ascii="Courier" w:hAnsi="Courier"/>
        </w:rPr>
        <w:t xml:space="preserve"> </w:t>
      </w:r>
    </w:p>
    <w:p w14:paraId="1DF544BC" w14:textId="68B7CFBE" w:rsidR="00C268C6" w:rsidRPr="008A01B4" w:rsidRDefault="00C268C6" w:rsidP="004B00B9">
      <w:pPr>
        <w:pStyle w:val="ListParagraph"/>
        <w:numPr>
          <w:ilvl w:val="0"/>
          <w:numId w:val="21"/>
        </w:numPr>
        <w:ind w:left="720"/>
        <w:rPr>
          <w:rFonts w:ascii="Courier" w:hAnsi="Courier"/>
        </w:rPr>
      </w:pPr>
      <w:r>
        <w:rPr>
          <w:rFonts w:ascii="Courier" w:hAnsi="Courier"/>
        </w:rPr>
        <w:t xml:space="preserve">Solder all 4 </w:t>
      </w:r>
      <w:r w:rsidR="008A01B4">
        <w:rPr>
          <w:rFonts w:ascii="Courier" w:hAnsi="Courier"/>
        </w:rPr>
        <w:t xml:space="preserve">SSR4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655A9798" w14:textId="77777777" w:rsidR="00C268C6" w:rsidRPr="00647BCC" w:rsidRDefault="00C268C6" w:rsidP="00C268C6">
      <w:pPr>
        <w:pStyle w:val="ListParagraph"/>
        <w:rPr>
          <w:rFonts w:ascii="Courier" w:hAnsi="Courier"/>
        </w:rPr>
      </w:pPr>
    </w:p>
    <w:p w14:paraId="5F767E01" w14:textId="63188CB1" w:rsidR="00C268C6" w:rsidRDefault="005E6199" w:rsidP="004B00B9">
      <w:pPr>
        <w:pStyle w:val="ListParagraph"/>
        <w:numPr>
          <w:ilvl w:val="0"/>
          <w:numId w:val="9"/>
        </w:numPr>
        <w:ind w:left="720"/>
        <w:rPr>
          <w:rFonts w:ascii="Courier" w:hAnsi="Courier"/>
        </w:rPr>
      </w:pPr>
      <w:r>
        <w:rPr>
          <w:rFonts w:ascii="Courier" w:hAnsi="Courier"/>
        </w:rPr>
        <w:t>Trim all 4 SSR4</w:t>
      </w:r>
      <w:r w:rsidR="00C268C6">
        <w:rPr>
          <w:rFonts w:ascii="Courier" w:hAnsi="Courier"/>
        </w:rPr>
        <w:t xml:space="preserve"> </w:t>
      </w:r>
      <w:r w:rsidR="00C268C6" w:rsidRPr="004C014A">
        <w:rPr>
          <w:rFonts w:ascii="Courier" w:hAnsi="Courier"/>
        </w:rPr>
        <w:t>leads</w:t>
      </w:r>
      <w:r w:rsidR="00C268C6">
        <w:rPr>
          <w:rFonts w:ascii="Courier" w:hAnsi="Courier"/>
        </w:rPr>
        <w:t xml:space="preserve"> _______</w:t>
      </w:r>
    </w:p>
    <w:p w14:paraId="5FCCD9C2" w14:textId="77777777" w:rsidR="00C268C6" w:rsidRDefault="00C268C6" w:rsidP="00C268C6">
      <w:pPr>
        <w:pStyle w:val="ListParagraph"/>
        <w:rPr>
          <w:rFonts w:ascii="Courier" w:hAnsi="Courier"/>
        </w:rPr>
      </w:pPr>
    </w:p>
    <w:p w14:paraId="59AF7F89" w14:textId="5ECC64DD" w:rsidR="00C268C6" w:rsidRPr="00B91C75" w:rsidRDefault="00C268C6" w:rsidP="00B91C75">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16 </w:t>
      </w:r>
      <w:proofErr w:type="gramStart"/>
      <w:r>
        <w:rPr>
          <w:rFonts w:ascii="Courier" w:hAnsi="Courier"/>
        </w:rPr>
        <w:t>leads  _</w:t>
      </w:r>
      <w:proofErr w:type="gramEnd"/>
      <w:r>
        <w:rPr>
          <w:rFonts w:ascii="Courier" w:hAnsi="Courier"/>
        </w:rPr>
        <w:t>______</w:t>
      </w:r>
    </w:p>
    <w:p w14:paraId="3CBC9E76" w14:textId="77777777" w:rsidR="00C268C6" w:rsidRPr="00C268C6" w:rsidRDefault="00C268C6" w:rsidP="00C268C6">
      <w:pPr>
        <w:rPr>
          <w:rFonts w:ascii="Courier" w:hAnsi="Courier"/>
        </w:rPr>
      </w:pPr>
    </w:p>
    <w:p w14:paraId="2B17D9BA"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4D088BA3" w14:textId="77777777" w:rsidR="00C268C6" w:rsidRDefault="00C268C6" w:rsidP="00C268C6">
      <w:pPr>
        <w:ind w:left="720"/>
        <w:contextualSpacing/>
      </w:pPr>
      <w:r>
        <w:rPr>
          <w:rFonts w:ascii="Courier" w:hAnsi="Courier"/>
        </w:rPr>
        <w:t>________</w:t>
      </w: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291" w:name="_Toc94016587"/>
      <w:bookmarkStart w:id="292" w:name="_Toc96876742"/>
      <w:r>
        <w:t>L</w:t>
      </w:r>
      <w:r w:rsidR="00C83733">
        <w:t>oad capacitors</w:t>
      </w:r>
      <w:bookmarkEnd w:id="291"/>
      <w:bookmarkEnd w:id="292"/>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63307D22" w:rsidR="00C268C6" w:rsidRDefault="00C268C6" w:rsidP="00C268C6">
      <w:pPr>
        <w:pStyle w:val="ListParagraph"/>
        <w:ind w:left="426"/>
        <w:rPr>
          <w:rFonts w:ascii="Courier" w:hAnsi="Courier"/>
        </w:rPr>
      </w:pPr>
      <w:r w:rsidRPr="00C268C6">
        <w:rPr>
          <w:rFonts w:ascii="Courier" w:hAnsi="Courier"/>
        </w:rPr>
        <w:t>Cell versions use 22000µF, 6.3V load capacitors</w:t>
      </w:r>
      <w:r>
        <w:rPr>
          <w:rFonts w:ascii="Courier" w:hAnsi="Courier"/>
        </w:rPr>
        <w:t>.</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lastRenderedPageBreak/>
        <w:t>Re-flow</w:t>
      </w:r>
      <w:r w:rsidR="005E6199">
        <w:rPr>
          <w:rFonts w:ascii="Courier" w:hAnsi="Courier"/>
        </w:rPr>
        <w:t>/add</w:t>
      </w:r>
      <w:r>
        <w:rPr>
          <w:rFonts w:ascii="Courier" w:hAnsi="Courier"/>
        </w:rPr>
        <w:t xml:space="preserve"> solder on all 4 </w:t>
      </w:r>
      <w:proofErr w:type="gramStart"/>
      <w:r>
        <w:rPr>
          <w:rFonts w:ascii="Courier" w:hAnsi="Courier"/>
        </w:rPr>
        <w:t>leads  _</w:t>
      </w:r>
      <w:proofErr w:type="gramEnd"/>
      <w:r>
        <w:rPr>
          <w:rFonts w:ascii="Courier" w:hAnsi="Courier"/>
        </w:rPr>
        <w:t>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7D82A8BC" w14:textId="563D6BD3" w:rsidR="00C83733" w:rsidRDefault="00C268C6" w:rsidP="00877D7F">
      <w:pPr>
        <w:pStyle w:val="ListParagraph"/>
      </w:pPr>
      <w:r w:rsidRPr="004C014A">
        <w:rPr>
          <w:rFonts w:ascii="Courier" w:hAnsi="Courier"/>
        </w:rPr>
        <w:t>________</w:t>
      </w:r>
    </w:p>
    <w:p w14:paraId="296CECF7" w14:textId="3A7C4638" w:rsidR="008F696F" w:rsidRDefault="008F696F" w:rsidP="008A1BC6">
      <w:pPr>
        <w:pStyle w:val="Heading1"/>
      </w:pPr>
      <w:bookmarkStart w:id="293" w:name="_Toc94016588"/>
      <w:bookmarkStart w:id="294" w:name="_Toc96876743"/>
      <w:r>
        <w:t>Optionally clean flux residue from PCB</w:t>
      </w:r>
      <w:bookmarkEnd w:id="293"/>
      <w:bookmarkEnd w:id="294"/>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 xml:space="preserve">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w:t>
      </w:r>
      <w:proofErr w:type="gramStart"/>
      <w:r w:rsidRPr="008F696F">
        <w:rPr>
          <w:rFonts w:ascii="Courier" w:eastAsia="Times New Roman" w:hAnsi="Courier" w:cs="Times New Roman"/>
          <w:color w:val="222222"/>
          <w:shd w:val="clear" w:color="auto" w:fill="FFFFFF"/>
        </w:rPr>
        <w:t>conductive,</w:t>
      </w:r>
      <w:proofErr w:type="gramEnd"/>
      <w:r w:rsidRPr="008F696F">
        <w:rPr>
          <w:rFonts w:ascii="Courier" w:eastAsia="Times New Roman" w:hAnsi="Courier" w:cs="Times New Roman"/>
          <w:color w:val="222222"/>
          <w:shd w:val="clear" w:color="auto" w:fill="FFFFFF"/>
        </w:rPr>
        <w:t xml:space="preser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4646B8A4" w:rsidR="008F696F" w:rsidRPr="008F696F" w:rsidRDefault="008F696F" w:rsidP="008F696F">
      <w:pPr>
        <w:rPr>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hyperlink r:id="rId24" w:history="1">
        <w:r w:rsidR="00B91C75" w:rsidRPr="00B91C75">
          <w:rPr>
            <w:rStyle w:val="Hyperlink"/>
            <w:rFonts w:ascii="Courier" w:eastAsia="Times New Roman" w:hAnsi="Courier" w:cs="Times New Roman"/>
          </w:rPr>
          <w:t>https://www.instructables.com/id/Cleaning-up-your-PCB/</w:t>
        </w:r>
      </w:hyperlink>
    </w:p>
    <w:p w14:paraId="6246C631" w14:textId="4C9EA0CB" w:rsidR="00B91C75" w:rsidRDefault="00B91C75" w:rsidP="008A1BC6">
      <w:pPr>
        <w:pStyle w:val="Heading1"/>
      </w:pPr>
      <w:bookmarkStart w:id="295" w:name="_Toc94016589"/>
      <w:bookmarkStart w:id="296" w:name="_Toc96876744"/>
      <w:r>
        <w:t>Check for shorts</w:t>
      </w:r>
      <w:bookmarkEnd w:id="295"/>
      <w:bookmarkEnd w:id="296"/>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lastRenderedPageBreak/>
        <w:t>The idea is to find solder bridges that you didn’t see visually</w:t>
      </w:r>
    </w:p>
    <w:p w14:paraId="2F8625F2" w14:textId="7C8B6C66" w:rsidR="008A1BC6" w:rsidRDefault="008A1BC6" w:rsidP="008A1BC6">
      <w:pPr>
        <w:pStyle w:val="Heading1"/>
      </w:pPr>
      <w:bookmarkStart w:id="297" w:name="_Toc94016590"/>
      <w:bookmarkStart w:id="298" w:name="_Toc96876745"/>
      <w:r>
        <w:t>Insert ICs</w:t>
      </w:r>
      <w:bookmarkEnd w:id="297"/>
      <w:bookmarkEnd w:id="298"/>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 xml:space="preserve">in left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 xml:space="preserve">Insert MCP3202 in right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8A1BC6">
      <w:pPr>
        <w:ind w:left="360"/>
        <w:rPr>
          <w:rFonts w:ascii="Courier" w:hAnsi="Courier"/>
        </w:rPr>
      </w:pPr>
    </w:p>
    <w:p w14:paraId="14427856" w14:textId="0BCA9166" w:rsidR="005130CA" w:rsidRPr="005130CA" w:rsidRDefault="00C83733" w:rsidP="00C83733">
      <w:pPr>
        <w:pStyle w:val="Heading1"/>
      </w:pPr>
      <w:bookmarkStart w:id="299" w:name="_Toc94016591"/>
      <w:bookmarkStart w:id="300" w:name="_Toc96876746"/>
      <w:r>
        <w:t xml:space="preserve">Prepare load circuit </w:t>
      </w:r>
      <w:r w:rsidR="001A5CD4">
        <w:t>wires</w:t>
      </w:r>
      <w:bookmarkEnd w:id="299"/>
      <w:bookmarkEnd w:id="300"/>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68CED097" w14:textId="01F7228E" w:rsidR="008A1BC6" w:rsidRDefault="005130CA" w:rsidP="004B00B9">
      <w:pPr>
        <w:pStyle w:val="ListParagraph"/>
        <w:numPr>
          <w:ilvl w:val="0"/>
          <w:numId w:val="26"/>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 xml:space="preserve">heavier speaker wire.  </w:t>
      </w:r>
      <w:r w:rsidRPr="001A5CD4">
        <w:rPr>
          <w:rFonts w:ascii="Courier" w:hAnsi="Courier"/>
          <w:b/>
        </w:rPr>
        <w:t>AWG 18 solid core is fine too.</w:t>
      </w:r>
      <w:r w:rsidR="001A5CD4">
        <w:rPr>
          <w:rFonts w:ascii="Courier" w:hAnsi="Courier"/>
          <w:b/>
        </w:rPr>
        <w:t xml:space="preserve"> If solid core is used, ignore the instructions to twist and “tin” the strands.</w:t>
      </w:r>
      <w:ins w:id="301" w:author="Chris Satterlee" w:date="2022-01-25T15:21:00Z">
        <w:r w:rsidR="008A3EA3">
          <w:rPr>
            <w:rFonts w:ascii="Courier" w:hAnsi="Courier"/>
            <w:b/>
          </w:rPr>
          <w:t xml:space="preserve"> And instead of the ring connectors, the end can just be bent into a loop (add 1 cm to length).</w:t>
        </w:r>
      </w:ins>
    </w:p>
    <w:p w14:paraId="0EB4FB76" w14:textId="77777777" w:rsidR="008A1BC6" w:rsidRDefault="008A1BC6" w:rsidP="008A1BC6">
      <w:pPr>
        <w:pStyle w:val="ListParagraph"/>
        <w:ind w:left="1080"/>
        <w:rPr>
          <w:rFonts w:ascii="Courier" w:hAnsi="Courier"/>
        </w:rPr>
      </w:pPr>
    </w:p>
    <w:p w14:paraId="09DFF797" w14:textId="09CB330E" w:rsidR="008A1BC6" w:rsidRPr="00637008" w:rsidRDefault="008A1BC6" w:rsidP="004B00B9">
      <w:pPr>
        <w:pStyle w:val="ListParagraph"/>
        <w:numPr>
          <w:ilvl w:val="0"/>
          <w:numId w:val="26"/>
        </w:numPr>
        <w:ind w:left="720"/>
        <w:rPr>
          <w:rFonts w:ascii="Courier" w:hAnsi="Courier"/>
        </w:rPr>
      </w:pPr>
      <w:r w:rsidRPr="008A1BC6">
        <w:rPr>
          <w:rFonts w:ascii="Courier" w:hAnsi="Courier"/>
          <w:b/>
          <w:sz w:val="32"/>
          <w:szCs w:val="32"/>
        </w:rPr>
        <w:t>"BLK1"</w:t>
      </w:r>
      <w:r>
        <w:rPr>
          <w:rFonts w:ascii="Courier" w:hAnsi="Courier"/>
        </w:rPr>
        <w:t>: BLK1</w:t>
      </w:r>
      <w:r w:rsidRPr="00637008">
        <w:rPr>
          <w:rFonts w:ascii="Courier" w:hAnsi="Courier"/>
        </w:rPr>
        <w:t xml:space="preserve"> </w:t>
      </w:r>
      <w:r>
        <w:rPr>
          <w:rFonts w:ascii="Courier" w:hAnsi="Courier"/>
        </w:rPr>
        <w:t xml:space="preserve">(lower black) </w:t>
      </w:r>
      <w:r w:rsidRPr="00637008">
        <w:rPr>
          <w:rFonts w:ascii="Courier" w:hAnsi="Courier"/>
        </w:rPr>
        <w:t xml:space="preserve">binding post to </w:t>
      </w:r>
      <w:r>
        <w:rPr>
          <w:rFonts w:ascii="Courier" w:hAnsi="Courier"/>
        </w:rPr>
        <w:t>B1 screw terminal on PCB (J1)</w:t>
      </w:r>
      <w:r>
        <w:rPr>
          <w:rFonts w:ascii="Courier" w:hAnsi="Courier"/>
        </w:rPr>
        <w:br/>
      </w:r>
      <w:r w:rsidRPr="008A1BC6">
        <w:rPr>
          <w:rFonts w:ascii="Courier" w:hAnsi="Courier"/>
          <w:b/>
          <w:sz w:val="32"/>
          <w:szCs w:val="32"/>
        </w:rPr>
        <w:t>“RED1”</w:t>
      </w:r>
      <w:r>
        <w:rPr>
          <w:rFonts w:ascii="Courier" w:hAnsi="Courier"/>
        </w:rPr>
        <w:t>: RED1</w:t>
      </w:r>
      <w:r w:rsidRPr="00637008">
        <w:rPr>
          <w:rFonts w:ascii="Courier" w:hAnsi="Courier"/>
        </w:rPr>
        <w:t xml:space="preserve"> </w:t>
      </w:r>
      <w:r>
        <w:rPr>
          <w:rFonts w:ascii="Courier" w:hAnsi="Courier"/>
        </w:rPr>
        <w:t xml:space="preserve">(lower red) </w:t>
      </w:r>
      <w:r w:rsidRPr="00637008">
        <w:rPr>
          <w:rFonts w:ascii="Courier" w:hAnsi="Courier"/>
        </w:rPr>
        <w:t xml:space="preserve">binding post to </w:t>
      </w:r>
      <w:r>
        <w:rPr>
          <w:rFonts w:ascii="Courier" w:hAnsi="Courier"/>
        </w:rPr>
        <w:t>R1 screw terminal on PCB (J1)</w:t>
      </w:r>
      <w:r>
        <w:rPr>
          <w:rFonts w:ascii="Courier" w:hAnsi="Courier"/>
        </w:rPr>
        <w:br/>
      </w:r>
      <w:r w:rsidRPr="008A1BC6">
        <w:rPr>
          <w:rFonts w:ascii="Courier" w:hAnsi="Courier"/>
          <w:b/>
          <w:sz w:val="32"/>
          <w:szCs w:val="32"/>
        </w:rPr>
        <w:t>“BLK2”</w:t>
      </w:r>
      <w:r>
        <w:rPr>
          <w:rFonts w:ascii="Courier" w:hAnsi="Courier"/>
        </w:rPr>
        <w:t>: BLK2</w:t>
      </w:r>
      <w:r w:rsidRPr="00637008">
        <w:rPr>
          <w:rFonts w:ascii="Courier" w:hAnsi="Courier"/>
        </w:rPr>
        <w:t xml:space="preserve"> </w:t>
      </w:r>
      <w:r>
        <w:rPr>
          <w:rFonts w:ascii="Courier" w:hAnsi="Courier"/>
        </w:rPr>
        <w:t xml:space="preserve">(upper black) </w:t>
      </w:r>
      <w:r w:rsidRPr="00637008">
        <w:rPr>
          <w:rFonts w:ascii="Courier" w:hAnsi="Courier"/>
        </w:rPr>
        <w:t xml:space="preserve">binding post to </w:t>
      </w:r>
      <w:r>
        <w:rPr>
          <w:rFonts w:ascii="Courier" w:hAnsi="Courier"/>
        </w:rPr>
        <w:t>B2 screw terminal on PCB (J2)</w:t>
      </w:r>
      <w:r>
        <w:rPr>
          <w:rFonts w:ascii="Courier" w:hAnsi="Courier"/>
        </w:rPr>
        <w:br/>
      </w:r>
      <w:r w:rsidRPr="008A1BC6">
        <w:rPr>
          <w:rFonts w:ascii="Courier" w:hAnsi="Courier"/>
          <w:b/>
          <w:sz w:val="32"/>
          <w:szCs w:val="32"/>
        </w:rPr>
        <w:t>“RED2”</w:t>
      </w:r>
      <w:r>
        <w:rPr>
          <w:rFonts w:ascii="Courier" w:hAnsi="Courier"/>
        </w:rPr>
        <w:t>: RED2</w:t>
      </w:r>
      <w:r w:rsidRPr="00637008">
        <w:rPr>
          <w:rFonts w:ascii="Courier" w:hAnsi="Courier"/>
        </w:rPr>
        <w:t xml:space="preserve"> </w:t>
      </w:r>
      <w:r>
        <w:rPr>
          <w:rFonts w:ascii="Courier" w:hAnsi="Courier"/>
        </w:rPr>
        <w:t xml:space="preserve">(upper red) </w:t>
      </w:r>
      <w:r w:rsidRPr="00637008">
        <w:rPr>
          <w:rFonts w:ascii="Courier" w:hAnsi="Courier"/>
        </w:rPr>
        <w:t xml:space="preserve">binding post to </w:t>
      </w:r>
      <w:r>
        <w:rPr>
          <w:rFonts w:ascii="Courier" w:hAnsi="Courier"/>
        </w:rPr>
        <w:t>R2 screw terminal on PCB (J2)</w:t>
      </w:r>
    </w:p>
    <w:p w14:paraId="702A1C11" w14:textId="77777777" w:rsidR="008A1BC6" w:rsidRPr="005130CA" w:rsidRDefault="008A1BC6" w:rsidP="008A1BC6">
      <w:pPr>
        <w:ind w:left="360"/>
        <w:rPr>
          <w:rFonts w:ascii="Courier" w:hAnsi="Courier"/>
        </w:rPr>
      </w:pPr>
      <w:r w:rsidRPr="005130CA">
        <w:rPr>
          <w:rFonts w:ascii="Courier" w:hAnsi="Courier"/>
        </w:rPr>
        <w:t xml:space="preserve">     </w:t>
      </w:r>
    </w:p>
    <w:p w14:paraId="57783979" w14:textId="77777777" w:rsidR="00E43238" w:rsidRDefault="00E43238" w:rsidP="00E43238">
      <w:pPr>
        <w:pStyle w:val="ListParagraph"/>
        <w:numPr>
          <w:ilvl w:val="0"/>
          <w:numId w:val="27"/>
        </w:numPr>
        <w:rPr>
          <w:rFonts w:ascii="Courier" w:hAnsi="Courier"/>
        </w:rPr>
      </w:pPr>
      <w:r>
        <w:rPr>
          <w:rFonts w:ascii="Courier" w:hAnsi="Courier"/>
        </w:rPr>
        <w:lastRenderedPageBreak/>
        <w:t>Cut to length:</w:t>
      </w:r>
      <w:r>
        <w:rPr>
          <w:rFonts w:ascii="Courier" w:hAnsi="Courier"/>
        </w:rPr>
        <w:br/>
        <w:t xml:space="preserve">BLK1 (7cm): </w:t>
      </w:r>
      <w:r w:rsidRPr="00637008">
        <w:rPr>
          <w:rFonts w:ascii="Courier" w:hAnsi="Courier"/>
        </w:rPr>
        <w:t>________</w:t>
      </w:r>
    </w:p>
    <w:p w14:paraId="4FE783DB" w14:textId="7F8347ED" w:rsidR="00E43238" w:rsidRPr="00877D7F" w:rsidRDefault="00E43238" w:rsidP="00877D7F">
      <w:pPr>
        <w:pStyle w:val="ListParagraph"/>
        <w:ind w:left="1080"/>
        <w:rPr>
          <w:rFonts w:ascii="Courier" w:hAnsi="Courier"/>
        </w:rPr>
      </w:pPr>
      <w:r>
        <w:rPr>
          <w:rFonts w:ascii="Courier" w:hAnsi="Courier"/>
        </w:rPr>
        <w:t xml:space="preserve">RED1 (7cm): </w:t>
      </w:r>
      <w:r w:rsidRPr="00637008">
        <w:rPr>
          <w:rFonts w:ascii="Courier" w:hAnsi="Courier"/>
        </w:rPr>
        <w:t>________</w:t>
      </w:r>
      <w:r>
        <w:rPr>
          <w:rFonts w:ascii="Courier" w:hAnsi="Courier"/>
        </w:rPr>
        <w:br/>
        <w:t xml:space="preserve">BLK2 (9cm): </w:t>
      </w:r>
      <w:r w:rsidRPr="00637008">
        <w:rPr>
          <w:rFonts w:ascii="Courier" w:hAnsi="Courier"/>
        </w:rPr>
        <w:t>________</w:t>
      </w:r>
      <w:r>
        <w:rPr>
          <w:rFonts w:ascii="Courier" w:hAnsi="Courier"/>
        </w:rPr>
        <w:br/>
        <w:t xml:space="preserve">RED2 (9cm): </w:t>
      </w:r>
      <w:r w:rsidRPr="00637008">
        <w:rPr>
          <w:rFonts w:ascii="Courier" w:hAnsi="Courier"/>
        </w:rPr>
        <w:t>________</w:t>
      </w:r>
    </w:p>
    <w:p w14:paraId="7FBA3B20" w14:textId="77777777" w:rsidR="00E43238" w:rsidRPr="005130CA" w:rsidRDefault="00E43238" w:rsidP="00E43238">
      <w:pPr>
        <w:ind w:left="360" w:firstLine="1000"/>
        <w:rPr>
          <w:rFonts w:ascii="Courier" w:hAnsi="Courier"/>
        </w:rPr>
      </w:pPr>
    </w:p>
    <w:p w14:paraId="226D56CE" w14:textId="64923120" w:rsidR="00E43238" w:rsidRDefault="00E43238" w:rsidP="00E43238">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cm on each end and twist strands</w:t>
      </w:r>
      <w:r>
        <w:rPr>
          <w:rFonts w:ascii="Courier" w:hAnsi="Courier"/>
        </w:rPr>
        <w:br/>
        <w:t xml:space="preserve">BLK1 </w:t>
      </w:r>
      <w:r w:rsidRPr="00637008">
        <w:rPr>
          <w:rFonts w:ascii="Courier" w:hAnsi="Courier"/>
        </w:rPr>
        <w:t>________</w:t>
      </w:r>
    </w:p>
    <w:p w14:paraId="57A7DE2C" w14:textId="25A643F8" w:rsidR="00E43238" w:rsidRPr="00637008" w:rsidRDefault="00E43238" w:rsidP="00E43238">
      <w:pPr>
        <w:pStyle w:val="ListParagraph"/>
        <w:ind w:left="1080"/>
        <w:rPr>
          <w:rFonts w:ascii="Courier" w:hAnsi="Courier"/>
        </w:rPr>
      </w:pPr>
      <w:r>
        <w:rPr>
          <w:rFonts w:ascii="Courier" w:hAnsi="Courier"/>
        </w:rPr>
        <w:t xml:space="preserve">RED1 </w:t>
      </w:r>
      <w:r w:rsidRPr="00637008">
        <w:rPr>
          <w:rFonts w:ascii="Courier" w:hAnsi="Courier"/>
        </w:rPr>
        <w:t>________</w:t>
      </w:r>
      <w:r>
        <w:rPr>
          <w:rFonts w:ascii="Courier" w:hAnsi="Courier"/>
        </w:rPr>
        <w:br/>
        <w:t xml:space="preserve">BLK2 </w:t>
      </w:r>
      <w:r w:rsidRPr="00637008">
        <w:rPr>
          <w:rFonts w:ascii="Courier" w:hAnsi="Courier"/>
        </w:rPr>
        <w:t>________</w:t>
      </w:r>
      <w:r>
        <w:rPr>
          <w:rFonts w:ascii="Courier" w:hAnsi="Courier"/>
        </w:rPr>
        <w:br/>
        <w:t xml:space="preserve">RED2 </w:t>
      </w:r>
      <w:r w:rsidRPr="00637008">
        <w:rPr>
          <w:rFonts w:ascii="Courier" w:hAnsi="Courier"/>
        </w:rPr>
        <w:t>________</w:t>
      </w:r>
    </w:p>
    <w:p w14:paraId="6183DDA3" w14:textId="77777777" w:rsidR="00E43238" w:rsidRPr="005130CA" w:rsidRDefault="00E43238" w:rsidP="00E43238">
      <w:pPr>
        <w:ind w:left="360" w:firstLine="1000"/>
        <w:rPr>
          <w:rFonts w:ascii="Courier" w:hAnsi="Courier"/>
        </w:rPr>
      </w:pPr>
    </w:p>
    <w:p w14:paraId="1ADAB3CC" w14:textId="4E18068B" w:rsidR="00E43238" w:rsidRPr="00877D7F" w:rsidRDefault="00E43238" w:rsidP="00E43238">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 xml:space="preserve">using pliers (or vise / </w:t>
      </w:r>
      <w:proofErr w:type="spellStart"/>
      <w:r>
        <w:rPr>
          <w:rFonts w:ascii="Courier" w:hAnsi="Courier"/>
        </w:rPr>
        <w:t>ViseGrips</w:t>
      </w:r>
      <w:proofErr w:type="spellEnd"/>
      <w:r>
        <w:rPr>
          <w:rFonts w:ascii="Courier" w:hAnsi="Courier"/>
        </w:rPr>
        <w:t xml:space="preserve"> / crimping tool)</w:t>
      </w:r>
      <w:r>
        <w:rPr>
          <w:rFonts w:ascii="Courier" w:hAnsi="Courier"/>
        </w:rPr>
        <w:br/>
        <w:t xml:space="preserve">BLK1 </w:t>
      </w:r>
      <w:r w:rsidRPr="00637008">
        <w:rPr>
          <w:rFonts w:ascii="Courier" w:hAnsi="Courier"/>
        </w:rPr>
        <w:t>________</w:t>
      </w:r>
      <w:r>
        <w:rPr>
          <w:rFonts w:ascii="Courier" w:hAnsi="Courier"/>
        </w:rPr>
        <w:br/>
      </w:r>
      <w:r w:rsidRPr="00877D7F">
        <w:rPr>
          <w:rFonts w:ascii="Courier" w:hAnsi="Courier"/>
        </w:rPr>
        <w:t>RED1 ________</w:t>
      </w:r>
      <w:r w:rsidRPr="00877D7F">
        <w:rPr>
          <w:rFonts w:ascii="Courier" w:hAnsi="Courier"/>
        </w:rPr>
        <w:br/>
        <w:t>BLK2 ________</w:t>
      </w:r>
      <w:r w:rsidRPr="00877D7F">
        <w:rPr>
          <w:rFonts w:ascii="Courier" w:hAnsi="Courier"/>
        </w:rPr>
        <w:br/>
        <w:t xml:space="preserve">RED2 ________                                                </w:t>
      </w:r>
    </w:p>
    <w:p w14:paraId="53305D12" w14:textId="77777777" w:rsidR="00E43238" w:rsidRPr="0042105C" w:rsidRDefault="00E43238" w:rsidP="00E43238">
      <w:pPr>
        <w:rPr>
          <w:rFonts w:ascii="Courier" w:hAnsi="Courier"/>
        </w:rPr>
      </w:pPr>
    </w:p>
    <w:p w14:paraId="016F4BB7" w14:textId="1615DC32" w:rsidR="00E43238" w:rsidRPr="00877D7F" w:rsidRDefault="00E43238" w:rsidP="00E43238">
      <w:pPr>
        <w:pStyle w:val="ListParagraph"/>
        <w:numPr>
          <w:ilvl w:val="0"/>
          <w:numId w:val="27"/>
        </w:numPr>
        <w:rPr>
          <w:rFonts w:ascii="Courier" w:hAnsi="Courier"/>
        </w:rPr>
      </w:pPr>
      <w:r>
        <w:rPr>
          <w:rFonts w:ascii="Courier" w:hAnsi="Courier"/>
        </w:rPr>
        <w:t>Heat crimp with the soldering iron and flow solder into strands</w:t>
      </w:r>
      <w:r>
        <w:rPr>
          <w:rFonts w:ascii="Courier" w:hAnsi="Courier"/>
        </w:rPr>
        <w:br/>
        <w:t xml:space="preserve">BLK1 </w:t>
      </w:r>
      <w:r w:rsidRPr="00637008">
        <w:rPr>
          <w:rFonts w:ascii="Courier" w:hAnsi="Courier"/>
        </w:rPr>
        <w:t>________</w:t>
      </w:r>
      <w:r>
        <w:rPr>
          <w:rFonts w:ascii="Courier" w:hAnsi="Courier"/>
        </w:rPr>
        <w:br/>
      </w:r>
      <w:r w:rsidRPr="00877D7F">
        <w:rPr>
          <w:rFonts w:ascii="Courier" w:hAnsi="Courier"/>
        </w:rPr>
        <w:t>RED1 ________</w:t>
      </w:r>
      <w:r w:rsidRPr="00877D7F">
        <w:rPr>
          <w:rFonts w:ascii="Courier" w:hAnsi="Courier"/>
        </w:rPr>
        <w:br/>
        <w:t>BLK2 ________</w:t>
      </w:r>
      <w:r w:rsidRPr="00877D7F">
        <w:rPr>
          <w:rFonts w:ascii="Courier" w:hAnsi="Courier"/>
        </w:rPr>
        <w:br/>
        <w:t>RED2 ________</w:t>
      </w:r>
    </w:p>
    <w:p w14:paraId="25B86C98" w14:textId="77777777" w:rsidR="00E43238" w:rsidRPr="005130CA" w:rsidRDefault="00E43238" w:rsidP="00E43238">
      <w:pPr>
        <w:ind w:left="360" w:firstLine="1000"/>
        <w:rPr>
          <w:rFonts w:ascii="Courier" w:hAnsi="Courier"/>
        </w:rPr>
      </w:pPr>
    </w:p>
    <w:p w14:paraId="2F2AD724" w14:textId="09AE4D8B" w:rsidR="00E43238" w:rsidRPr="00877D7F" w:rsidRDefault="00E43238" w:rsidP="00E43238">
      <w:pPr>
        <w:pStyle w:val="ListParagraph"/>
        <w:numPr>
          <w:ilvl w:val="0"/>
          <w:numId w:val="27"/>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end and flow solder into the strands (</w:t>
      </w:r>
      <w:proofErr w:type="gramStart"/>
      <w:r w:rsidRPr="00637008">
        <w:rPr>
          <w:rFonts w:ascii="Courier" w:hAnsi="Courier"/>
        </w:rPr>
        <w:t>i.e.</w:t>
      </w:r>
      <w:proofErr w:type="gramEnd"/>
      <w:r w:rsidRPr="00637008">
        <w:rPr>
          <w:rFonts w:ascii="Courier" w:hAnsi="Courier"/>
        </w:rPr>
        <w:t xml:space="preserve"> "tin" it)</w:t>
      </w:r>
      <w:r>
        <w:rPr>
          <w:rFonts w:ascii="Courier" w:hAnsi="Courier"/>
        </w:rPr>
        <w:br/>
        <w:t xml:space="preserve">BLK1 </w:t>
      </w:r>
      <w:r w:rsidRPr="00637008">
        <w:rPr>
          <w:rFonts w:ascii="Courier" w:hAnsi="Courier"/>
        </w:rPr>
        <w:t>________</w:t>
      </w:r>
      <w:r>
        <w:rPr>
          <w:rFonts w:ascii="Courier" w:hAnsi="Courier"/>
        </w:rPr>
        <w:br/>
      </w:r>
      <w:r w:rsidRPr="00877D7F">
        <w:rPr>
          <w:rFonts w:ascii="Courier" w:hAnsi="Courier"/>
        </w:rPr>
        <w:t>RED1 ________</w:t>
      </w:r>
      <w:r w:rsidRPr="00877D7F">
        <w:rPr>
          <w:rFonts w:ascii="Courier" w:hAnsi="Courier"/>
        </w:rPr>
        <w:br/>
        <w:t>BLK2 ________</w:t>
      </w:r>
      <w:r w:rsidRPr="00877D7F">
        <w:rPr>
          <w:rFonts w:ascii="Courier" w:hAnsi="Courier"/>
        </w:rPr>
        <w:br/>
        <w:t>RED2 ________</w:t>
      </w:r>
    </w:p>
    <w:p w14:paraId="03A162BB" w14:textId="77777777" w:rsidR="00E43238" w:rsidRDefault="00E43238" w:rsidP="00877D7F">
      <w:pPr>
        <w:rPr>
          <w:rFonts w:ascii="Courier" w:hAnsi="Courier"/>
        </w:rPr>
      </w:pPr>
    </w:p>
    <w:p w14:paraId="084688AB" w14:textId="77777777" w:rsidR="008726C9" w:rsidRPr="00877D7F" w:rsidRDefault="008726C9" w:rsidP="00877D7F">
      <w:pPr>
        <w:rPr>
          <w:rFonts w:ascii="Courier" w:hAnsi="Courier"/>
        </w:rPr>
      </w:pPr>
    </w:p>
    <w:p w14:paraId="0CD12C1D" w14:textId="7538B1C5" w:rsidR="00191B8A" w:rsidRPr="00C83733" w:rsidRDefault="00191B8A" w:rsidP="00191B8A">
      <w:pPr>
        <w:pStyle w:val="Heading1"/>
      </w:pPr>
      <w:bookmarkStart w:id="302" w:name="_Toc94016592"/>
      <w:bookmarkStart w:id="303" w:name="_Toc96876747"/>
      <w:r>
        <w:t>Make load circuit connections</w:t>
      </w:r>
      <w:bookmarkEnd w:id="302"/>
      <w:bookmarkEnd w:id="303"/>
      <w:r>
        <w:br/>
      </w:r>
    </w:p>
    <w:p w14:paraId="252C4DDD" w14:textId="5170B57B" w:rsidR="00191B8A" w:rsidRPr="00191B8A" w:rsidRDefault="00191B8A" w:rsidP="00191B8A">
      <w:pPr>
        <w:rPr>
          <w:rFonts w:ascii="Courier" w:hAnsi="Courier"/>
          <w:b/>
          <w:sz w:val="28"/>
          <w:szCs w:val="28"/>
          <w:u w:val="single"/>
        </w:rPr>
      </w:pPr>
      <w:r w:rsidRPr="00191B8A">
        <w:rPr>
          <w:rFonts w:ascii="Courier" w:hAnsi="Courier"/>
        </w:rPr>
        <w:t>Refer to the drawing</w:t>
      </w:r>
      <w:r>
        <w:rPr>
          <w:rFonts w:ascii="Courier" w:hAnsi="Courier"/>
        </w:rPr>
        <w:t>s</w:t>
      </w:r>
      <w:r w:rsidRPr="00191B8A">
        <w:rPr>
          <w:rFonts w:ascii="Courier" w:hAnsi="Courier"/>
        </w:rPr>
        <w:t xml:space="preserve">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0BC5A6EF" w14:textId="3253F366" w:rsidR="00191B8A" w:rsidRPr="00A214AE" w:rsidRDefault="00191B8A" w:rsidP="004B00B9">
      <w:pPr>
        <w:pStyle w:val="ListParagraph"/>
        <w:numPr>
          <w:ilvl w:val="0"/>
          <w:numId w:val="44"/>
        </w:numPr>
        <w:rPr>
          <w:rFonts w:ascii="Courier" w:hAnsi="Courier"/>
          <w:b/>
          <w:sz w:val="28"/>
          <w:szCs w:val="28"/>
        </w:rPr>
      </w:pPr>
      <w:r>
        <w:rPr>
          <w:rFonts w:ascii="Courier" w:hAnsi="Courier"/>
        </w:rPr>
        <w:lastRenderedPageBreak/>
        <w:t xml:space="preserve">Insert threaded post of black side through the cable ring connector on </w:t>
      </w:r>
      <w:r w:rsidR="001A5CD4">
        <w:rPr>
          <w:rFonts w:ascii="Courier" w:hAnsi="Courier"/>
        </w:rPr>
        <w:t>load circuit wire</w:t>
      </w:r>
      <w:r>
        <w:rPr>
          <w:rFonts w:ascii="Courier" w:hAnsi="Courier"/>
        </w:rPr>
        <w:t>:</w:t>
      </w:r>
      <w:r>
        <w:rPr>
          <w:rFonts w:ascii="Courier" w:hAnsi="Courier"/>
        </w:rPr>
        <w:br/>
        <w:t xml:space="preserve">   </w:t>
      </w:r>
      <w:proofErr w:type="gramStart"/>
      <w:r>
        <w:rPr>
          <w:rFonts w:ascii="Courier" w:hAnsi="Courier"/>
        </w:rPr>
        <w:t xml:space="preserve">   “</w:t>
      </w:r>
      <w:proofErr w:type="gramEnd"/>
      <w:r>
        <w:rPr>
          <w:rFonts w:ascii="Courier" w:hAnsi="Courier"/>
        </w:rPr>
        <w:t>BLK1”</w:t>
      </w:r>
      <w:r>
        <w:rPr>
          <w:rFonts w:ascii="Courier" w:hAnsi="Courier"/>
        </w:rPr>
        <w:br/>
        <w:t>________</w:t>
      </w:r>
      <w:r>
        <w:rPr>
          <w:rFonts w:ascii="Courier" w:hAnsi="Courier"/>
        </w:rPr>
        <w:br/>
      </w:r>
    </w:p>
    <w:p w14:paraId="5C09F7E7" w14:textId="5D478C33" w:rsidR="00191B8A" w:rsidRPr="00191B8A" w:rsidRDefault="00191B8A" w:rsidP="004B00B9">
      <w:pPr>
        <w:pStyle w:val="ListParagraph"/>
        <w:numPr>
          <w:ilvl w:val="0"/>
          <w:numId w:val="44"/>
        </w:numPr>
        <w:rPr>
          <w:rFonts w:ascii="Courier" w:hAnsi="Courier"/>
          <w:b/>
          <w:sz w:val="28"/>
          <w:szCs w:val="28"/>
        </w:rPr>
      </w:pPr>
      <w:r>
        <w:rPr>
          <w:rFonts w:ascii="Courier" w:hAnsi="Courier"/>
        </w:rPr>
        <w:t xml:space="preserve">Insert threaded post of red side through the cable ring connector on </w:t>
      </w:r>
      <w:r w:rsidR="001A5CD4">
        <w:rPr>
          <w:rFonts w:ascii="Courier" w:hAnsi="Courier"/>
        </w:rPr>
        <w:t>load circuit wire</w:t>
      </w:r>
      <w:r>
        <w:rPr>
          <w:rFonts w:ascii="Courier" w:hAnsi="Courier"/>
        </w:rPr>
        <w:t>:</w:t>
      </w:r>
      <w:r>
        <w:rPr>
          <w:rFonts w:ascii="Courier" w:hAnsi="Courier"/>
        </w:rPr>
        <w:br/>
        <w:t xml:space="preserve">   </w:t>
      </w:r>
      <w:proofErr w:type="gramStart"/>
      <w:r>
        <w:rPr>
          <w:rFonts w:ascii="Courier" w:hAnsi="Courier"/>
        </w:rPr>
        <w:t xml:space="preserve">   “</w:t>
      </w:r>
      <w:proofErr w:type="gramEnd"/>
      <w:r>
        <w:rPr>
          <w:rFonts w:ascii="Courier" w:hAnsi="Courier"/>
        </w:rPr>
        <w:t>RED1”</w:t>
      </w:r>
    </w:p>
    <w:p w14:paraId="7AFD1806" w14:textId="220F9E26" w:rsidR="00191B8A" w:rsidRDefault="00E43238" w:rsidP="00191B8A">
      <w:pPr>
        <w:rPr>
          <w:rFonts w:ascii="Courier" w:hAnsi="Courier"/>
        </w:rPr>
      </w:pPr>
      <w:r>
        <w:rPr>
          <w:rFonts w:ascii="Courier" w:hAnsi="Courier"/>
        </w:rPr>
        <w:t xml:space="preserve">     </w:t>
      </w:r>
      <w:r w:rsidR="00191B8A" w:rsidRPr="00191B8A">
        <w:rPr>
          <w:rFonts w:ascii="Courier" w:hAnsi="Courier"/>
        </w:rPr>
        <w:t>________</w:t>
      </w:r>
      <w:r w:rsidR="00191B8A">
        <w:rPr>
          <w:rFonts w:ascii="Courier" w:hAnsi="Courier"/>
        </w:rPr>
        <w:br/>
      </w:r>
    </w:p>
    <w:p w14:paraId="293418F7" w14:textId="5667DB67" w:rsidR="00191B8A" w:rsidRPr="00A214AE" w:rsidRDefault="00191B8A" w:rsidP="004B00B9">
      <w:pPr>
        <w:pStyle w:val="ListParagraph"/>
        <w:numPr>
          <w:ilvl w:val="0"/>
          <w:numId w:val="44"/>
        </w:numPr>
        <w:rPr>
          <w:rFonts w:ascii="Courier" w:hAnsi="Courier"/>
          <w:b/>
          <w:sz w:val="28"/>
          <w:szCs w:val="28"/>
        </w:rPr>
      </w:pPr>
      <w:r>
        <w:rPr>
          <w:rFonts w:ascii="Courier" w:hAnsi="Courier"/>
        </w:rPr>
        <w:t xml:space="preserve">Insert threaded post of black side of </w:t>
      </w:r>
      <w:r w:rsidRPr="00191B8A">
        <w:rPr>
          <w:rFonts w:ascii="Courier" w:hAnsi="Courier"/>
          <w:u w:val="single"/>
        </w:rPr>
        <w:t>second binding post</w:t>
      </w:r>
      <w:r>
        <w:rPr>
          <w:rFonts w:ascii="Courier" w:hAnsi="Courier"/>
        </w:rPr>
        <w:t xml:space="preserve"> through the cable ring connector on </w:t>
      </w:r>
      <w:r w:rsidR="001A5CD4">
        <w:rPr>
          <w:rFonts w:ascii="Courier" w:hAnsi="Courier"/>
        </w:rPr>
        <w:t>load circuit wire</w:t>
      </w:r>
      <w:r>
        <w:rPr>
          <w:rFonts w:ascii="Courier" w:hAnsi="Courier"/>
        </w:rPr>
        <w:t>:</w:t>
      </w:r>
      <w:r>
        <w:rPr>
          <w:rFonts w:ascii="Courier" w:hAnsi="Courier"/>
        </w:rPr>
        <w:br/>
        <w:t xml:space="preserve">   </w:t>
      </w:r>
      <w:proofErr w:type="gramStart"/>
      <w:r>
        <w:rPr>
          <w:rFonts w:ascii="Courier" w:hAnsi="Courier"/>
        </w:rPr>
        <w:t xml:space="preserve">   “</w:t>
      </w:r>
      <w:proofErr w:type="gramEnd"/>
      <w:r>
        <w:rPr>
          <w:rFonts w:ascii="Courier" w:hAnsi="Courier"/>
        </w:rPr>
        <w:t xml:space="preserve">BLK2” </w:t>
      </w:r>
      <w:r>
        <w:rPr>
          <w:rFonts w:ascii="Courier" w:hAnsi="Courier"/>
        </w:rPr>
        <w:br/>
        <w:t>________</w:t>
      </w:r>
      <w:r>
        <w:rPr>
          <w:rFonts w:ascii="Courier" w:hAnsi="Courier"/>
        </w:rPr>
        <w:br/>
      </w:r>
    </w:p>
    <w:p w14:paraId="58FB2A37" w14:textId="0FC39548" w:rsidR="00191B8A" w:rsidRPr="00191B8A" w:rsidRDefault="00191B8A" w:rsidP="004B00B9">
      <w:pPr>
        <w:pStyle w:val="ListParagraph"/>
        <w:numPr>
          <w:ilvl w:val="0"/>
          <w:numId w:val="44"/>
        </w:numPr>
        <w:rPr>
          <w:rFonts w:ascii="Courier" w:hAnsi="Courier"/>
          <w:b/>
          <w:sz w:val="28"/>
          <w:szCs w:val="28"/>
        </w:rPr>
      </w:pPr>
      <w:r>
        <w:rPr>
          <w:rFonts w:ascii="Courier" w:hAnsi="Courier"/>
        </w:rPr>
        <w:t xml:space="preserve">Insert threaded post of red side of </w:t>
      </w:r>
      <w:r w:rsidRPr="00191B8A">
        <w:rPr>
          <w:rFonts w:ascii="Courier" w:hAnsi="Courier"/>
          <w:u w:val="single"/>
        </w:rPr>
        <w:t>second binding post</w:t>
      </w:r>
      <w:r>
        <w:rPr>
          <w:rFonts w:ascii="Courier" w:hAnsi="Courier"/>
        </w:rPr>
        <w:t xml:space="preserve"> through the cable ring connector on </w:t>
      </w:r>
      <w:r w:rsidR="001A5CD4">
        <w:rPr>
          <w:rFonts w:ascii="Courier" w:hAnsi="Courier"/>
        </w:rPr>
        <w:t>load circuit wire</w:t>
      </w:r>
      <w:r>
        <w:rPr>
          <w:rFonts w:ascii="Courier" w:hAnsi="Courier"/>
        </w:rPr>
        <w:t>:</w:t>
      </w:r>
      <w:r>
        <w:rPr>
          <w:rFonts w:ascii="Courier" w:hAnsi="Courier"/>
        </w:rPr>
        <w:br/>
        <w:t xml:space="preserve">   </w:t>
      </w:r>
      <w:proofErr w:type="gramStart"/>
      <w:r>
        <w:rPr>
          <w:rFonts w:ascii="Courier" w:hAnsi="Courier"/>
        </w:rPr>
        <w:t xml:space="preserve">   “</w:t>
      </w:r>
      <w:proofErr w:type="gramEnd"/>
      <w:r>
        <w:rPr>
          <w:rFonts w:ascii="Courier" w:hAnsi="Courier"/>
        </w:rPr>
        <w:t>RED2“</w:t>
      </w:r>
      <w:r>
        <w:rPr>
          <w:rFonts w:ascii="Courier" w:hAnsi="Courier"/>
        </w:rPr>
        <w:br/>
        <w:t>________</w:t>
      </w:r>
      <w:r>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7AB837ED" w14:textId="77777777" w:rsidR="008726C9" w:rsidRDefault="008726C9"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01627676" w14:textId="39B77D94" w:rsidR="00191B8A" w:rsidRPr="00191B8A"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twisted/soldered end of the </w:t>
      </w:r>
      <w:r w:rsidR="001A5CD4">
        <w:rPr>
          <w:rFonts w:ascii="Courier" w:hAnsi="Courier"/>
        </w:rPr>
        <w:t>load circuit wire</w:t>
      </w:r>
      <w:r>
        <w:rPr>
          <w:rFonts w:ascii="Courier" w:hAnsi="Courier"/>
        </w:rPr>
        <w:t xml:space="preserve"> from the black binding post into the lower hole of screw terminal J1 and tighten down the screw.</w:t>
      </w:r>
      <w:r>
        <w:rPr>
          <w:rFonts w:ascii="Courier" w:hAnsi="Courier"/>
        </w:rPr>
        <w:br/>
        <w:t xml:space="preserve">   </w:t>
      </w:r>
      <w:proofErr w:type="gramStart"/>
      <w:r>
        <w:rPr>
          <w:rFonts w:ascii="Courier" w:hAnsi="Courier"/>
        </w:rPr>
        <w:t xml:space="preserve">   “</w:t>
      </w:r>
      <w:proofErr w:type="gramEnd"/>
      <w:r>
        <w:rPr>
          <w:rFonts w:ascii="Courier" w:hAnsi="Courier"/>
        </w:rPr>
        <w:t>BLK1”</w:t>
      </w:r>
      <w:r w:rsidR="00E43238" w:rsidDel="00E43238">
        <w:rPr>
          <w:rFonts w:ascii="Courier" w:hAnsi="Courier"/>
        </w:rPr>
        <w:t xml:space="preserve"> </w:t>
      </w:r>
      <w:r>
        <w:rPr>
          <w:rFonts w:ascii="Courier" w:hAnsi="Courier"/>
        </w:rPr>
        <w:br/>
        <w:t>_________</w:t>
      </w:r>
      <w:r>
        <w:rPr>
          <w:rFonts w:ascii="Courier" w:hAnsi="Courier"/>
        </w:rPr>
        <w:br/>
      </w:r>
    </w:p>
    <w:p w14:paraId="2B0CDF76" w14:textId="06AE5D2D" w:rsidR="00191B8A" w:rsidRPr="00191B8A" w:rsidRDefault="00191B8A" w:rsidP="004B00B9">
      <w:pPr>
        <w:pStyle w:val="ListParagraph"/>
        <w:numPr>
          <w:ilvl w:val="0"/>
          <w:numId w:val="44"/>
        </w:numPr>
        <w:rPr>
          <w:rFonts w:ascii="Courier" w:hAnsi="Courier"/>
          <w:b/>
          <w:sz w:val="28"/>
          <w:szCs w:val="28"/>
        </w:rPr>
      </w:pPr>
      <w:r>
        <w:rPr>
          <w:rFonts w:ascii="Courier" w:hAnsi="Courier"/>
        </w:rPr>
        <w:t xml:space="preserve">Loosen screw and insert the twisted/soldered end of the </w:t>
      </w:r>
      <w:r w:rsidR="001A5CD4">
        <w:rPr>
          <w:rFonts w:ascii="Courier" w:hAnsi="Courier"/>
        </w:rPr>
        <w:t>load circuit wire</w:t>
      </w:r>
      <w:r>
        <w:rPr>
          <w:rFonts w:ascii="Courier" w:hAnsi="Courier"/>
        </w:rPr>
        <w:t xml:space="preserve"> from the red binding post into the adjacent hole of screw terminal J1 and tighten down the screw.</w:t>
      </w:r>
      <w:r>
        <w:rPr>
          <w:rFonts w:ascii="Courier" w:hAnsi="Courier"/>
        </w:rPr>
        <w:br/>
        <w:t xml:space="preserve">   </w:t>
      </w:r>
      <w:proofErr w:type="gramStart"/>
      <w:r>
        <w:rPr>
          <w:rFonts w:ascii="Courier" w:hAnsi="Courier"/>
        </w:rPr>
        <w:t xml:space="preserve">   “</w:t>
      </w:r>
      <w:proofErr w:type="gramEnd"/>
      <w:r>
        <w:rPr>
          <w:rFonts w:ascii="Courier" w:hAnsi="Courier"/>
        </w:rPr>
        <w:t>RED1”</w:t>
      </w:r>
    </w:p>
    <w:p w14:paraId="27E56FD6" w14:textId="38F66552" w:rsidR="00191B8A" w:rsidRPr="001A5CD4" w:rsidRDefault="00E43238" w:rsidP="001A5CD4">
      <w:pPr>
        <w:rPr>
          <w:rFonts w:ascii="Courier" w:hAnsi="Courier"/>
        </w:rPr>
      </w:pPr>
      <w:r>
        <w:rPr>
          <w:rFonts w:ascii="Courier" w:hAnsi="Courier"/>
        </w:rPr>
        <w:t xml:space="preserve">     </w:t>
      </w:r>
      <w:r w:rsidR="001A5CD4" w:rsidRPr="001A5CD4">
        <w:rPr>
          <w:rFonts w:ascii="Courier" w:hAnsi="Courier"/>
        </w:rPr>
        <w:t>_________</w:t>
      </w:r>
      <w:r w:rsidR="00191B8A" w:rsidRPr="001A5CD4">
        <w:rPr>
          <w:rFonts w:ascii="Courier" w:hAnsi="Courier"/>
          <w:color w:val="FF0000"/>
        </w:rPr>
        <w:br/>
      </w:r>
    </w:p>
    <w:p w14:paraId="39A4CA6C" w14:textId="279F7022" w:rsidR="00191B8A" w:rsidRPr="00191B8A" w:rsidRDefault="00191B8A" w:rsidP="004B00B9">
      <w:pPr>
        <w:pStyle w:val="ListParagraph"/>
        <w:numPr>
          <w:ilvl w:val="0"/>
          <w:numId w:val="46"/>
        </w:numPr>
        <w:rPr>
          <w:rFonts w:ascii="Courier" w:hAnsi="Courier"/>
          <w:b/>
          <w:sz w:val="28"/>
          <w:szCs w:val="28"/>
        </w:rPr>
      </w:pPr>
      <w:r>
        <w:rPr>
          <w:rFonts w:ascii="Courier" w:hAnsi="Courier"/>
        </w:rPr>
        <w:lastRenderedPageBreak/>
        <w:t xml:space="preserve">Loosen screw and insert the twisted/soldered end of the </w:t>
      </w:r>
      <w:r w:rsidR="001A5CD4">
        <w:rPr>
          <w:rFonts w:ascii="Courier" w:hAnsi="Courier"/>
        </w:rPr>
        <w:t>load circuit wire</w:t>
      </w:r>
      <w:r>
        <w:rPr>
          <w:rFonts w:ascii="Courier" w:hAnsi="Courier"/>
        </w:rPr>
        <w:t xml:space="preserve"> from the second black binding post into the lower hole of screw terminal J2 and tighten down the screw.</w:t>
      </w:r>
      <w:r>
        <w:rPr>
          <w:rFonts w:ascii="Courier" w:hAnsi="Courier"/>
        </w:rPr>
        <w:br/>
        <w:t xml:space="preserve">   </w:t>
      </w:r>
      <w:proofErr w:type="gramStart"/>
      <w:r>
        <w:rPr>
          <w:rFonts w:ascii="Courier" w:hAnsi="Courier"/>
        </w:rPr>
        <w:t xml:space="preserve">   “</w:t>
      </w:r>
      <w:proofErr w:type="gramEnd"/>
      <w:r>
        <w:rPr>
          <w:rFonts w:ascii="Courier" w:hAnsi="Courier"/>
        </w:rPr>
        <w:t>BLK2</w:t>
      </w:r>
      <w:r>
        <w:rPr>
          <w:rFonts w:ascii="Courier" w:hAnsi="Courier"/>
        </w:rPr>
        <w:br/>
        <w:t>_________</w:t>
      </w:r>
      <w:r>
        <w:rPr>
          <w:rFonts w:ascii="Courier" w:hAnsi="Courier"/>
        </w:rPr>
        <w:br/>
      </w:r>
    </w:p>
    <w:p w14:paraId="4764F270" w14:textId="011FB1E1" w:rsidR="00191B8A" w:rsidRPr="00191B8A"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twisted/soldered end of the </w:t>
      </w:r>
      <w:r w:rsidR="001A5CD4">
        <w:rPr>
          <w:rFonts w:ascii="Courier" w:hAnsi="Courier"/>
        </w:rPr>
        <w:t>load circuit wire</w:t>
      </w:r>
      <w:r>
        <w:rPr>
          <w:rFonts w:ascii="Courier" w:hAnsi="Courier"/>
        </w:rPr>
        <w:t xml:space="preserve"> from the second red binding post into the upper hole of screw terminal J2 and tighten down the screw.</w:t>
      </w:r>
      <w:r>
        <w:rPr>
          <w:rFonts w:ascii="Courier" w:hAnsi="Courier"/>
        </w:rPr>
        <w:br/>
        <w:t xml:space="preserve">   </w:t>
      </w:r>
      <w:proofErr w:type="gramStart"/>
      <w:r>
        <w:rPr>
          <w:rFonts w:ascii="Courier" w:hAnsi="Courier"/>
        </w:rPr>
        <w:t xml:space="preserve">   “</w:t>
      </w:r>
      <w:proofErr w:type="gramEnd"/>
      <w:r>
        <w:rPr>
          <w:rFonts w:ascii="Courier" w:hAnsi="Courier"/>
        </w:rPr>
        <w:t>RED2”</w:t>
      </w:r>
      <w:r>
        <w:rPr>
          <w:rFonts w:ascii="Courier" w:hAnsi="Courier"/>
        </w:rPr>
        <w:br/>
        <w:t>_________</w:t>
      </w:r>
      <w:r>
        <w:rPr>
          <w:rFonts w:ascii="Courier" w:hAnsi="Courier"/>
        </w:rPr>
        <w:br/>
      </w:r>
    </w:p>
    <w:p w14:paraId="4F1773F3" w14:textId="77777777" w:rsidR="00191B8A" w:rsidRPr="00191B8A" w:rsidRDefault="00191B8A" w:rsidP="00191B8A">
      <w:pPr>
        <w:rPr>
          <w:rFonts w:ascii="Courier" w:hAnsi="Courier"/>
          <w:b/>
          <w:sz w:val="28"/>
          <w:szCs w:val="28"/>
          <w:u w:val="single"/>
        </w:rPr>
      </w:pPr>
    </w:p>
    <w:p w14:paraId="3A9DA379" w14:textId="77777777" w:rsidR="00191B8A" w:rsidRPr="00191B8A" w:rsidRDefault="00191B8A" w:rsidP="00191B8A">
      <w:pPr>
        <w:rPr>
          <w:rFonts w:ascii="Courier" w:hAnsi="Courier"/>
          <w:b/>
          <w:sz w:val="28"/>
          <w:szCs w:val="28"/>
        </w:rPr>
      </w:pPr>
    </w:p>
    <w:p w14:paraId="348AEAAC" w14:textId="3B3490A1" w:rsidR="00191B8A" w:rsidRDefault="00191B8A" w:rsidP="00C83733">
      <w:pPr>
        <w:pStyle w:val="Heading1"/>
      </w:pPr>
      <w:bookmarkStart w:id="304" w:name="_Toc94016593"/>
      <w:bookmarkStart w:id="305" w:name="_Toc96876748"/>
      <w:r>
        <w:t>Check all off-PCB connections</w:t>
      </w:r>
      <w:bookmarkEnd w:id="304"/>
      <w:bookmarkEnd w:id="305"/>
      <w:r>
        <w:br/>
      </w:r>
    </w:p>
    <w:p w14:paraId="1210BFBA" w14:textId="073B0103"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Check all</w:t>
      </w:r>
      <w:r w:rsidRPr="00C83733">
        <w:rPr>
          <w:rFonts w:ascii="Courier" w:hAnsi="Courier"/>
          <w:b/>
          <w:sz w:val="28"/>
          <w:szCs w:val="28"/>
          <w:u w:val="single"/>
        </w:rPr>
        <w:t xml:space="preserve"> </w:t>
      </w:r>
      <w:r>
        <w:rPr>
          <w:rFonts w:ascii="Courier" w:hAnsi="Courier"/>
          <w:b/>
          <w:sz w:val="28"/>
          <w:szCs w:val="28"/>
          <w:u w:val="single"/>
        </w:rPr>
        <w:t xml:space="preserve">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48CECC30"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Use the drawing of off-PCB connections for the version you are building and double-check that all connections match the drawing.</w:t>
      </w:r>
      <w:r w:rsidR="009E34EE">
        <w:rPr>
          <w:rFonts w:ascii="Courier" w:hAnsi="Courier"/>
        </w:rPr>
        <w:br/>
      </w:r>
      <w:r w:rsidR="009E34EE">
        <w:rPr>
          <w:rFonts w:ascii="Courier" w:hAnsi="Courier"/>
        </w:rPr>
        <w:br/>
        <w:t>__________</w:t>
      </w:r>
      <w:r>
        <w:rPr>
          <w:rFonts w:ascii="Courier" w:hAnsi="Courier"/>
        </w:rPr>
        <w:br/>
      </w:r>
    </w:p>
    <w:p w14:paraId="18748E4A" w14:textId="10B1B3E9"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all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r>
        <w:rPr>
          <w:rFonts w:ascii="Courier" w:hAnsi="Courier"/>
          <w:b/>
          <w:sz w:val="28"/>
          <w:szCs w:val="28"/>
          <w:u w:val="single"/>
        </w:rPr>
        <w:br/>
      </w:r>
    </w:p>
    <w:p w14:paraId="402B5D75" w14:textId="6A9D418F" w:rsidR="00191B8A" w:rsidRPr="00C83733" w:rsidRDefault="00191B8A" w:rsidP="00191B8A">
      <w:pPr>
        <w:pStyle w:val="Heading1"/>
      </w:pPr>
      <w:bookmarkStart w:id="306" w:name="_Toc94016594"/>
      <w:bookmarkStart w:id="307" w:name="_Toc96876749"/>
      <w:r>
        <w:t>Mate PCB with Arduino</w:t>
      </w:r>
      <w:bookmarkEnd w:id="306"/>
      <w:bookmarkEnd w:id="307"/>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4B31E1B" w14:textId="4D83455A" w:rsidR="004B00B9" w:rsidRPr="004B00B9" w:rsidRDefault="00191B8A" w:rsidP="004B00B9">
      <w:pPr>
        <w:pStyle w:val="ListParagraph"/>
        <w:numPr>
          <w:ilvl w:val="0"/>
          <w:numId w:val="44"/>
        </w:numPr>
        <w:rPr>
          <w:rFonts w:ascii="Courier" w:hAnsi="Courier"/>
          <w:b/>
          <w:sz w:val="28"/>
          <w:szCs w:val="28"/>
        </w:rPr>
      </w:pPr>
      <w:r>
        <w:rPr>
          <w:rFonts w:ascii="Courier" w:hAnsi="Courier"/>
        </w:rPr>
        <w:lastRenderedPageBreak/>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sidR="004B00B9">
        <w:rPr>
          <w:rFonts w:ascii="Courier" w:hAnsi="Courier"/>
        </w:rPr>
        <w:br/>
      </w:r>
    </w:p>
    <w:p w14:paraId="42B4C600" w14:textId="1C3902DD" w:rsidR="00191B8A" w:rsidRPr="00A214AE" w:rsidRDefault="004B00B9" w:rsidP="004B00B9">
      <w:pPr>
        <w:pStyle w:val="ListParagraph"/>
        <w:numPr>
          <w:ilvl w:val="0"/>
          <w:numId w:val="44"/>
        </w:numPr>
        <w:rPr>
          <w:rFonts w:ascii="Courier" w:hAnsi="Courier"/>
          <w:b/>
          <w:sz w:val="28"/>
          <w:szCs w:val="28"/>
        </w:rPr>
      </w:pPr>
      <w:r w:rsidRPr="004B00B9">
        <w:rPr>
          <w:rFonts w:ascii="Courier" w:hAnsi="Courier"/>
        </w:rPr>
        <w:t xml:space="preserve">For now, move the slider on the DIP switch that was </w:t>
      </w:r>
      <w:r w:rsidRPr="00465F51">
        <w:rPr>
          <w:rFonts w:ascii="Courier" w:hAnsi="Courier"/>
        </w:rPr>
        <w:t xml:space="preserve">installed in </w:t>
      </w:r>
      <w:r w:rsidRPr="0027427D">
        <w:rPr>
          <w:rFonts w:ascii="Courier" w:hAnsi="Courier"/>
        </w:rPr>
        <w:t>“</w:t>
      </w:r>
      <w:r w:rsidR="00E43238" w:rsidRPr="0027427D">
        <w:rPr>
          <w:rFonts w:ascii="Courier" w:hAnsi="Courier"/>
        </w:rPr>
        <w:fldChar w:fldCharType="begin"/>
      </w:r>
      <w:r w:rsidR="00E43238" w:rsidRPr="00465F51">
        <w:rPr>
          <w:rFonts w:ascii="Courier" w:hAnsi="Courier"/>
        </w:rPr>
        <w:instrText xml:space="preserve"> REF _Ref410653027 \r \h </w:instrText>
      </w:r>
      <w:r w:rsidR="00E43238" w:rsidRPr="0027427D">
        <w:rPr>
          <w:rFonts w:ascii="Courier" w:hAnsi="Courier"/>
        </w:rPr>
      </w:r>
      <w:r w:rsidR="00E43238" w:rsidRPr="0027427D">
        <w:rPr>
          <w:rFonts w:ascii="Courier" w:hAnsi="Courier"/>
        </w:rPr>
        <w:fldChar w:fldCharType="separate"/>
      </w:r>
      <w:r w:rsidR="005C49D9">
        <w:rPr>
          <w:rFonts w:ascii="Courier" w:hAnsi="Courier"/>
        </w:rPr>
        <w:t>Step 11:</w:t>
      </w:r>
      <w:r w:rsidR="00E43238" w:rsidRPr="0027427D">
        <w:rPr>
          <w:rFonts w:ascii="Courier" w:hAnsi="Courier"/>
        </w:rPr>
        <w:fldChar w:fldCharType="end"/>
      </w:r>
      <w:r w:rsidR="00E43238" w:rsidRPr="00465F51">
        <w:rPr>
          <w:rFonts w:ascii="Courier" w:hAnsi="Courier"/>
        </w:rPr>
        <w:t xml:space="preserve"> </w:t>
      </w:r>
      <w:r w:rsidRPr="0027427D">
        <w:rPr>
          <w:rFonts w:ascii="Courier" w:hAnsi="Courier"/>
        </w:rPr>
        <w:fldChar w:fldCharType="begin"/>
      </w:r>
      <w:r w:rsidRPr="00465F51">
        <w:rPr>
          <w:rFonts w:ascii="Courier" w:hAnsi="Courier"/>
        </w:rPr>
        <w:instrText xml:space="preserve"> REF _Ref409345816 \h </w:instrText>
      </w:r>
      <w:r w:rsidRPr="0027427D">
        <w:rPr>
          <w:rFonts w:ascii="Courier" w:hAnsi="Courier"/>
        </w:rPr>
      </w:r>
      <w:r w:rsidRPr="0027427D">
        <w:rPr>
          <w:rFonts w:ascii="Courier" w:hAnsi="Courier"/>
        </w:rPr>
        <w:fldChar w:fldCharType="separate"/>
      </w:r>
      <w:r w:rsidR="005C49D9">
        <w:t>DIP switch or jumper header</w:t>
      </w:r>
      <w:r w:rsidRPr="0027427D">
        <w:rPr>
          <w:rFonts w:ascii="Courier" w:hAnsi="Courier"/>
        </w:rPr>
        <w:fldChar w:fldCharType="end"/>
      </w:r>
      <w:r w:rsidRPr="00465F51">
        <w:rPr>
          <w:rFonts w:ascii="Courier" w:hAnsi="Courier"/>
        </w:rPr>
        <w:t>”</w:t>
      </w:r>
      <w:r w:rsidRPr="0027427D">
        <w:rPr>
          <w:rFonts w:ascii="Courier" w:hAnsi="Courier"/>
        </w:rPr>
        <w:t xml:space="preserve"> </w:t>
      </w:r>
      <w:r w:rsidRPr="0027427D">
        <w:rPr>
          <w:rFonts w:ascii="Courier" w:hAnsi="Courier"/>
        </w:rPr>
        <w:fldChar w:fldCharType="begin"/>
      </w:r>
      <w:r w:rsidRPr="00465F51">
        <w:rPr>
          <w:rFonts w:ascii="Courier" w:hAnsi="Courier"/>
        </w:rPr>
        <w:instrText xml:space="preserve"> REF _Ref409345839 \p \h </w:instrText>
      </w:r>
      <w:r w:rsidRPr="0027427D">
        <w:rPr>
          <w:rFonts w:ascii="Courier" w:hAnsi="Courier"/>
        </w:rPr>
      </w:r>
      <w:r w:rsidRPr="0027427D">
        <w:rPr>
          <w:rFonts w:ascii="Courier" w:hAnsi="Courier"/>
        </w:rPr>
        <w:fldChar w:fldCharType="separate"/>
      </w:r>
      <w:r w:rsidR="005C49D9">
        <w:rPr>
          <w:rFonts w:ascii="Courier" w:hAnsi="Courier"/>
        </w:rPr>
        <w:t>above</w:t>
      </w:r>
      <w:r w:rsidRPr="0027427D">
        <w:rPr>
          <w:rFonts w:ascii="Courier" w:hAnsi="Courier"/>
        </w:rPr>
        <w:fldChar w:fldCharType="end"/>
      </w:r>
      <w:r>
        <w:rPr>
          <w:rFonts w:ascii="Courier" w:hAnsi="Courier"/>
        </w:rPr>
        <w:t xml:space="preserve"> to the ON position. If you opted to install jumper header JP instead, slide the jumper over the pins to short them together.</w:t>
      </w:r>
      <w:r w:rsidR="009E34EE">
        <w:rPr>
          <w:rFonts w:ascii="Courier" w:hAnsi="Courier"/>
        </w:rPr>
        <w:br/>
      </w:r>
      <w:r w:rsidR="009E34EE">
        <w:rPr>
          <w:rFonts w:ascii="Courier" w:hAnsi="Courier"/>
        </w:rPr>
        <w:br/>
        <w:t>__________</w:t>
      </w:r>
      <w:r>
        <w:rPr>
          <w:rFonts w:ascii="Courier" w:hAnsi="Courier"/>
        </w:rPr>
        <w:t xml:space="preserve"> </w:t>
      </w:r>
      <w:r w:rsidR="00191B8A">
        <w:rPr>
          <w:rFonts w:ascii="Courier" w:hAnsi="Courier"/>
        </w:rPr>
        <w:br/>
      </w:r>
    </w:p>
    <w:p w14:paraId="2C1CC272" w14:textId="77777777" w:rsidR="00191B8A" w:rsidRDefault="00191B8A" w:rsidP="00191B8A">
      <w:pPr>
        <w:rPr>
          <w:rFonts w:ascii="Courier" w:hAnsi="Courier"/>
        </w:rPr>
      </w:pPr>
    </w:p>
    <w:p w14:paraId="179E7F62" w14:textId="5591A4D0" w:rsidR="00191B8A" w:rsidRPr="00191B8A" w:rsidRDefault="00191B8A" w:rsidP="00191B8A"/>
    <w:p w14:paraId="2DC85636" w14:textId="2DE8F952" w:rsidR="00C83733" w:rsidRPr="00C83733" w:rsidRDefault="004B00B9" w:rsidP="00C83733">
      <w:pPr>
        <w:pStyle w:val="Heading1"/>
      </w:pPr>
      <w:bookmarkStart w:id="308" w:name="_Toc94016595"/>
      <w:bookmarkStart w:id="309" w:name="_Toc96876750"/>
      <w:r>
        <w:t>Smoke</w:t>
      </w:r>
      <w:r w:rsidR="00C83733">
        <w:t xml:space="preserve"> test</w:t>
      </w:r>
      <w:bookmarkEnd w:id="308"/>
      <w:bookmarkEnd w:id="309"/>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83A6941" w14:textId="6B937BBD" w:rsidR="004B00B9" w:rsidRPr="008B3459" w:rsidRDefault="00C30382" w:rsidP="00E43238">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sidR="00E43238">
        <w:rPr>
          <w:rFonts w:ascii="Courier" w:hAnsi="Courier"/>
        </w:rPr>
        <w:br/>
      </w:r>
      <w:r>
        <w:rPr>
          <w:rFonts w:ascii="Courier" w:hAnsi="Courier"/>
        </w:rPr>
        <w:br/>
      </w:r>
      <w:r w:rsidRPr="00E43238">
        <w:rPr>
          <w:rFonts w:ascii="Courier" w:hAnsi="Courier"/>
        </w:rPr>
        <w:t>Check that Arduino yellow LED is blinking once per second (assumin</w:t>
      </w:r>
      <w:r w:rsidR="00940838" w:rsidRPr="00E43238">
        <w:rPr>
          <w:rFonts w:ascii="Courier" w:hAnsi="Courier"/>
        </w:rPr>
        <w:t>g that it’s still loaded with “B</w:t>
      </w:r>
      <w:r w:rsidRPr="00E43238">
        <w:rPr>
          <w:rFonts w:ascii="Courier" w:hAnsi="Courier"/>
        </w:rPr>
        <w:t>link” sketch) _______</w:t>
      </w:r>
      <w:r w:rsidR="008726C9">
        <w:rPr>
          <w:rFonts w:ascii="Courier" w:hAnsi="Courier"/>
        </w:rPr>
        <w:br/>
      </w:r>
      <w:r w:rsidR="008726C9">
        <w:rPr>
          <w:rFonts w:ascii="Courier" w:hAnsi="Courier"/>
        </w:rPr>
        <w:br/>
      </w:r>
    </w:p>
    <w:p w14:paraId="0E79DACD" w14:textId="4F29FE13" w:rsidR="004B00B9" w:rsidRPr="00C83733" w:rsidRDefault="004B00B9" w:rsidP="004B00B9">
      <w:pPr>
        <w:pStyle w:val="Heading1"/>
      </w:pPr>
      <w:bookmarkStart w:id="310" w:name="_Toc94016596"/>
      <w:bookmarkStart w:id="311" w:name="_Toc96876751"/>
      <w:r>
        <w:t>Load Arduino sketch</w:t>
      </w:r>
      <w:bookmarkEnd w:id="310"/>
      <w:bookmarkEnd w:id="311"/>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522F9C8B" w:rsidR="004B00B9" w:rsidRDefault="004B00B9" w:rsidP="004B00B9">
      <w:pPr>
        <w:pStyle w:val="ListParagraph"/>
        <w:numPr>
          <w:ilvl w:val="0"/>
          <w:numId w:val="73"/>
        </w:numPr>
        <w:rPr>
          <w:rFonts w:ascii="Courier" w:hAnsi="Courier"/>
        </w:rPr>
      </w:pPr>
      <w:r>
        <w:rPr>
          <w:rFonts w:ascii="Courier" w:hAnsi="Courier"/>
        </w:rPr>
        <w:lastRenderedPageBreak/>
        <w:t>Use your browser to go to:</w:t>
      </w:r>
      <w:r>
        <w:rPr>
          <w:rFonts w:ascii="Courier" w:hAnsi="Courier"/>
        </w:rPr>
        <w:br/>
      </w:r>
      <w:r>
        <w:rPr>
          <w:rFonts w:ascii="Courier" w:hAnsi="Courier"/>
        </w:rPr>
        <w:br/>
      </w:r>
      <w:hyperlink r:id="rId25" w:history="1">
        <w:r w:rsidRPr="00BA55C8">
          <w:rPr>
            <w:rStyle w:val="Hyperlink"/>
            <w:rFonts w:ascii="Courier" w:hAnsi="Courier"/>
          </w:rPr>
          <w:t>https://raw.githubusercontent.com/csatt/IV_Swinger/master/Arduino/IV_Swinger2/IV_Swinger2.ino</w:t>
        </w:r>
      </w:hyperlink>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 xml:space="preserve">Right-click and use “Save As” to save </w:t>
      </w:r>
      <w:proofErr w:type="spellStart"/>
      <w:r>
        <w:rPr>
          <w:rFonts w:ascii="Courier" w:hAnsi="Courier"/>
        </w:rPr>
        <w:t>IV_Swinger.ino</w:t>
      </w:r>
      <w:proofErr w:type="spellEnd"/>
      <w:r>
        <w:rPr>
          <w:rFonts w:ascii="Courier" w:hAnsi="Courier"/>
        </w:rPr>
        <w:t xml:space="preserve">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312" w:name="_Toc94016597"/>
      <w:bookmarkStart w:id="313" w:name="_Toc96876752"/>
      <w:r>
        <w:t>Connect via IV Swinger 2 app</w:t>
      </w:r>
      <w:bookmarkEnd w:id="312"/>
      <w:bookmarkEnd w:id="313"/>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 xml:space="preserve">Open the IV Swinger 2 </w:t>
      </w:r>
      <w:proofErr w:type="gramStart"/>
      <w:r>
        <w:rPr>
          <w:rFonts w:ascii="Courier" w:hAnsi="Courier"/>
        </w:rPr>
        <w:t>application  _</w:t>
      </w:r>
      <w:proofErr w:type="gramEnd"/>
      <w:r>
        <w:rPr>
          <w:rFonts w:ascii="Courier" w:hAnsi="Courier"/>
        </w:rPr>
        <w:t>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lastRenderedPageBreak/>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185E66B9" w14:textId="13FEEA43" w:rsidR="004B00B9" w:rsidRPr="00877D7F" w:rsidRDefault="004B00B9" w:rsidP="00877D7F">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09DE01FF" w14:textId="6F76BACE" w:rsidR="004B00B9" w:rsidRPr="00C83733" w:rsidRDefault="004B00B9" w:rsidP="004B00B9">
      <w:pPr>
        <w:pStyle w:val="Heading1"/>
      </w:pPr>
      <w:bookmarkStart w:id="314" w:name="_Ref409343234"/>
      <w:bookmarkStart w:id="315" w:name="_Toc94016598"/>
      <w:bookmarkStart w:id="316" w:name="_Toc96876753"/>
      <w:r>
        <w:t>Apply resistor calibration</w:t>
      </w:r>
      <w:bookmarkEnd w:id="314"/>
      <w:bookmarkEnd w:id="315"/>
      <w:bookmarkEnd w:id="316"/>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 xml:space="preserve">In the IV Swinger 2 app, select “Resistors” from the “Calibrate” </w:t>
      </w:r>
      <w:proofErr w:type="gramStart"/>
      <w:r>
        <w:rPr>
          <w:rFonts w:ascii="Courier" w:hAnsi="Courier"/>
        </w:rPr>
        <w:t>menu  _</w:t>
      </w:r>
      <w:proofErr w:type="gramEnd"/>
      <w:r>
        <w:rPr>
          <w:rFonts w:ascii="Courier" w:hAnsi="Courier"/>
        </w:rPr>
        <w:t>_______</w:t>
      </w:r>
      <w:r>
        <w:rPr>
          <w:rFonts w:ascii="Courier" w:hAnsi="Courier"/>
        </w:rPr>
        <w:br/>
      </w:r>
    </w:p>
    <w:p w14:paraId="4B433791" w14:textId="40F244C6" w:rsidR="004B00B9" w:rsidRDefault="004B00B9" w:rsidP="004B00B9">
      <w:pPr>
        <w:pStyle w:val="ListParagraph"/>
        <w:numPr>
          <w:ilvl w:val="0"/>
          <w:numId w:val="74"/>
        </w:numPr>
        <w:rPr>
          <w:rFonts w:ascii="Courier" w:hAnsi="Courier"/>
        </w:rPr>
      </w:pPr>
      <w:r>
        <w:rPr>
          <w:rFonts w:ascii="Courier" w:hAnsi="Courier"/>
        </w:rPr>
        <w:t xml:space="preserve">Enter the values you measured and </w:t>
      </w:r>
      <w:r w:rsidRPr="000B2CC7">
        <w:rPr>
          <w:rFonts w:ascii="Courier" w:hAnsi="Courier"/>
        </w:rPr>
        <w:t xml:space="preserve">recorded </w:t>
      </w:r>
      <w:r w:rsidRPr="0027427D">
        <w:rPr>
          <w:rFonts w:ascii="Courier" w:hAnsi="Courier"/>
        </w:rPr>
        <w:t>in “</w:t>
      </w:r>
      <w:r w:rsidR="00E43238" w:rsidRPr="0027427D">
        <w:rPr>
          <w:rFonts w:ascii="Courier" w:hAnsi="Courier"/>
        </w:rPr>
        <w:fldChar w:fldCharType="begin"/>
      </w:r>
      <w:r w:rsidR="00E43238" w:rsidRPr="000B2CC7">
        <w:rPr>
          <w:rFonts w:ascii="Courier" w:hAnsi="Courier"/>
        </w:rPr>
        <w:instrText xml:space="preserve"> REF _Ref409342829 \r \h </w:instrText>
      </w:r>
      <w:r w:rsidR="00E43238" w:rsidRPr="0027427D">
        <w:rPr>
          <w:rFonts w:ascii="Courier" w:hAnsi="Courier"/>
        </w:rPr>
      </w:r>
      <w:r w:rsidR="00E43238" w:rsidRPr="0027427D">
        <w:rPr>
          <w:rFonts w:ascii="Courier" w:hAnsi="Courier"/>
        </w:rPr>
        <w:fldChar w:fldCharType="separate"/>
      </w:r>
      <w:r w:rsidR="005C49D9">
        <w:rPr>
          <w:rFonts w:ascii="Courier" w:hAnsi="Courier"/>
        </w:rPr>
        <w:t>Step 7:</w:t>
      </w:r>
      <w:r w:rsidR="00E43238" w:rsidRPr="0027427D">
        <w:rPr>
          <w:rFonts w:ascii="Courier" w:hAnsi="Courier"/>
        </w:rPr>
        <w:fldChar w:fldCharType="end"/>
      </w:r>
      <w:r w:rsidR="00E43238" w:rsidRPr="000B2CC7">
        <w:rPr>
          <w:rFonts w:ascii="Courier" w:hAnsi="Courier"/>
        </w:rPr>
        <w:t xml:space="preserve"> </w:t>
      </w:r>
      <w:r w:rsidRPr="0027427D">
        <w:rPr>
          <w:rFonts w:ascii="Courier" w:hAnsi="Courier"/>
        </w:rPr>
        <w:fldChar w:fldCharType="begin"/>
      </w:r>
      <w:r w:rsidRPr="000B2CC7">
        <w:rPr>
          <w:rFonts w:ascii="Courier" w:hAnsi="Courier"/>
        </w:rPr>
        <w:instrText xml:space="preserve"> REF _Ref409342829 \h </w:instrText>
      </w:r>
      <w:r w:rsidRPr="0027427D">
        <w:rPr>
          <w:rFonts w:ascii="Courier" w:hAnsi="Courier"/>
        </w:rPr>
      </w:r>
      <w:r w:rsidRPr="0027427D">
        <w:rPr>
          <w:rFonts w:ascii="Courier" w:hAnsi="Courier"/>
        </w:rPr>
        <w:fldChar w:fldCharType="separate"/>
      </w:r>
      <w:r w:rsidR="005C49D9">
        <w:t>1/4W resistors</w:t>
      </w:r>
      <w:r w:rsidRPr="0027427D">
        <w:rPr>
          <w:rFonts w:ascii="Courier" w:hAnsi="Courier"/>
        </w:rPr>
        <w:fldChar w:fldCharType="end"/>
      </w:r>
      <w:r w:rsidRPr="000B2CC7">
        <w:rPr>
          <w:rFonts w:ascii="Courier" w:hAnsi="Courier"/>
        </w:rPr>
        <w:t xml:space="preserve">” </w:t>
      </w:r>
      <w:r w:rsidRPr="0027427D">
        <w:rPr>
          <w:rFonts w:ascii="Courier" w:hAnsi="Courier"/>
        </w:rPr>
        <w:fldChar w:fldCharType="begin"/>
      </w:r>
      <w:r w:rsidRPr="000B2CC7">
        <w:rPr>
          <w:rFonts w:ascii="Courier" w:hAnsi="Courier"/>
        </w:rPr>
        <w:instrText xml:space="preserve"> REF _Ref409342846 \p \h </w:instrText>
      </w:r>
      <w:r w:rsidRPr="0027427D">
        <w:rPr>
          <w:rFonts w:ascii="Courier" w:hAnsi="Courier"/>
        </w:rPr>
      </w:r>
      <w:r w:rsidRPr="0027427D">
        <w:rPr>
          <w:rFonts w:ascii="Courier" w:hAnsi="Courier"/>
        </w:rPr>
        <w:fldChar w:fldCharType="separate"/>
      </w:r>
      <w:r w:rsidR="005C49D9">
        <w:rPr>
          <w:rFonts w:ascii="Courier" w:hAnsi="Courier"/>
        </w:rPr>
        <w:t>above</w:t>
      </w:r>
      <w:r w:rsidRPr="0027427D">
        <w:rPr>
          <w:rFonts w:ascii="Courier" w:hAnsi="Courier"/>
        </w:rPr>
        <w:fldChar w:fldCharType="end"/>
      </w:r>
      <w:r w:rsidRPr="000B2CC7">
        <w:rPr>
          <w:rFonts w:ascii="Courier" w:hAnsi="Courier"/>
        </w:rPr>
        <w:t>.</w:t>
      </w:r>
      <w:r w:rsidRPr="000B2CC7">
        <w:rPr>
          <w:rFonts w:ascii="Courier" w:hAnsi="Courier"/>
        </w:rPr>
        <w:br/>
      </w:r>
    </w:p>
    <w:p w14:paraId="3142B407" w14:textId="214EEFB6" w:rsidR="004B00B9" w:rsidRDefault="004B00B9" w:rsidP="00877D7F">
      <w:pPr>
        <w:pStyle w:val="ListParagraph"/>
        <w:numPr>
          <w:ilvl w:val="0"/>
          <w:numId w:val="85"/>
        </w:numPr>
        <w:rPr>
          <w:rFonts w:ascii="Courier" w:hAnsi="Courier"/>
        </w:rPr>
      </w:pPr>
      <w:r>
        <w:rPr>
          <w:rFonts w:ascii="Courier" w:hAnsi="Courier"/>
        </w:rPr>
        <w:t>Values are in ohms</w:t>
      </w:r>
      <w:r>
        <w:rPr>
          <w:rFonts w:ascii="Courier" w:hAnsi="Courier"/>
        </w:rPr>
        <w:br/>
      </w:r>
    </w:p>
    <w:p w14:paraId="1D1160AE" w14:textId="477BBDE4" w:rsidR="004B00B9" w:rsidRDefault="004B00B9" w:rsidP="00877D7F">
      <w:pPr>
        <w:pStyle w:val="ListParagraph"/>
        <w:numPr>
          <w:ilvl w:val="0"/>
          <w:numId w:val="86"/>
        </w:numPr>
        <w:rPr>
          <w:rFonts w:ascii="Courier" w:hAnsi="Courier"/>
        </w:rPr>
      </w:pPr>
      <w:r>
        <w:rPr>
          <w:rFonts w:ascii="Courier" w:hAnsi="Courier"/>
        </w:rPr>
        <w:t xml:space="preserve">IMPORTANT: </w:t>
      </w:r>
      <w:r w:rsidR="00E43238">
        <w:rPr>
          <w:rFonts w:ascii="Courier" w:hAnsi="Courier"/>
          <w:color w:val="FF0000"/>
        </w:rPr>
        <w:t>Y</w:t>
      </w:r>
      <w:r w:rsidRPr="004B00B9">
        <w:rPr>
          <w:rFonts w:ascii="Courier" w:hAnsi="Courier"/>
          <w:color w:val="FF0000"/>
        </w:rPr>
        <w:t>ou must enter a value of 0.0 for R1</w:t>
      </w:r>
      <w:r w:rsidR="00E43238">
        <w:rPr>
          <w:rFonts w:ascii="Courier" w:hAnsi="Courier"/>
          <w:color w:val="FF0000"/>
        </w:rPr>
        <w:t xml:space="preserve"> (which does not exist on cell versions).</w:t>
      </w:r>
      <w:r w:rsidR="001A5CD4">
        <w:rPr>
          <w:rFonts w:ascii="Courier" w:hAnsi="Courier"/>
          <w:color w:val="FF0000"/>
        </w:rPr>
        <w:t xml:space="preserve"> </w:t>
      </w:r>
      <w:r w:rsidR="00E43238">
        <w:rPr>
          <w:rFonts w:ascii="Courier" w:hAnsi="Courier"/>
          <w:color w:val="FF0000"/>
        </w:rPr>
        <w:t>D</w:t>
      </w:r>
      <w:r w:rsidRPr="001A5CD4">
        <w:rPr>
          <w:rFonts w:ascii="Courier" w:hAnsi="Courier"/>
          <w:color w:val="FF0000"/>
        </w:rPr>
        <w:t>o not change the value for R2.</w:t>
      </w:r>
      <w:r>
        <w:rPr>
          <w:rFonts w:ascii="Courier" w:hAnsi="Courier"/>
        </w:rPr>
        <w:br/>
      </w:r>
    </w:p>
    <w:p w14:paraId="42477BF7" w14:textId="7286562C" w:rsidR="004B00B9" w:rsidRDefault="00E43238" w:rsidP="004B00B9">
      <w:pPr>
        <w:pStyle w:val="ListParagraph"/>
        <w:numPr>
          <w:ilvl w:val="0"/>
          <w:numId w:val="76"/>
        </w:numPr>
        <w:rPr>
          <w:rFonts w:ascii="Courier" w:hAnsi="Courier"/>
        </w:rPr>
      </w:pPr>
      <w:r>
        <w:rPr>
          <w:rFonts w:ascii="Courier" w:hAnsi="Courier"/>
        </w:rPr>
        <w:t>N</w:t>
      </w:r>
      <w:r w:rsidR="004B00B9">
        <w:rPr>
          <w:rFonts w:ascii="Courier" w:hAnsi="Courier"/>
        </w:rPr>
        <w:t xml:space="preserve">ote that there is no RF1 value to enter.  This is by design. Later (not now!), you will enter the value of RF+RF1 for RF if you </w:t>
      </w:r>
      <w:r w:rsidR="001A5CD4">
        <w:rPr>
          <w:rFonts w:ascii="Courier" w:hAnsi="Courier"/>
        </w:rPr>
        <w:t>set</w:t>
      </w:r>
      <w:r w:rsidR="004B00B9">
        <w:rPr>
          <w:rFonts w:ascii="Courier" w:hAnsi="Courier"/>
        </w:rPr>
        <w:t xml:space="preserve"> the DIP switch to the OFF position (or remove the jumper).</w:t>
      </w:r>
    </w:p>
    <w:p w14:paraId="69A763BC" w14:textId="585374C2" w:rsid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17EB0095" w14:textId="77777777" w:rsidR="008726C9" w:rsidRDefault="008726C9" w:rsidP="004B00B9">
      <w:pPr>
        <w:ind w:left="720"/>
        <w:rPr>
          <w:rFonts w:ascii="Courier" w:hAnsi="Courier"/>
        </w:rPr>
      </w:pPr>
    </w:p>
    <w:p w14:paraId="2D820CB4" w14:textId="77777777" w:rsidR="008726C9" w:rsidRPr="004B00B9" w:rsidRDefault="008726C9" w:rsidP="004B00B9">
      <w:pPr>
        <w:ind w:left="720"/>
        <w:rPr>
          <w:rFonts w:ascii="Courier" w:hAnsi="Courier"/>
        </w:rPr>
      </w:pPr>
    </w:p>
    <w:p w14:paraId="3AC6A4F1" w14:textId="38E95B62" w:rsidR="004B00B9" w:rsidRPr="00C83733" w:rsidRDefault="004B00B9" w:rsidP="004B00B9">
      <w:pPr>
        <w:pStyle w:val="Heading1"/>
      </w:pPr>
      <w:bookmarkStart w:id="317" w:name="_Ref411612631"/>
      <w:bookmarkStart w:id="318" w:name="_Ref411612635"/>
      <w:bookmarkStart w:id="319" w:name="_Toc94016599"/>
      <w:bookmarkStart w:id="320" w:name="_Toc96876754"/>
      <w:r>
        <w:t>Sanity tests</w:t>
      </w:r>
      <w:bookmarkEnd w:id="317"/>
      <w:bookmarkEnd w:id="318"/>
      <w:bookmarkEnd w:id="319"/>
      <w:bookmarkEnd w:id="320"/>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47178F7C" w:rsidR="004B00B9" w:rsidRDefault="004B00B9" w:rsidP="004B00B9">
      <w:pPr>
        <w:pStyle w:val="ListParagraph"/>
        <w:numPr>
          <w:ilvl w:val="0"/>
          <w:numId w:val="51"/>
        </w:numPr>
        <w:rPr>
          <w:rFonts w:ascii="Courier" w:hAnsi="Courier"/>
        </w:rPr>
      </w:pPr>
      <w:r>
        <w:rPr>
          <w:rFonts w:ascii="Courier" w:hAnsi="Courier"/>
        </w:rPr>
        <w:lastRenderedPageBreak/>
        <w:t xml:space="preserve">Click the “Swing!” button.  </w:t>
      </w:r>
      <w:r w:rsidRPr="00191B8A">
        <w:rPr>
          <w:rFonts w:ascii="Courier" w:hAnsi="Courier"/>
        </w:rPr>
        <w:t xml:space="preserve">You should </w:t>
      </w:r>
      <w:r>
        <w:rPr>
          <w:rFonts w:ascii="Courier" w:hAnsi="Courier"/>
        </w:rPr>
        <w:t>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3A4AC3AD" w14:textId="77777777" w:rsidR="004B00B9" w:rsidRDefault="004B00B9" w:rsidP="004B00B9">
      <w:pPr>
        <w:rPr>
          <w:rFonts w:ascii="Courier" w:hAnsi="Courier"/>
        </w:rPr>
      </w:pPr>
    </w:p>
    <w:p w14:paraId="2DD25488" w14:textId="244409FA" w:rsidR="004B00B9" w:rsidRPr="00191B8A" w:rsidRDefault="00E43238" w:rsidP="004B00B9">
      <w:pPr>
        <w:ind w:left="720"/>
        <w:rPr>
          <w:rFonts w:ascii="Courier" w:hAnsi="Courier"/>
        </w:rPr>
      </w:pPr>
      <w:r>
        <w:rPr>
          <w:rFonts w:ascii="Courier" w:hAnsi="Courier"/>
        </w:rPr>
        <w:t>U</w:t>
      </w:r>
      <w:r w:rsidR="004B00B9" w:rsidRPr="00191B8A">
        <w:rPr>
          <w:rFonts w:ascii="Courier" w:hAnsi="Courier"/>
        </w:rPr>
        <w:t>se 1.5V battery</w:t>
      </w:r>
      <w:r w:rsidR="004B00B9" w:rsidRPr="00191B8A">
        <w:rPr>
          <w:rFonts w:ascii="Courier" w:hAnsi="Courier"/>
        </w:rPr>
        <w:br/>
      </w:r>
    </w:p>
    <w:p w14:paraId="7901BCEB" w14:textId="50F3C341" w:rsidR="004B00B9" w:rsidRDefault="004B00B9" w:rsidP="004B00B9">
      <w:pPr>
        <w:pStyle w:val="ListParagraph"/>
        <w:numPr>
          <w:ilvl w:val="0"/>
          <w:numId w:val="51"/>
        </w:numPr>
        <w:rPr>
          <w:rFonts w:ascii="Courier" w:hAnsi="Courier"/>
        </w:rPr>
      </w:pPr>
      <w:r>
        <w:rPr>
          <w:rFonts w:ascii="Courier" w:hAnsi="Courier"/>
        </w:rPr>
        <w:t>Strip both ends of two wires and screw one end of each into the side holes of the binding posts. If you happen to have a battery connector or holder with wires, use that. Use the RED1 and BLK1 binding posts. Leave RED2 and BLK2 unconnected.</w:t>
      </w:r>
      <w:r>
        <w:rPr>
          <w:rFonts w:ascii="Courier" w:hAnsi="Courier"/>
        </w:rPr>
        <w:br/>
        <w:t>_________</w:t>
      </w:r>
      <w:r>
        <w:rPr>
          <w:rFonts w:ascii="Courier" w:hAnsi="Courier"/>
        </w:rPr>
        <w:br/>
      </w:r>
    </w:p>
    <w:p w14:paraId="52B67C4B" w14:textId="6DFFB717" w:rsidR="004B00B9" w:rsidRPr="005246AB" w:rsidRDefault="004B00B9" w:rsidP="004B00B9">
      <w:pPr>
        <w:pStyle w:val="ListParagraph"/>
        <w:numPr>
          <w:ilvl w:val="0"/>
          <w:numId w:val="51"/>
        </w:numPr>
        <w:rPr>
          <w:rFonts w:ascii="Courier" w:hAnsi="Courier"/>
        </w:rPr>
      </w:pPr>
      <w:r>
        <w:rPr>
          <w:rFonts w:ascii="Courier" w:hAnsi="Courier"/>
        </w:rPr>
        <w:t>Connect the wire from the RED</w:t>
      </w:r>
      <w:r w:rsidR="00E43238">
        <w:rPr>
          <w:rFonts w:ascii="Courier" w:hAnsi="Courier"/>
        </w:rPr>
        <w:t>1</w:t>
      </w:r>
      <w:r>
        <w:rPr>
          <w:rFonts w:ascii="Courier" w:hAnsi="Courier"/>
        </w:rPr>
        <w:t xml:space="preserve">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32967B31" w:rsidR="004B00B9" w:rsidRPr="005246AB" w:rsidRDefault="004B00B9" w:rsidP="004B00B9">
      <w:pPr>
        <w:pStyle w:val="ListParagraph"/>
        <w:numPr>
          <w:ilvl w:val="0"/>
          <w:numId w:val="51"/>
        </w:numPr>
        <w:rPr>
          <w:rFonts w:ascii="Courier" w:hAnsi="Courier"/>
        </w:rPr>
      </w:pPr>
      <w:r>
        <w:rPr>
          <w:rFonts w:ascii="Courier" w:hAnsi="Courier"/>
        </w:rPr>
        <w:t>Connect the wire from the BLK</w:t>
      </w:r>
      <w:r w:rsidR="00E43238">
        <w:rPr>
          <w:rFonts w:ascii="Courier" w:hAnsi="Courier"/>
        </w:rPr>
        <w:t>1</w:t>
      </w:r>
      <w:r>
        <w:rPr>
          <w:rFonts w:ascii="Courier" w:hAnsi="Courier"/>
        </w:rPr>
        <w:t xml:space="preserve">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639D9FBA" w14:textId="4E004ECA" w:rsidR="001A5CD4" w:rsidRDefault="001A5CD4"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Voc is zero volts” check that you don’t have the battery backwards and that the wires are making good contact with the terminals.</w:t>
      </w:r>
    </w:p>
    <w:p w14:paraId="31057DD6" w14:textId="77777777" w:rsidR="001A5CD4" w:rsidRPr="001A5CD4" w:rsidRDefault="001A5CD4" w:rsidP="001A5CD4">
      <w:pPr>
        <w:rPr>
          <w:rFonts w:ascii="Courier" w:hAnsi="Courier"/>
        </w:rPr>
      </w:pPr>
    </w:p>
    <w:p w14:paraId="7458DC79" w14:textId="77777777" w:rsidR="004B00B9" w:rsidRDefault="004B00B9"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ERROR: Timed out polling for stable Isc</w:t>
      </w:r>
      <w:r>
        <w:rPr>
          <w:rFonts w:ascii="Courier" w:hAnsi="Courier"/>
        </w:rPr>
        <w:t>”</w:t>
      </w:r>
    </w:p>
    <w:p w14:paraId="2C8DCD6B" w14:textId="77777777" w:rsidR="004B00B9" w:rsidRPr="004B00B9" w:rsidRDefault="004B00B9" w:rsidP="004B00B9">
      <w:pPr>
        <w:rPr>
          <w:rFonts w:ascii="Courier" w:hAnsi="Courier"/>
        </w:rPr>
      </w:pPr>
    </w:p>
    <w:p w14:paraId="0E5D5492" w14:textId="1AA0B46D"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w:t>
      </w:r>
      <w:r w:rsidRPr="004B00B9">
        <w:rPr>
          <w:rFonts w:ascii="Courier" w:hAnsi="Courier"/>
        </w:rPr>
        <w:t>hange value of “Isc stable ADC” to 500</w:t>
      </w:r>
      <w:r>
        <w:rPr>
          <w:rFonts w:ascii="Courier" w:hAnsi="Courier"/>
        </w:rPr>
        <w:t>, click OK</w:t>
      </w:r>
    </w:p>
    <w:p w14:paraId="44DC20DD" w14:textId="77777777" w:rsidR="004B00B9" w:rsidRPr="004B00B9" w:rsidRDefault="004B00B9" w:rsidP="004B00B9">
      <w:pPr>
        <w:ind w:left="1080"/>
        <w:rPr>
          <w:rFonts w:ascii="Courier" w:hAnsi="Courier"/>
        </w:rPr>
      </w:pPr>
    </w:p>
    <w:p w14:paraId="0F8798EF" w14:textId="60943C8F" w:rsidR="004B00B9" w:rsidRDefault="004B00B9" w:rsidP="004B00B9">
      <w:pPr>
        <w:pStyle w:val="ListParagraph"/>
        <w:numPr>
          <w:ilvl w:val="0"/>
          <w:numId w:val="77"/>
        </w:numPr>
        <w:ind w:left="1440"/>
        <w:rPr>
          <w:rFonts w:ascii="Courier" w:hAnsi="Courier"/>
        </w:rPr>
      </w:pPr>
      <w:r>
        <w:rPr>
          <w:rFonts w:ascii="Courier" w:hAnsi="Courier"/>
        </w:rPr>
        <w:t>Retry the battery test; it should work</w:t>
      </w:r>
    </w:p>
    <w:p w14:paraId="626C39C0" w14:textId="77777777" w:rsidR="004B00B9" w:rsidRPr="004B00B9" w:rsidRDefault="004B00B9" w:rsidP="004B00B9">
      <w:pPr>
        <w:ind w:left="1080"/>
        <w:rPr>
          <w:rFonts w:ascii="Courier" w:hAnsi="Courier"/>
        </w:rPr>
      </w:pPr>
    </w:p>
    <w:p w14:paraId="5876FB4A" w14:textId="37501484"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click on “Restore Defaults”, click OK</w:t>
      </w:r>
    </w:p>
    <w:p w14:paraId="712E0E2F" w14:textId="77777777" w:rsidR="008726C9" w:rsidRPr="001A5CD4" w:rsidRDefault="008726C9" w:rsidP="00877D7F">
      <w:pPr>
        <w:rPr>
          <w:rFonts w:ascii="Courier" w:hAnsi="Courier"/>
        </w:rPr>
      </w:pPr>
    </w:p>
    <w:p w14:paraId="19BE6606" w14:textId="6B63A3D4" w:rsidR="00F04FF2" w:rsidRPr="00C83733" w:rsidRDefault="00C83733" w:rsidP="00C83733">
      <w:pPr>
        <w:pStyle w:val="Heading1"/>
      </w:pPr>
      <w:bookmarkStart w:id="321" w:name="_Toc94016600"/>
      <w:bookmarkStart w:id="322" w:name="_Toc96876755"/>
      <w:r>
        <w:lastRenderedPageBreak/>
        <w:t>Prepare for case and final assembly</w:t>
      </w:r>
      <w:bookmarkEnd w:id="321"/>
      <w:bookmarkEnd w:id="322"/>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5200D3D4"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0727520F" w:rsidR="004171C9" w:rsidRPr="001A5CD4" w:rsidRDefault="00860A5A" w:rsidP="001A5CD4">
      <w:pPr>
        <w:pStyle w:val="ListParagraph"/>
        <w:numPr>
          <w:ilvl w:val="0"/>
          <w:numId w:val="50"/>
        </w:numPr>
        <w:rPr>
          <w:rFonts w:ascii="Courier" w:hAnsi="Courier"/>
        </w:rPr>
      </w:pPr>
      <w:r>
        <w:rPr>
          <w:rFonts w:ascii="Courier" w:hAnsi="Courier"/>
        </w:rPr>
        <w:t xml:space="preserve">Use a </w:t>
      </w:r>
      <w:proofErr w:type="spellStart"/>
      <w:r>
        <w:rPr>
          <w:rFonts w:ascii="Courier" w:hAnsi="Courier"/>
        </w:rPr>
        <w:t>Forstner</w:t>
      </w:r>
      <w:proofErr w:type="spellEnd"/>
      <w:r>
        <w:rPr>
          <w:rFonts w:ascii="Courier" w:hAnsi="Courier"/>
        </w:rPr>
        <w:t xml:space="preserve"> bit to drill the 3/8” hole for the USB cable. Otherwise, you’ll have to start with 1/16” pilot and drill incrementally larger holes until you get to 3/8”</w:t>
      </w:r>
      <w:r w:rsidR="001A5CD4">
        <w:rPr>
          <w:rFonts w:ascii="Courier" w:hAnsi="Courier"/>
        </w:rPr>
        <w:t xml:space="preserve"> (actually 25/64”)</w:t>
      </w:r>
      <w:r w:rsidR="00191B8A">
        <w:rPr>
          <w:rFonts w:ascii="Courier" w:hAnsi="Courier"/>
        </w:rPr>
        <w:br/>
      </w:r>
    </w:p>
    <w:p w14:paraId="4259847E" w14:textId="6890E510" w:rsidR="00C83733" w:rsidRDefault="00C83733" w:rsidP="00C83733">
      <w:pPr>
        <w:pStyle w:val="Heading1"/>
      </w:pPr>
      <w:bookmarkStart w:id="323" w:name="_Toc94016601"/>
      <w:bookmarkStart w:id="324" w:name="_Toc96876756"/>
      <w:r>
        <w:t>Mark holes for Arduino standoffs</w:t>
      </w:r>
      <w:bookmarkEnd w:id="323"/>
      <w:bookmarkEnd w:id="324"/>
      <w:r>
        <w:br/>
      </w:r>
    </w:p>
    <w:p w14:paraId="29D66AB1" w14:textId="0CC5C827" w:rsidR="00C83733" w:rsidRDefault="00C83733" w:rsidP="00C83733">
      <w:pPr>
        <w:rPr>
          <w:rFonts w:ascii="Courier" w:hAnsi="Courier"/>
          <w:b/>
          <w:sz w:val="28"/>
          <w:szCs w:val="28"/>
        </w:rPr>
      </w:pPr>
      <w:r w:rsidRPr="00392A9A">
        <w:rPr>
          <w:rFonts w:ascii="Courier" w:hAnsi="Courier"/>
          <w:b/>
          <w:sz w:val="28"/>
          <w:szCs w:val="28"/>
        </w:rPr>
        <w:t xml:space="preserve">IMPORTANT: For this step and the next three, look straight down </w:t>
      </w:r>
      <w:r w:rsidR="000375C4">
        <w:rPr>
          <w:rFonts w:ascii="Courier" w:hAnsi="Courier"/>
          <w:b/>
          <w:sz w:val="28"/>
          <w:szCs w:val="28"/>
        </w:rPr>
        <w:t xml:space="preserve">with one eye </w:t>
      </w:r>
      <w:r w:rsidRPr="00392A9A">
        <w:rPr>
          <w:rFonts w:ascii="Courier" w:hAnsi="Courier"/>
          <w:b/>
          <w:sz w:val="28"/>
          <w:szCs w:val="28"/>
        </w:rPr>
        <w:t xml:space="preserve">when making the Sharpie </w:t>
      </w:r>
      <w:r w:rsidRPr="00392A9A">
        <w:rPr>
          <w:rFonts w:ascii="Courier" w:hAnsi="Courier"/>
          <w:b/>
          <w:sz w:val="28"/>
          <w:szCs w:val="28"/>
        </w:rPr>
        <w:lastRenderedPageBreak/>
        <w:t>dots (the plastic distorts/refracts if you look at an angle, and you’ll miss the mark).</w:t>
      </w:r>
    </w:p>
    <w:p w14:paraId="566BA9AA" w14:textId="77777777" w:rsidR="00C83733" w:rsidRDefault="00C83733" w:rsidP="00C83733"/>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16330E92"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550857BE" w:rsidR="00F77EC8" w:rsidRDefault="007859AF" w:rsidP="004B00B9">
      <w:pPr>
        <w:pStyle w:val="ListParagraph"/>
        <w:numPr>
          <w:ilvl w:val="0"/>
          <w:numId w:val="53"/>
        </w:numPr>
        <w:rPr>
          <w:rFonts w:ascii="Courier" w:hAnsi="Courier"/>
        </w:rPr>
      </w:pPr>
      <w:r>
        <w:rPr>
          <w:rFonts w:ascii="Courier" w:hAnsi="Courier"/>
        </w:rPr>
        <w:lastRenderedPageBreak/>
        <w:t>Remove the lid from the case and remove the Arduino</w:t>
      </w:r>
      <w:r>
        <w:rPr>
          <w:rFonts w:ascii="Courier" w:hAnsi="Courier"/>
        </w:rPr>
        <w:br/>
        <w:t>________</w:t>
      </w:r>
      <w:r>
        <w:rPr>
          <w:rFonts w:ascii="Courier" w:hAnsi="Courier"/>
        </w:rPr>
        <w:br/>
      </w:r>
    </w:p>
    <w:p w14:paraId="2A21D8C1" w14:textId="24AFDC5F" w:rsidR="00C83733" w:rsidRPr="00C83733" w:rsidRDefault="00C83733" w:rsidP="00C83733">
      <w:pPr>
        <w:pStyle w:val="Heading1"/>
      </w:pPr>
      <w:bookmarkStart w:id="325" w:name="_Toc94016602"/>
      <w:bookmarkStart w:id="326" w:name="_Toc96876757"/>
      <w:r>
        <w:t>Mark holes for binding posts</w:t>
      </w:r>
      <w:bookmarkEnd w:id="325"/>
      <w:bookmarkEnd w:id="326"/>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1C1E12C3" w14:textId="69AEB729" w:rsidR="00191B8A" w:rsidRDefault="006A0897" w:rsidP="004B00B9">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r w:rsidR="00191B8A">
        <w:rPr>
          <w:rFonts w:ascii="Courier" w:hAnsi="Courier"/>
        </w:rPr>
        <w:br/>
      </w:r>
    </w:p>
    <w:p w14:paraId="06A11E1E" w14:textId="7600B8C1" w:rsidR="004358B3" w:rsidRPr="004358B3" w:rsidRDefault="00191B8A" w:rsidP="004B00B9">
      <w:pPr>
        <w:pStyle w:val="ListParagraph"/>
        <w:numPr>
          <w:ilvl w:val="0"/>
          <w:numId w:val="63"/>
        </w:numPr>
        <w:rPr>
          <w:rFonts w:ascii="Courier" w:hAnsi="Courier"/>
        </w:rPr>
      </w:pPr>
      <w:r w:rsidRPr="00191B8A">
        <w:rPr>
          <w:rFonts w:ascii="Courier" w:hAnsi="Courier"/>
        </w:rPr>
        <w:t>Repeat the above for the upper pair of binding posts, which goes immediately above the first pair, with the top of the backing plate 1mm from the top</w:t>
      </w:r>
      <w:r w:rsidRPr="00191B8A">
        <w:rPr>
          <w:rFonts w:ascii="Courier" w:hAnsi="Courier"/>
        </w:rPr>
        <w:br/>
        <w:t>________</w:t>
      </w:r>
      <w:r w:rsidRPr="00191B8A">
        <w:rPr>
          <w:rFonts w:ascii="Courier" w:hAnsi="Courier"/>
        </w:rPr>
        <w:br/>
      </w:r>
    </w:p>
    <w:p w14:paraId="5A45C8D4" w14:textId="09A5EDD3" w:rsidR="006647B9" w:rsidRPr="006A0897" w:rsidRDefault="00191B8A" w:rsidP="00C83733">
      <w:pPr>
        <w:pStyle w:val="Heading1"/>
      </w:pPr>
      <w:bookmarkStart w:id="327" w:name="_Toc94016603"/>
      <w:bookmarkStart w:id="328" w:name="_Toc96876758"/>
      <w:r>
        <w:t xml:space="preserve">Drill </w:t>
      </w:r>
      <w:r w:rsidR="00C83733">
        <w:t>marked holes</w:t>
      </w:r>
      <w:bookmarkEnd w:id="327"/>
      <w:bookmarkEnd w:id="328"/>
      <w:r w:rsidR="00C83733">
        <w:br/>
      </w:r>
    </w:p>
    <w:p w14:paraId="272738D6" w14:textId="5D9E5E98"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E43238">
        <w:rPr>
          <w:rFonts w:ascii="Courier" w:hAnsi="Courier"/>
          <w:b/>
          <w:sz w:val="28"/>
          <w:szCs w:val="28"/>
          <w:u w:val="single"/>
        </w:rPr>
        <w:t xml:space="preserve">8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14BCBA6E"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 xml:space="preserve">Sharpie marks. The tip of the </w:t>
      </w:r>
      <w:proofErr w:type="spellStart"/>
      <w:r>
        <w:rPr>
          <w:rFonts w:ascii="Courier" w:hAnsi="Courier"/>
        </w:rPr>
        <w:t>Forstner</w:t>
      </w:r>
      <w:proofErr w:type="spellEnd"/>
      <w:r>
        <w:rPr>
          <w:rFonts w:ascii="Courier" w:hAnsi="Courier"/>
        </w:rPr>
        <w:t xml:space="preserve"> bit is perfect for this, but you can also use a needle or the tip of an X-</w:t>
      </w:r>
      <w:proofErr w:type="spellStart"/>
      <w:r>
        <w:rPr>
          <w:rFonts w:ascii="Courier" w:hAnsi="Courier"/>
        </w:rPr>
        <w:t>acto</w:t>
      </w:r>
      <w:proofErr w:type="spellEnd"/>
      <w:r>
        <w:rPr>
          <w:rFonts w:ascii="Courier" w:hAnsi="Courier"/>
        </w:rPr>
        <w:t xml:space="preserve"> blade</w:t>
      </w:r>
      <w:r w:rsidR="00B54DCE">
        <w:rPr>
          <w:rFonts w:ascii="Courier" w:hAnsi="Courier"/>
        </w:rPr>
        <w:t xml:space="preserve"> (poke and twirl)</w:t>
      </w:r>
      <w:r>
        <w:rPr>
          <w:rFonts w:ascii="Courier" w:hAnsi="Courier"/>
        </w:rPr>
        <w:t>. This will keep the drill bit centered when you start drilling the hole.</w:t>
      </w:r>
      <w:r>
        <w:rPr>
          <w:rFonts w:ascii="Courier" w:hAnsi="Courier"/>
        </w:rPr>
        <w:br/>
      </w:r>
      <w:r w:rsidR="00191B8A">
        <w:rPr>
          <w:rFonts w:ascii="Courier" w:hAnsi="Courier"/>
        </w:rP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lastRenderedPageBreak/>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w:t>
      </w:r>
      <w:proofErr w:type="spellStart"/>
      <w:r>
        <w:rPr>
          <w:rFonts w:ascii="Courier" w:hAnsi="Courier"/>
        </w:rPr>
        <w:t>acto</w:t>
      </w:r>
      <w:proofErr w:type="spellEnd"/>
      <w:r>
        <w:rPr>
          <w:rFonts w:ascii="Courier" w:hAnsi="Courier"/>
        </w:rPr>
        <w:t xml:space="preserve"> knife</w:t>
      </w:r>
      <w:r w:rsidR="00151E61">
        <w:rPr>
          <w:rFonts w:ascii="Courier" w:hAnsi="Courier"/>
        </w:rPr>
        <w:t xml:space="preserve"> or your fingernails</w:t>
      </w:r>
      <w:r>
        <w:rPr>
          <w:rFonts w:ascii="Courier" w:hAnsi="Courier"/>
        </w:rPr>
        <w:br/>
        <w:t>________</w:t>
      </w:r>
      <w:r>
        <w:rPr>
          <w:rFonts w:ascii="Courier" w:hAnsi="Courier"/>
        </w:rPr>
        <w:br/>
      </w:r>
    </w:p>
    <w:p w14:paraId="4DA51BE5" w14:textId="6F88A6CE"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r w:rsidR="008726C9">
        <w:rPr>
          <w:rFonts w:ascii="Courier" w:hAnsi="Courier"/>
        </w:rPr>
        <w:br/>
      </w:r>
    </w:p>
    <w:p w14:paraId="10EDF97D" w14:textId="0407E9A7" w:rsidR="00C83733" w:rsidRPr="00C83733" w:rsidRDefault="00C83733" w:rsidP="00C83733">
      <w:pPr>
        <w:pStyle w:val="Heading1"/>
      </w:pPr>
      <w:bookmarkStart w:id="329" w:name="_Toc94016604"/>
      <w:bookmarkStart w:id="330" w:name="_Toc96876759"/>
      <w:r>
        <w:t>Install binding posts</w:t>
      </w:r>
      <w:bookmarkEnd w:id="329"/>
      <w:bookmarkEnd w:id="330"/>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3E6C9284"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w:t>
      </w:r>
      <w:r w:rsidR="00E43238">
        <w:rPr>
          <w:rFonts w:ascii="Courier" w:hAnsi="Courier"/>
        </w:rPr>
        <w:t>s</w:t>
      </w:r>
      <w:r w:rsidR="00392A9A">
        <w:rPr>
          <w:rFonts w:ascii="Courier" w:hAnsi="Courier"/>
        </w:rPr>
        <w:t xml:space="preserve"> toward the TOP</w:t>
      </w:r>
      <w:r>
        <w:rPr>
          <w:rFonts w:ascii="Courier" w:hAnsi="Courier"/>
        </w:rPr>
        <w:t xml:space="preserve"> of the case</w:t>
      </w:r>
      <w:r>
        <w:rPr>
          <w:rFonts w:ascii="Courier" w:hAnsi="Courier"/>
        </w:rPr>
        <w:br/>
        <w:t>________</w:t>
      </w:r>
      <w:r>
        <w:rPr>
          <w:rFonts w:ascii="Courier" w:hAnsi="Courier"/>
        </w:rPr>
        <w:br/>
      </w:r>
    </w:p>
    <w:p w14:paraId="06D8E1D0" w14:textId="663DABB7" w:rsidR="006E65C5" w:rsidRDefault="006E65C5" w:rsidP="004B00B9">
      <w:pPr>
        <w:pStyle w:val="ListParagraph"/>
        <w:numPr>
          <w:ilvl w:val="0"/>
          <w:numId w:val="63"/>
        </w:numPr>
        <w:rPr>
          <w:rFonts w:ascii="Courier" w:hAnsi="Courier"/>
        </w:rPr>
      </w:pPr>
      <w:r>
        <w:rPr>
          <w:rFonts w:ascii="Courier" w:hAnsi="Courier"/>
        </w:rPr>
        <w:t>Slide backing plate</w:t>
      </w:r>
      <w:r w:rsidR="00E43238">
        <w:rPr>
          <w:rFonts w:ascii="Courier" w:hAnsi="Courier"/>
        </w:rPr>
        <w:t>s</w:t>
      </w:r>
      <w:r>
        <w:rPr>
          <w:rFonts w:ascii="Courier" w:hAnsi="Courier"/>
        </w:rPr>
        <w:t xml:space="preserve"> over the posts on the inside of the case</w:t>
      </w:r>
      <w:r>
        <w:rPr>
          <w:rFonts w:ascii="Courier" w:hAnsi="Courier"/>
        </w:rPr>
        <w:br/>
        <w:t>________</w:t>
      </w:r>
      <w:r>
        <w:rPr>
          <w:rFonts w:ascii="Courier" w:hAnsi="Courier"/>
        </w:rPr>
        <w:br/>
      </w:r>
    </w:p>
    <w:p w14:paraId="26EECDF6" w14:textId="79D3570A"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r w:rsidR="00191B8A">
        <w:rPr>
          <w:rFonts w:ascii="Courier" w:hAnsi="Courier"/>
        </w:rPr>
        <w:br/>
      </w:r>
    </w:p>
    <w:p w14:paraId="65E5A7C8" w14:textId="3E9B5CBF" w:rsidR="00191B8A" w:rsidRPr="001A5CD4" w:rsidRDefault="00191B8A" w:rsidP="001A5CD4">
      <w:pPr>
        <w:pStyle w:val="Heading1"/>
      </w:pPr>
      <w:bookmarkStart w:id="331" w:name="_Toc94016605"/>
      <w:bookmarkStart w:id="332" w:name="_Toc96876760"/>
      <w:r>
        <w:lastRenderedPageBreak/>
        <w:t>Install Arduino and PCB</w:t>
      </w:r>
      <w:bookmarkEnd w:id="331"/>
      <w:bookmarkEnd w:id="332"/>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5BCDCA7C"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r w:rsidRPr="00191B8A">
        <w:rPr>
          <w:rFonts w:ascii="Courier" w:hAnsi="Courier"/>
        </w:rPr>
        <w:br/>
      </w:r>
    </w:p>
    <w:p w14:paraId="7F4E933A" w14:textId="1FDE556D" w:rsidR="00C83733" w:rsidRPr="00C83733" w:rsidRDefault="00191B8A" w:rsidP="00C83733">
      <w:pPr>
        <w:pStyle w:val="Heading1"/>
      </w:pPr>
      <w:bookmarkStart w:id="333" w:name="_Toc94016606"/>
      <w:bookmarkStart w:id="334" w:name="_Toc96876761"/>
      <w:r>
        <w:t>Restore</w:t>
      </w:r>
      <w:r w:rsidR="00C83733">
        <w:t xml:space="preserve"> binding post connections</w:t>
      </w:r>
      <w:bookmarkEnd w:id="333"/>
      <w:bookmarkEnd w:id="334"/>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1851C7DD" w14:textId="0E57BD3C" w:rsidR="00191B8A" w:rsidRDefault="00191B8A" w:rsidP="004B00B9">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r>
        <w:rPr>
          <w:rFonts w:ascii="Courier" w:hAnsi="Courier"/>
        </w:rPr>
        <w:br/>
      </w:r>
    </w:p>
    <w:p w14:paraId="0AF9DDB6" w14:textId="7A7F96BA" w:rsidR="005C33BB" w:rsidRDefault="005C33BB" w:rsidP="00191B8A">
      <w:pPr>
        <w:pStyle w:val="ListParagraph"/>
        <w:rPr>
          <w:rFonts w:ascii="Courier" w:hAnsi="Courier"/>
        </w:rPr>
      </w:pPr>
    </w:p>
    <w:p w14:paraId="64E1A897" w14:textId="2F7FF8D6" w:rsidR="00C83733" w:rsidRPr="00C83733" w:rsidRDefault="00C83733" w:rsidP="00C83733">
      <w:pPr>
        <w:pStyle w:val="Heading1"/>
      </w:pPr>
      <w:bookmarkStart w:id="335" w:name="_Toc94016607"/>
      <w:bookmarkStart w:id="336" w:name="_Toc96876762"/>
      <w:r>
        <w:lastRenderedPageBreak/>
        <w:t>Drill USB connector hole</w:t>
      </w:r>
      <w:bookmarkEnd w:id="335"/>
      <w:bookmarkEnd w:id="336"/>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 xml:space="preserve">Make indentation in the exact center of the USB connector using the tip of the </w:t>
      </w:r>
      <w:proofErr w:type="spellStart"/>
      <w:r>
        <w:rPr>
          <w:rFonts w:ascii="Courier" w:hAnsi="Courier"/>
        </w:rPr>
        <w:t>Forstner</w:t>
      </w:r>
      <w:proofErr w:type="spellEnd"/>
      <w:r>
        <w:rPr>
          <w:rFonts w:ascii="Courier" w:hAnsi="Courier"/>
        </w:rPr>
        <w:t xml:space="preserve"> bit (or whatever pointy thing you used for the other drill-starting indentations)</w:t>
      </w:r>
      <w:r w:rsidR="00C52B60">
        <w:rPr>
          <w:rFonts w:ascii="Courier" w:hAnsi="Courier"/>
        </w:rPr>
        <w:t xml:space="preserve">. </w:t>
      </w:r>
      <w:r w:rsidR="00C52B60" w:rsidRPr="00877D7F">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 xml:space="preserve">Use 3/8” </w:t>
      </w:r>
      <w:proofErr w:type="spellStart"/>
      <w:r>
        <w:rPr>
          <w:rFonts w:ascii="Courier" w:hAnsi="Courier"/>
        </w:rPr>
        <w:t>Forstner</w:t>
      </w:r>
      <w:proofErr w:type="spellEnd"/>
      <w:r>
        <w:rPr>
          <w:rFonts w:ascii="Courier" w:hAnsi="Courier"/>
        </w:rPr>
        <w:t xml:space="preserve">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 xml:space="preserve">Alternative to </w:t>
      </w:r>
      <w:proofErr w:type="spellStart"/>
      <w:r>
        <w:rPr>
          <w:rFonts w:ascii="Courier" w:hAnsi="Courier"/>
        </w:rPr>
        <w:t>Forstner</w:t>
      </w:r>
      <w:proofErr w:type="spellEnd"/>
      <w:r>
        <w:rPr>
          <w:rFonts w:ascii="Courier" w:hAnsi="Courier"/>
        </w:rPr>
        <w:t xml:space="preserve">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w:t>
      </w:r>
      <w:proofErr w:type="spellStart"/>
      <w:r>
        <w:rPr>
          <w:rFonts w:ascii="Courier" w:hAnsi="Courier"/>
        </w:rPr>
        <w:t>acto</w:t>
      </w:r>
      <w:proofErr w:type="spellEnd"/>
      <w:r>
        <w:rPr>
          <w:rFonts w:ascii="Courier" w:hAnsi="Courier"/>
        </w:rPr>
        <w:t xml:space="preserve">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 xml:space="preserve">Wash </w:t>
      </w:r>
      <w:proofErr w:type="gramStart"/>
      <w:r>
        <w:rPr>
          <w:rFonts w:ascii="Courier" w:hAnsi="Courier"/>
        </w:rPr>
        <w:t>lid</w:t>
      </w:r>
      <w:proofErr w:type="gramEnd"/>
      <w:r>
        <w:rPr>
          <w:rFonts w:ascii="Courier" w:hAnsi="Courier"/>
        </w:rPr>
        <w:t xml:space="preserve">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62589441" w14:textId="706FD940" w:rsidR="00A962A4" w:rsidRPr="00C83733" w:rsidRDefault="00C83733" w:rsidP="00C83733">
      <w:pPr>
        <w:pStyle w:val="Heading1"/>
        <w:rPr>
          <w:rFonts w:ascii="Arial" w:hAnsi="Arial" w:cs="Arial"/>
          <w:color w:val="555555"/>
          <w:sz w:val="23"/>
          <w:szCs w:val="23"/>
        </w:rPr>
      </w:pPr>
      <w:bookmarkStart w:id="337" w:name="_Toc94016608"/>
      <w:bookmarkStart w:id="338" w:name="_Toc96876763"/>
      <w:r>
        <w:lastRenderedPageBreak/>
        <w:t>Final test</w:t>
      </w:r>
      <w:bookmarkEnd w:id="337"/>
      <w:bookmarkEnd w:id="338"/>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07AF9EE3" w:rsidR="00EC0572" w:rsidRPr="00EC0572" w:rsidRDefault="00877D7F" w:rsidP="00EC0572">
      <w:pPr>
        <w:rPr>
          <w:rFonts w:ascii="Courier" w:hAnsi="Courier"/>
        </w:rPr>
      </w:pPr>
      <w:r>
        <w:rPr>
          <w:rFonts w:ascii="Courier" w:hAnsi="Courier"/>
        </w:rPr>
        <w:t>Repeat the tests you did in “</w:t>
      </w:r>
      <w:r>
        <w:rPr>
          <w:rFonts w:ascii="Courier" w:hAnsi="Courier"/>
        </w:rPr>
        <w:fldChar w:fldCharType="begin"/>
      </w:r>
      <w:r>
        <w:rPr>
          <w:rFonts w:ascii="Courier" w:hAnsi="Courier"/>
        </w:rPr>
        <w:instrText xml:space="preserve"> REF _Ref411612631 \r \h </w:instrText>
      </w:r>
      <w:r>
        <w:rPr>
          <w:rFonts w:ascii="Courier" w:hAnsi="Courier"/>
        </w:rPr>
      </w:r>
      <w:r>
        <w:rPr>
          <w:rFonts w:ascii="Courier" w:hAnsi="Courier"/>
        </w:rPr>
        <w:fldChar w:fldCharType="separate"/>
      </w:r>
      <w:r w:rsidR="005C49D9">
        <w:rPr>
          <w:rFonts w:ascii="Courier" w:hAnsi="Courier"/>
        </w:rPr>
        <w:t>Step 28:</w:t>
      </w:r>
      <w:r>
        <w:rPr>
          <w:rFonts w:ascii="Courier" w:hAnsi="Courier"/>
        </w:rPr>
        <w:fldChar w:fldCharType="end"/>
      </w:r>
      <w:r>
        <w:rPr>
          <w:rFonts w:ascii="Courier" w:hAnsi="Courier"/>
        </w:rPr>
        <w:t xml:space="preserve"> </w:t>
      </w:r>
      <w:r>
        <w:rPr>
          <w:rFonts w:ascii="Courier" w:hAnsi="Courier"/>
        </w:rPr>
        <w:fldChar w:fldCharType="begin"/>
      </w:r>
      <w:r>
        <w:rPr>
          <w:rFonts w:ascii="Courier" w:hAnsi="Courier"/>
        </w:rPr>
        <w:instrText xml:space="preserve"> REF _Ref411612635 \h </w:instrText>
      </w:r>
      <w:r>
        <w:rPr>
          <w:rFonts w:ascii="Courier" w:hAnsi="Courier"/>
        </w:rPr>
      </w:r>
      <w:r>
        <w:rPr>
          <w:rFonts w:ascii="Courier" w:hAnsi="Courier"/>
        </w:rPr>
        <w:fldChar w:fldCharType="separate"/>
      </w:r>
      <w:r w:rsidR="005C49D9">
        <w:t>Sanity tests</w:t>
      </w:r>
      <w:r>
        <w:rPr>
          <w:rFonts w:ascii="Courier" w:hAnsi="Courier"/>
        </w:rPr>
        <w:fldChar w:fldCharType="end"/>
      </w:r>
      <w:r>
        <w:rPr>
          <w:rFonts w:ascii="Courier" w:hAnsi="Courier"/>
        </w:rPr>
        <w:t xml:space="preserve">” </w:t>
      </w:r>
      <w:r w:rsidRPr="00EC0572">
        <w:rPr>
          <w:rFonts w:ascii="Courier" w:hAnsi="Courier"/>
        </w:rPr>
        <w:t>to make sure everything got hooked back up correctly.</w:t>
      </w:r>
    </w:p>
    <w:p w14:paraId="125B4564" w14:textId="77777777" w:rsidR="00EC0572" w:rsidRPr="00EC0572" w:rsidRDefault="00EC0572" w:rsidP="00EC0572">
      <w:pPr>
        <w:rPr>
          <w:rFonts w:ascii="Courier" w:hAnsi="Courier"/>
        </w:rPr>
      </w:pPr>
    </w:p>
    <w:p w14:paraId="5281DAE1" w14:textId="71510412" w:rsidR="00EC0572" w:rsidRPr="00EC0572" w:rsidRDefault="00EC0572" w:rsidP="00EC0572">
      <w:pPr>
        <w:rPr>
          <w:rFonts w:ascii="Courier" w:hAnsi="Courier"/>
        </w:rPr>
      </w:pPr>
      <w:r w:rsidRPr="00EC0572">
        <w:rPr>
          <w:rFonts w:ascii="Courier" w:hAnsi="Courier"/>
        </w:rPr>
        <w:t xml:space="preserve">You may now test it with a real PV </w:t>
      </w:r>
      <w:r w:rsidR="00E43238">
        <w:rPr>
          <w:rFonts w:ascii="Courier" w:hAnsi="Courier"/>
        </w:rPr>
        <w:t>cell</w:t>
      </w:r>
      <w:r w:rsidR="00E43238" w:rsidRPr="00EC0572">
        <w:rPr>
          <w:rFonts w:ascii="Courier" w:hAnsi="Courier"/>
        </w:rPr>
        <w:t>.</w:t>
      </w:r>
      <w:r w:rsidR="00E43238">
        <w:rPr>
          <w:rFonts w:ascii="Courier" w:hAnsi="Courier"/>
        </w:rPr>
        <w:t xml:space="preserve"> Refer to the IV Swinger 2 User Guide for information on how to build and connect a bias battery, which is necessary for typical high power PV cells</w:t>
      </w:r>
      <w:r w:rsidRPr="00EC0572">
        <w:rPr>
          <w:rFonts w:ascii="Courier" w:hAnsi="Courier"/>
        </w:rPr>
        <w:t>.</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2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FE809" w14:textId="77777777" w:rsidR="007A7562" w:rsidRDefault="007A7562" w:rsidP="0010589F">
      <w:r>
        <w:separator/>
      </w:r>
    </w:p>
  </w:endnote>
  <w:endnote w:type="continuationSeparator" w:id="0">
    <w:p w14:paraId="2D518018" w14:textId="77777777" w:rsidR="007A7562" w:rsidRDefault="007A7562"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altName w:val="Times Roman"/>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7D7F">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BC1DB" w14:textId="77777777" w:rsidR="007A7562" w:rsidRDefault="007A7562" w:rsidP="0010589F">
      <w:r>
        <w:separator/>
      </w:r>
    </w:p>
  </w:footnote>
  <w:footnote w:type="continuationSeparator" w:id="0">
    <w:p w14:paraId="680BA8EF" w14:textId="77777777" w:rsidR="007A7562" w:rsidRDefault="007A7562" w:rsidP="00105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15:restartNumberingAfterBreak="0">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1" w15:restartNumberingAfterBreak="0">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4" w15:restartNumberingAfterBreak="0">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8" w15:restartNumberingAfterBreak="0">
    <w:nsid w:val="21D228B8"/>
    <w:multiLevelType w:val="hybridMultilevel"/>
    <w:tmpl w:val="8C62306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15:restartNumberingAfterBreak="0">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0" w15:restartNumberingAfterBreak="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3" w15:restartNumberingAfterBreak="0">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0613558"/>
    <w:multiLevelType w:val="hybridMultilevel"/>
    <w:tmpl w:val="6238791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9" w15:restartNumberingAfterBreak="0">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0" w15:restartNumberingAfterBreak="0">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3" w15:restartNumberingAfterBreak="0">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4" w15:restartNumberingAfterBreak="0">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2"/>
  </w:num>
  <w:num w:numId="3">
    <w:abstractNumId w:val="79"/>
  </w:num>
  <w:num w:numId="4">
    <w:abstractNumId w:val="11"/>
  </w:num>
  <w:num w:numId="5">
    <w:abstractNumId w:val="59"/>
  </w:num>
  <w:num w:numId="6">
    <w:abstractNumId w:val="62"/>
  </w:num>
  <w:num w:numId="7">
    <w:abstractNumId w:val="78"/>
  </w:num>
  <w:num w:numId="8">
    <w:abstractNumId w:val="27"/>
  </w:num>
  <w:num w:numId="9">
    <w:abstractNumId w:val="52"/>
  </w:num>
  <w:num w:numId="10">
    <w:abstractNumId w:val="32"/>
  </w:num>
  <w:num w:numId="11">
    <w:abstractNumId w:val="7"/>
  </w:num>
  <w:num w:numId="12">
    <w:abstractNumId w:val="17"/>
  </w:num>
  <w:num w:numId="13">
    <w:abstractNumId w:val="77"/>
  </w:num>
  <w:num w:numId="14">
    <w:abstractNumId w:val="45"/>
  </w:num>
  <w:num w:numId="15">
    <w:abstractNumId w:val="19"/>
  </w:num>
  <w:num w:numId="16">
    <w:abstractNumId w:val="85"/>
  </w:num>
  <w:num w:numId="17">
    <w:abstractNumId w:val="48"/>
  </w:num>
  <w:num w:numId="18">
    <w:abstractNumId w:val="24"/>
  </w:num>
  <w:num w:numId="19">
    <w:abstractNumId w:val="69"/>
  </w:num>
  <w:num w:numId="20">
    <w:abstractNumId w:val="58"/>
  </w:num>
  <w:num w:numId="21">
    <w:abstractNumId w:val="16"/>
  </w:num>
  <w:num w:numId="22">
    <w:abstractNumId w:val="75"/>
  </w:num>
  <w:num w:numId="23">
    <w:abstractNumId w:val="73"/>
  </w:num>
  <w:num w:numId="24">
    <w:abstractNumId w:val="40"/>
  </w:num>
  <w:num w:numId="25">
    <w:abstractNumId w:val="63"/>
  </w:num>
  <w:num w:numId="26">
    <w:abstractNumId w:val="34"/>
  </w:num>
  <w:num w:numId="27">
    <w:abstractNumId w:val="49"/>
  </w:num>
  <w:num w:numId="28">
    <w:abstractNumId w:val="67"/>
  </w:num>
  <w:num w:numId="29">
    <w:abstractNumId w:val="61"/>
  </w:num>
  <w:num w:numId="30">
    <w:abstractNumId w:val="29"/>
  </w:num>
  <w:num w:numId="31">
    <w:abstractNumId w:val="51"/>
  </w:num>
  <w:num w:numId="32">
    <w:abstractNumId w:val="1"/>
  </w:num>
  <w:num w:numId="33">
    <w:abstractNumId w:val="18"/>
  </w:num>
  <w:num w:numId="34">
    <w:abstractNumId w:val="46"/>
  </w:num>
  <w:num w:numId="35">
    <w:abstractNumId w:val="76"/>
  </w:num>
  <w:num w:numId="36">
    <w:abstractNumId w:val="21"/>
  </w:num>
  <w:num w:numId="37">
    <w:abstractNumId w:val="83"/>
  </w:num>
  <w:num w:numId="38">
    <w:abstractNumId w:val="72"/>
  </w:num>
  <w:num w:numId="39">
    <w:abstractNumId w:val="4"/>
  </w:num>
  <w:num w:numId="40">
    <w:abstractNumId w:val="25"/>
  </w:num>
  <w:num w:numId="41">
    <w:abstractNumId w:val="15"/>
  </w:num>
  <w:num w:numId="42">
    <w:abstractNumId w:val="81"/>
  </w:num>
  <w:num w:numId="43">
    <w:abstractNumId w:val="26"/>
  </w:num>
  <w:num w:numId="44">
    <w:abstractNumId w:val="37"/>
  </w:num>
  <w:num w:numId="45">
    <w:abstractNumId w:val="0"/>
  </w:num>
  <w:num w:numId="46">
    <w:abstractNumId w:val="12"/>
  </w:num>
  <w:num w:numId="47">
    <w:abstractNumId w:val="53"/>
  </w:num>
  <w:num w:numId="48">
    <w:abstractNumId w:val="30"/>
  </w:num>
  <w:num w:numId="49">
    <w:abstractNumId w:val="9"/>
  </w:num>
  <w:num w:numId="50">
    <w:abstractNumId w:val="42"/>
  </w:num>
  <w:num w:numId="51">
    <w:abstractNumId w:val="70"/>
  </w:num>
  <w:num w:numId="52">
    <w:abstractNumId w:val="8"/>
  </w:num>
  <w:num w:numId="53">
    <w:abstractNumId w:val="50"/>
  </w:num>
  <w:num w:numId="54">
    <w:abstractNumId w:val="3"/>
  </w:num>
  <w:num w:numId="55">
    <w:abstractNumId w:val="33"/>
  </w:num>
  <w:num w:numId="56">
    <w:abstractNumId w:val="22"/>
  </w:num>
  <w:num w:numId="57">
    <w:abstractNumId w:val="2"/>
  </w:num>
  <w:num w:numId="58">
    <w:abstractNumId w:val="31"/>
  </w:num>
  <w:num w:numId="59">
    <w:abstractNumId w:val="5"/>
  </w:num>
  <w:num w:numId="60">
    <w:abstractNumId w:val="39"/>
  </w:num>
  <w:num w:numId="61">
    <w:abstractNumId w:val="14"/>
  </w:num>
  <w:num w:numId="62">
    <w:abstractNumId w:val="55"/>
  </w:num>
  <w:num w:numId="63">
    <w:abstractNumId w:val="47"/>
  </w:num>
  <w:num w:numId="64">
    <w:abstractNumId w:val="43"/>
  </w:num>
  <w:num w:numId="65">
    <w:abstractNumId w:val="65"/>
  </w:num>
  <w:num w:numId="66">
    <w:abstractNumId w:val="13"/>
  </w:num>
  <w:num w:numId="67">
    <w:abstractNumId w:val="57"/>
  </w:num>
  <w:num w:numId="68">
    <w:abstractNumId w:val="36"/>
  </w:num>
  <w:num w:numId="69">
    <w:abstractNumId w:val="41"/>
  </w:num>
  <w:num w:numId="70">
    <w:abstractNumId w:val="23"/>
  </w:num>
  <w:num w:numId="71">
    <w:abstractNumId w:val="56"/>
  </w:num>
  <w:num w:numId="72">
    <w:abstractNumId w:val="6"/>
  </w:num>
  <w:num w:numId="73">
    <w:abstractNumId w:val="60"/>
  </w:num>
  <w:num w:numId="74">
    <w:abstractNumId w:val="68"/>
  </w:num>
  <w:num w:numId="75">
    <w:abstractNumId w:val="64"/>
  </w:num>
  <w:num w:numId="76">
    <w:abstractNumId w:val="44"/>
  </w:num>
  <w:num w:numId="77">
    <w:abstractNumId w:val="10"/>
  </w:num>
  <w:num w:numId="78">
    <w:abstractNumId w:val="84"/>
  </w:num>
  <w:num w:numId="79">
    <w:abstractNumId w:val="80"/>
  </w:num>
  <w:num w:numId="80">
    <w:abstractNumId w:val="66"/>
  </w:num>
  <w:num w:numId="81">
    <w:abstractNumId w:val="74"/>
  </w:num>
  <w:num w:numId="82">
    <w:abstractNumId w:val="54"/>
  </w:num>
  <w:num w:numId="83">
    <w:abstractNumId w:val="38"/>
  </w:num>
  <w:num w:numId="84">
    <w:abstractNumId w:val="35"/>
  </w:num>
  <w:num w:numId="85">
    <w:abstractNumId w:val="28"/>
  </w:num>
  <w:num w:numId="86">
    <w:abstractNumId w:val="71"/>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Satterlee">
    <w15:presenceInfo w15:providerId="Windows Live" w15:userId="6b7bc3c03dc094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397"/>
    <w:rsid w:val="00007723"/>
    <w:rsid w:val="00020E53"/>
    <w:rsid w:val="00026A66"/>
    <w:rsid w:val="00033255"/>
    <w:rsid w:val="00036ED1"/>
    <w:rsid w:val="000375C4"/>
    <w:rsid w:val="00042397"/>
    <w:rsid w:val="0009613E"/>
    <w:rsid w:val="00096DBE"/>
    <w:rsid w:val="000B2CC7"/>
    <w:rsid w:val="000B58F5"/>
    <w:rsid w:val="000E711B"/>
    <w:rsid w:val="000F65B6"/>
    <w:rsid w:val="000F68E7"/>
    <w:rsid w:val="000F6AD5"/>
    <w:rsid w:val="00103ED4"/>
    <w:rsid w:val="0010589F"/>
    <w:rsid w:val="001106DF"/>
    <w:rsid w:val="0012267B"/>
    <w:rsid w:val="0014156D"/>
    <w:rsid w:val="00143F00"/>
    <w:rsid w:val="0014770B"/>
    <w:rsid w:val="00151E61"/>
    <w:rsid w:val="001723D3"/>
    <w:rsid w:val="00172ECA"/>
    <w:rsid w:val="00182D98"/>
    <w:rsid w:val="00185F45"/>
    <w:rsid w:val="001918D2"/>
    <w:rsid w:val="00191B8A"/>
    <w:rsid w:val="001A48F0"/>
    <w:rsid w:val="001A5CD4"/>
    <w:rsid w:val="001C6F76"/>
    <w:rsid w:val="001E2DFA"/>
    <w:rsid w:val="00201C12"/>
    <w:rsid w:val="00204B44"/>
    <w:rsid w:val="002258C5"/>
    <w:rsid w:val="00225A9C"/>
    <w:rsid w:val="00257478"/>
    <w:rsid w:val="00272014"/>
    <w:rsid w:val="0027427D"/>
    <w:rsid w:val="00274974"/>
    <w:rsid w:val="00280A94"/>
    <w:rsid w:val="0029247D"/>
    <w:rsid w:val="002A1997"/>
    <w:rsid w:val="002C0ADE"/>
    <w:rsid w:val="0030320F"/>
    <w:rsid w:val="00303466"/>
    <w:rsid w:val="00326E27"/>
    <w:rsid w:val="003328FA"/>
    <w:rsid w:val="00361441"/>
    <w:rsid w:val="0036528D"/>
    <w:rsid w:val="00365B03"/>
    <w:rsid w:val="00385AC8"/>
    <w:rsid w:val="00392A9A"/>
    <w:rsid w:val="00395E4A"/>
    <w:rsid w:val="003D299E"/>
    <w:rsid w:val="003E2D8D"/>
    <w:rsid w:val="003F4BAD"/>
    <w:rsid w:val="00403074"/>
    <w:rsid w:val="00407E0C"/>
    <w:rsid w:val="00410F54"/>
    <w:rsid w:val="00414B4C"/>
    <w:rsid w:val="004171C9"/>
    <w:rsid w:val="0042105C"/>
    <w:rsid w:val="0043448E"/>
    <w:rsid w:val="004358B3"/>
    <w:rsid w:val="00465F51"/>
    <w:rsid w:val="00466392"/>
    <w:rsid w:val="00477D8A"/>
    <w:rsid w:val="00497B00"/>
    <w:rsid w:val="004B00B9"/>
    <w:rsid w:val="004C014A"/>
    <w:rsid w:val="004D3FCB"/>
    <w:rsid w:val="004F624E"/>
    <w:rsid w:val="005130CA"/>
    <w:rsid w:val="00516EAB"/>
    <w:rsid w:val="005203DC"/>
    <w:rsid w:val="005220A6"/>
    <w:rsid w:val="005246AB"/>
    <w:rsid w:val="00531850"/>
    <w:rsid w:val="00532279"/>
    <w:rsid w:val="00550BBF"/>
    <w:rsid w:val="005774B2"/>
    <w:rsid w:val="005853C9"/>
    <w:rsid w:val="0059303A"/>
    <w:rsid w:val="005A7569"/>
    <w:rsid w:val="005B0058"/>
    <w:rsid w:val="005C33BB"/>
    <w:rsid w:val="005C49D9"/>
    <w:rsid w:val="005E6199"/>
    <w:rsid w:val="00604B8E"/>
    <w:rsid w:val="00620006"/>
    <w:rsid w:val="006368D7"/>
    <w:rsid w:val="00637008"/>
    <w:rsid w:val="00647BCC"/>
    <w:rsid w:val="006554B7"/>
    <w:rsid w:val="006647B9"/>
    <w:rsid w:val="00671490"/>
    <w:rsid w:val="006A0897"/>
    <w:rsid w:val="006A4DA3"/>
    <w:rsid w:val="006A5137"/>
    <w:rsid w:val="006B35AC"/>
    <w:rsid w:val="006C03F0"/>
    <w:rsid w:val="006D6878"/>
    <w:rsid w:val="006E65C5"/>
    <w:rsid w:val="00711212"/>
    <w:rsid w:val="007370D8"/>
    <w:rsid w:val="00745603"/>
    <w:rsid w:val="00780644"/>
    <w:rsid w:val="007859AF"/>
    <w:rsid w:val="00785E25"/>
    <w:rsid w:val="007A7295"/>
    <w:rsid w:val="007A7562"/>
    <w:rsid w:val="007B506C"/>
    <w:rsid w:val="007B5C9C"/>
    <w:rsid w:val="007D32F6"/>
    <w:rsid w:val="007E1521"/>
    <w:rsid w:val="007E6F65"/>
    <w:rsid w:val="007F5169"/>
    <w:rsid w:val="00844FB9"/>
    <w:rsid w:val="00860A5A"/>
    <w:rsid w:val="00863F06"/>
    <w:rsid w:val="00866F54"/>
    <w:rsid w:val="008726C9"/>
    <w:rsid w:val="00877D7F"/>
    <w:rsid w:val="008A01B4"/>
    <w:rsid w:val="008A1BC6"/>
    <w:rsid w:val="008A3EA3"/>
    <w:rsid w:val="008A50EA"/>
    <w:rsid w:val="008B3459"/>
    <w:rsid w:val="008C5830"/>
    <w:rsid w:val="008D293F"/>
    <w:rsid w:val="008F696F"/>
    <w:rsid w:val="009270F5"/>
    <w:rsid w:val="00940838"/>
    <w:rsid w:val="009824A9"/>
    <w:rsid w:val="00987002"/>
    <w:rsid w:val="00992517"/>
    <w:rsid w:val="009A0D04"/>
    <w:rsid w:val="009D523C"/>
    <w:rsid w:val="009E34EE"/>
    <w:rsid w:val="009F7C95"/>
    <w:rsid w:val="00A02B8C"/>
    <w:rsid w:val="00A041BC"/>
    <w:rsid w:val="00A214AE"/>
    <w:rsid w:val="00A24C10"/>
    <w:rsid w:val="00A31620"/>
    <w:rsid w:val="00A815D8"/>
    <w:rsid w:val="00A962A4"/>
    <w:rsid w:val="00AA3975"/>
    <w:rsid w:val="00AC2C68"/>
    <w:rsid w:val="00AD01D7"/>
    <w:rsid w:val="00AE277E"/>
    <w:rsid w:val="00B15D86"/>
    <w:rsid w:val="00B3429E"/>
    <w:rsid w:val="00B421DA"/>
    <w:rsid w:val="00B54DCE"/>
    <w:rsid w:val="00B756C3"/>
    <w:rsid w:val="00B82E34"/>
    <w:rsid w:val="00B91C75"/>
    <w:rsid w:val="00BE08E1"/>
    <w:rsid w:val="00BF68B3"/>
    <w:rsid w:val="00C268C6"/>
    <w:rsid w:val="00C30382"/>
    <w:rsid w:val="00C308D3"/>
    <w:rsid w:val="00C52B60"/>
    <w:rsid w:val="00C625DF"/>
    <w:rsid w:val="00C73815"/>
    <w:rsid w:val="00C73CE7"/>
    <w:rsid w:val="00C83733"/>
    <w:rsid w:val="00CA49DA"/>
    <w:rsid w:val="00CE10E8"/>
    <w:rsid w:val="00D0367F"/>
    <w:rsid w:val="00D137BC"/>
    <w:rsid w:val="00D16522"/>
    <w:rsid w:val="00D27749"/>
    <w:rsid w:val="00D327C9"/>
    <w:rsid w:val="00D8361A"/>
    <w:rsid w:val="00D836BB"/>
    <w:rsid w:val="00D912E7"/>
    <w:rsid w:val="00DA593C"/>
    <w:rsid w:val="00DB0A16"/>
    <w:rsid w:val="00DB1972"/>
    <w:rsid w:val="00DD268D"/>
    <w:rsid w:val="00E20844"/>
    <w:rsid w:val="00E23477"/>
    <w:rsid w:val="00E24333"/>
    <w:rsid w:val="00E32D71"/>
    <w:rsid w:val="00E43238"/>
    <w:rsid w:val="00E435FF"/>
    <w:rsid w:val="00E74B79"/>
    <w:rsid w:val="00E820DC"/>
    <w:rsid w:val="00E837A5"/>
    <w:rsid w:val="00EC0572"/>
    <w:rsid w:val="00ED341F"/>
    <w:rsid w:val="00EE0200"/>
    <w:rsid w:val="00EE1C70"/>
    <w:rsid w:val="00F04FF2"/>
    <w:rsid w:val="00F10396"/>
    <w:rsid w:val="00F10DA3"/>
    <w:rsid w:val="00F17D7E"/>
    <w:rsid w:val="00F45917"/>
    <w:rsid w:val="00F53E47"/>
    <w:rsid w:val="00F7023D"/>
    <w:rsid w:val="00F77EC8"/>
    <w:rsid w:val="00F811B5"/>
    <w:rsid w:val="00F86444"/>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68B22A"/>
  <w14:defaultImageDpi w14:val="300"/>
  <w15:docId w15:val="{047449AA-8EDA-604A-B841-A2A16CA1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497B00"/>
    <w:pPr>
      <w:pBdr>
        <w:bottom w:val="single" w:sz="8" w:space="4" w:color="4F81BD" w:themeColor="accent1"/>
      </w:pBdr>
      <w:tabs>
        <w:tab w:val="left" w:pos="1278"/>
      </w:tabs>
      <w:spacing w:after="300"/>
      <w:contextualSpacing/>
      <w:pPrChange w:id="0" w:author="Chris Satterlee" w:date="2022-01-25T15:14:00Z">
        <w:pPr>
          <w:pBdr>
            <w:bottom w:val="single" w:sz="8" w:space="4" w:color="4F81BD" w:themeColor="accent1"/>
          </w:pBdr>
          <w:tabs>
            <w:tab w:val="left" w:pos="1278"/>
          </w:tabs>
          <w:spacing w:after="300"/>
          <w:contextualSpacing/>
        </w:pPr>
      </w:pPrChange>
    </w:pPr>
    <w:rPr>
      <w:rFonts w:asciiTheme="majorHAnsi" w:eastAsiaTheme="majorEastAsia" w:hAnsiTheme="majorHAnsi" w:cstheme="majorBidi"/>
      <w:color w:val="17365D" w:themeColor="text2" w:themeShade="BF"/>
      <w:spacing w:val="5"/>
      <w:kern w:val="28"/>
      <w:sz w:val="96"/>
      <w:szCs w:val="52"/>
      <w:rPrChange w:id="0" w:author="Chris Satterlee" w:date="2022-01-25T15:14:00Z">
        <w:rPr>
          <w:rFonts w:asciiTheme="majorHAnsi" w:eastAsiaTheme="majorEastAsia" w:hAnsiTheme="majorHAnsi" w:cstheme="majorBidi"/>
          <w:color w:val="17365D" w:themeColor="text2" w:themeShade="BF"/>
          <w:spacing w:val="5"/>
          <w:kern w:val="28"/>
          <w:sz w:val="96"/>
          <w:szCs w:val="52"/>
          <w:lang w:val="en-US" w:eastAsia="en-US" w:bidi="ar-SA"/>
        </w:rPr>
      </w:rPrChange>
    </w:rPr>
  </w:style>
  <w:style w:type="character" w:customStyle="1" w:styleId="TitleChar">
    <w:name w:val="Title Char"/>
    <w:basedOn w:val="DefaultParagraphFont"/>
    <w:link w:val="Title"/>
    <w:uiPriority w:val="10"/>
    <w:rsid w:val="00497B00"/>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 w:type="paragraph" w:styleId="Revision">
    <w:name w:val="Revision"/>
    <w:hidden/>
    <w:uiPriority w:val="99"/>
    <w:semiHidden/>
    <w:rsid w:val="00497B00"/>
  </w:style>
  <w:style w:type="character" w:styleId="UnresolvedMention">
    <w:name w:val="Unresolved Mention"/>
    <w:basedOn w:val="DefaultParagraphFont"/>
    <w:uiPriority w:val="99"/>
    <w:semiHidden/>
    <w:unhideWhenUsed/>
    <w:rsid w:val="004F6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669334907">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nstructables.com" TargetMode="External"/><Relationship Id="rId18" Type="http://schemas.openxmlformats.org/officeDocument/2006/relationships/hyperlink" Target="https://github.com/csatt/IV_Swinger/release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csatt/IV_Swinger/raw/master/PCB/BOM/ssr_cell_BOM.pdf" TargetMode="External"/><Relationship Id="rId7" Type="http://schemas.openxmlformats.org/officeDocument/2006/relationships/endnotes" Target="endnotes.xml"/><Relationship Id="rId12" Type="http://schemas.openxmlformats.org/officeDocument/2006/relationships/hyperlink" Target="https://github.com/csatt/IV_Swinger" TargetMode="External"/><Relationship Id="rId17" Type="http://schemas.openxmlformats.org/officeDocument/2006/relationships/hyperlink" Target="https://www.arduino.cc/en/Main/Software" TargetMode="External"/><Relationship Id="rId25" Type="http://schemas.openxmlformats.org/officeDocument/2006/relationships/hyperlink" Target="https://raw.githubusercontent.com/csatt/IV_Swinger/master/Arduino/IV_Swinger2/IV_Swinger2.ino" TargetMode="External"/><Relationship Id="rId2" Type="http://schemas.openxmlformats.org/officeDocument/2006/relationships/numbering" Target="numbering.xml"/><Relationship Id="rId16" Type="http://schemas.openxmlformats.org/officeDocument/2006/relationships/hyperlink" Target="https://github.com/csatt/IV_Swinger/raw/master/PCB/IV_Swinger_2_ss_cell/PDF/IV_Swinger_2_ss_cell_sch.pdf" TargetMode="External"/><Relationship Id="rId20" Type="http://schemas.openxmlformats.org/officeDocument/2006/relationships/hyperlink" Target="https://www.pcbway.com"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 TargetMode="External"/><Relationship Id="rId24" Type="http://schemas.openxmlformats.org/officeDocument/2006/relationships/hyperlink" Target="https://www.instructables.com/id/Cleaning-up-your-PCB/" TargetMode="External"/><Relationship Id="rId5" Type="http://schemas.openxmlformats.org/officeDocument/2006/relationships/webSettings" Target="webSettings.xml"/><Relationship Id="rId15" Type="http://schemas.openxmlformats.org/officeDocument/2006/relationships/hyperlink" Target="https://www.instructables.com/id/IV-Swinger-2-a-50-IV-Curve-Tracer" TargetMode="External"/><Relationship Id="rId23" Type="http://schemas.openxmlformats.org/officeDocument/2006/relationships/hyperlink" Target="https://learn.adafruit.com/adafruit-guide-excellent-soldering/common-problems" TargetMode="External"/><Relationship Id="rId28" Type="http://schemas.openxmlformats.org/officeDocument/2006/relationships/fontTable" Target="fontTable.xml"/><Relationship Id="rId10" Type="http://schemas.openxmlformats.org/officeDocument/2006/relationships/hyperlink" Target="http://www.tapr.org/OHL" TargetMode="External"/><Relationship Id="rId19" Type="http://schemas.openxmlformats.org/officeDocument/2006/relationships/hyperlink" Target="https://oshpark.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instructables.com/id/IV-Swinger-2-a-50-IV-Curve-Tracer" TargetMode="External"/><Relationship Id="rId22" Type="http://schemas.openxmlformats.org/officeDocument/2006/relationships/hyperlink" Target="https://www.arduino.cc/en/Main/Contribute"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43BBA-1337-3046-A982-B4510CC89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TotalTime>
  <Pages>33</Pages>
  <Words>5869</Words>
  <Characters>33458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Chris Satterlee</cp:lastModifiedBy>
  <cp:revision>100</cp:revision>
  <cp:lastPrinted>2019-02-02T21:01:00Z</cp:lastPrinted>
  <dcterms:created xsi:type="dcterms:W3CDTF">2017-03-27T20:30:00Z</dcterms:created>
  <dcterms:modified xsi:type="dcterms:W3CDTF">2022-02-28T01:54:00Z</dcterms:modified>
</cp:coreProperties>
</file>