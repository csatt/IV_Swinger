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E75022">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D0968DA"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**SSR module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5580AF99" w:rsidR="0059303A" w:rsidRDefault="00EE1C70" w:rsidP="0059303A">
      <w:r>
        <w:t>Document Revision: 1.0</w:t>
      </w:r>
      <w:ins w:id="1" w:author="Chris Satterlee" w:date="2022-01-25T13:56:00Z">
        <w:r w:rsidR="00E75022">
          <w:t>3</w:t>
        </w:r>
      </w:ins>
      <w:del w:id="2" w:author="Chris Satterlee" w:date="2022-01-25T13:56:00Z">
        <w:r w:rsidR="003B1E0C" w:rsidDel="00E75022">
          <w:delText>2</w:delText>
        </w:r>
      </w:del>
      <w:r w:rsidR="0059303A">
        <w:t xml:space="preserve">  (</w:t>
      </w:r>
      <w:ins w:id="3" w:author="Chris Satterlee" w:date="2022-01-25T13:56:00Z">
        <w:r w:rsidR="00E75022">
          <w:t>2</w:t>
        </w:r>
      </w:ins>
      <w:ins w:id="4" w:author="Chris Satterlee" w:date="2022-02-27T16:14:00Z">
        <w:r w:rsidR="004C1DF7">
          <w:t>7</w:t>
        </w:r>
      </w:ins>
      <w:del w:id="5" w:author="Chris Satterlee" w:date="2022-01-25T13:56:00Z">
        <w:r w:rsidR="00A75946" w:rsidDel="00E75022">
          <w:delText>1</w:delText>
        </w:r>
        <w:r w:rsidR="003B1E0C" w:rsidDel="00E75022">
          <w:delText>7</w:delText>
        </w:r>
      </w:del>
      <w:r w:rsidR="0059303A">
        <w:t>-</w:t>
      </w:r>
      <w:ins w:id="6" w:author="Chris Satterlee" w:date="2022-02-27T16:15:00Z">
        <w:r w:rsidR="004C1DF7">
          <w:t>Feb</w:t>
        </w:r>
      </w:ins>
      <w:del w:id="7" w:author="Chris Satterlee" w:date="2022-01-25T13:56:00Z">
        <w:r w:rsidR="00ED341F" w:rsidDel="00E75022">
          <w:delText>Fe</w:delText>
        </w:r>
        <w:r w:rsidR="000C6157" w:rsidDel="00E75022">
          <w:delText>b</w:delText>
        </w:r>
      </w:del>
      <w:r w:rsidR="008A50EA">
        <w:t>, 20</w:t>
      </w:r>
      <w:ins w:id="8" w:author="Chris Satterlee" w:date="2022-01-25T13:56:00Z">
        <w:r w:rsidR="00E75022">
          <w:t>22</w:t>
        </w:r>
      </w:ins>
      <w:del w:id="9" w:author="Chris Satterlee" w:date="2022-01-25T13:56:00Z">
        <w:r w:rsidR="008A50EA" w:rsidDel="00E75022">
          <w:delText>19</w:delText>
        </w:r>
      </w:del>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22D62938">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42.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06B701C3" w:rsidR="00C83733" w:rsidRPr="00C83733" w:rsidRDefault="00BE08E1" w:rsidP="00C83733">
      <w:pPr>
        <w:rPr>
          <w:rFonts w:ascii="Courier" w:hAnsi="Courier"/>
        </w:rPr>
      </w:pPr>
      <w:r>
        <w:t>Copyright (C) 20</w:t>
      </w:r>
      <w:ins w:id="10" w:author="Chris Satterlee" w:date="2022-01-25T14:19:00Z">
        <w:r w:rsidR="00C13D15">
          <w:t>22</w:t>
        </w:r>
      </w:ins>
      <w:del w:id="11" w:author="Chris Satterlee" w:date="2022-01-25T14:19:00Z">
        <w:r w:rsidDel="00C13D15">
          <w:delText>19</w:delText>
        </w:r>
      </w:del>
      <w:r w:rsidR="00C83733"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0CA9A868"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63AE5E84"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336CEBC2"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151631D3" w14:textId="79B4265D" w:rsidR="00A75946" w:rsidDel="00C13D15" w:rsidRDefault="00C83733">
      <w:pPr>
        <w:pStyle w:val="TOC1"/>
        <w:tabs>
          <w:tab w:val="left" w:pos="940"/>
          <w:tab w:val="right" w:leader="dot" w:pos="8630"/>
        </w:tabs>
        <w:rPr>
          <w:del w:id="12" w:author="Chris Satterlee" w:date="2022-01-25T15:02:00Z"/>
          <w:noProof/>
          <w:lang w:eastAsia="ja-JP"/>
        </w:rPr>
      </w:pPr>
      <w:del w:id="13" w:author="Chris Satterlee" w:date="2022-02-27T16:20:00Z">
        <w:r w:rsidDel="004C1DF7">
          <w:rPr>
            <w:rFonts w:ascii="Courier" w:hAnsi="Courier"/>
          </w:rPr>
          <w:lastRenderedPageBreak/>
          <w:fldChar w:fldCharType="begin"/>
        </w:r>
        <w:r w:rsidDel="004C1DF7">
          <w:rPr>
            <w:rFonts w:ascii="Courier" w:hAnsi="Courier"/>
          </w:rPr>
          <w:delInstrText xml:space="preserve"> TOC \o "1-3" </w:delInstrText>
        </w:r>
        <w:r w:rsidDel="004C1DF7">
          <w:rPr>
            <w:rFonts w:ascii="Courier" w:hAnsi="Courier"/>
          </w:rPr>
          <w:fldChar w:fldCharType="separate"/>
        </w:r>
      </w:del>
      <w:del w:id="14" w:author="Chris Satterlee" w:date="2022-01-25T15:02:00Z">
        <w:r w:rsidR="00A75946" w:rsidRPr="00C137C1" w:rsidDel="00C13D15">
          <w:rPr>
            <w:noProof/>
            <w:color w:val="4F81BD" w:themeColor="accent1"/>
          </w:rPr>
          <w:delText>Step 1:</w:delText>
        </w:r>
        <w:r w:rsidR="00A75946" w:rsidDel="00C13D15">
          <w:rPr>
            <w:noProof/>
            <w:lang w:eastAsia="ja-JP"/>
          </w:rPr>
          <w:tab/>
        </w:r>
        <w:r w:rsidR="00A75946" w:rsidDel="00C13D15">
          <w:rPr>
            <w:noProof/>
          </w:rPr>
          <w:delText>Understand the HW design / Choose Variant</w:delText>
        </w:r>
        <w:r w:rsidR="00A75946" w:rsidDel="00C13D15">
          <w:rPr>
            <w:noProof/>
          </w:rPr>
          <w:tab/>
          <w:delText>5</w:delText>
        </w:r>
      </w:del>
    </w:p>
    <w:p w14:paraId="0F822FB1" w14:textId="05ABA725" w:rsidR="00A75946" w:rsidDel="00C13D15" w:rsidRDefault="00A75946">
      <w:pPr>
        <w:pStyle w:val="TOC1"/>
        <w:tabs>
          <w:tab w:val="left" w:pos="940"/>
          <w:tab w:val="right" w:leader="dot" w:pos="8630"/>
        </w:tabs>
        <w:rPr>
          <w:del w:id="15" w:author="Chris Satterlee" w:date="2022-01-25T15:02:00Z"/>
          <w:noProof/>
          <w:lang w:eastAsia="ja-JP"/>
        </w:rPr>
      </w:pPr>
      <w:del w:id="16" w:author="Chris Satterlee" w:date="2022-01-25T15:02:00Z">
        <w:r w:rsidRPr="00C137C1" w:rsidDel="00C13D15">
          <w:rPr>
            <w:noProof/>
            <w:color w:val="4F81BD" w:themeColor="accent1"/>
          </w:rPr>
          <w:delText>Step 2:</w:delText>
        </w:r>
        <w:r w:rsidDel="00C13D15">
          <w:rPr>
            <w:noProof/>
            <w:lang w:eastAsia="ja-JP"/>
          </w:rPr>
          <w:tab/>
        </w:r>
        <w:r w:rsidDel="00C13D15">
          <w:rPr>
            <w:noProof/>
          </w:rPr>
          <w:delText>Install software</w:delText>
        </w:r>
        <w:r w:rsidDel="00C13D15">
          <w:rPr>
            <w:noProof/>
          </w:rPr>
          <w:tab/>
          <w:delText>5</w:delText>
        </w:r>
      </w:del>
    </w:p>
    <w:p w14:paraId="106C4A15" w14:textId="26F4A727" w:rsidR="00A75946" w:rsidDel="00C13D15" w:rsidRDefault="00A75946">
      <w:pPr>
        <w:pStyle w:val="TOC1"/>
        <w:tabs>
          <w:tab w:val="left" w:pos="940"/>
          <w:tab w:val="right" w:leader="dot" w:pos="8630"/>
        </w:tabs>
        <w:rPr>
          <w:del w:id="17" w:author="Chris Satterlee" w:date="2022-01-25T15:02:00Z"/>
          <w:noProof/>
          <w:lang w:eastAsia="ja-JP"/>
        </w:rPr>
      </w:pPr>
      <w:del w:id="18" w:author="Chris Satterlee" w:date="2022-01-25T15:02:00Z">
        <w:r w:rsidRPr="00C137C1" w:rsidDel="00C13D15">
          <w:rPr>
            <w:noProof/>
            <w:color w:val="4F81BD" w:themeColor="accent1"/>
          </w:rPr>
          <w:delText>Step 3:</w:delText>
        </w:r>
        <w:r w:rsidDel="00C13D15">
          <w:rPr>
            <w:noProof/>
            <w:lang w:eastAsia="ja-JP"/>
          </w:rPr>
          <w:tab/>
        </w:r>
        <w:r w:rsidDel="00C13D15">
          <w:rPr>
            <w:noProof/>
          </w:rPr>
          <w:delText>Order PCB</w:delText>
        </w:r>
        <w:r w:rsidDel="00C13D15">
          <w:rPr>
            <w:noProof/>
          </w:rPr>
          <w:tab/>
          <w:delText>5</w:delText>
        </w:r>
      </w:del>
    </w:p>
    <w:p w14:paraId="2562C49F" w14:textId="0246FC48" w:rsidR="00A75946" w:rsidDel="00C13D15" w:rsidRDefault="00A75946">
      <w:pPr>
        <w:pStyle w:val="TOC1"/>
        <w:tabs>
          <w:tab w:val="left" w:pos="940"/>
          <w:tab w:val="right" w:leader="dot" w:pos="8630"/>
        </w:tabs>
        <w:rPr>
          <w:del w:id="19" w:author="Chris Satterlee" w:date="2022-01-25T15:02:00Z"/>
          <w:noProof/>
          <w:lang w:eastAsia="ja-JP"/>
        </w:rPr>
      </w:pPr>
      <w:del w:id="20" w:author="Chris Satterlee" w:date="2022-01-25T15:02:00Z">
        <w:r w:rsidRPr="00C137C1" w:rsidDel="00C13D15">
          <w:rPr>
            <w:noProof/>
            <w:color w:val="4F81BD" w:themeColor="accent1"/>
          </w:rPr>
          <w:delText>Step 4:</w:delText>
        </w:r>
        <w:r w:rsidDel="00C13D15">
          <w:rPr>
            <w:noProof/>
            <w:lang w:eastAsia="ja-JP"/>
          </w:rPr>
          <w:tab/>
        </w:r>
        <w:r w:rsidDel="00C13D15">
          <w:rPr>
            <w:noProof/>
          </w:rPr>
          <w:delText>Buy other parts</w:delText>
        </w:r>
        <w:r w:rsidDel="00C13D15">
          <w:rPr>
            <w:noProof/>
          </w:rPr>
          <w:tab/>
          <w:delText>6</w:delText>
        </w:r>
      </w:del>
    </w:p>
    <w:p w14:paraId="591DDC0E" w14:textId="7EA2EA3C" w:rsidR="00A75946" w:rsidDel="00C13D15" w:rsidRDefault="00A75946">
      <w:pPr>
        <w:pStyle w:val="TOC1"/>
        <w:tabs>
          <w:tab w:val="left" w:pos="940"/>
          <w:tab w:val="right" w:leader="dot" w:pos="8630"/>
        </w:tabs>
        <w:rPr>
          <w:del w:id="21" w:author="Chris Satterlee" w:date="2022-01-25T15:02:00Z"/>
          <w:noProof/>
          <w:lang w:eastAsia="ja-JP"/>
        </w:rPr>
      </w:pPr>
      <w:del w:id="22" w:author="Chris Satterlee" w:date="2022-01-25T15:02:00Z">
        <w:r w:rsidRPr="00C137C1" w:rsidDel="00C13D15">
          <w:rPr>
            <w:noProof/>
            <w:color w:val="4F81BD" w:themeColor="accent1"/>
          </w:rPr>
          <w:delText>Step 5:</w:delText>
        </w:r>
        <w:r w:rsidDel="00C13D15">
          <w:rPr>
            <w:noProof/>
            <w:lang w:eastAsia="ja-JP"/>
          </w:rPr>
          <w:tab/>
        </w:r>
        <w:r w:rsidDel="00C13D15">
          <w:rPr>
            <w:noProof/>
          </w:rPr>
          <w:delText>Gather / buy tools</w:delText>
        </w:r>
        <w:r w:rsidDel="00C13D15">
          <w:rPr>
            <w:noProof/>
          </w:rPr>
          <w:tab/>
          <w:delText>7</w:delText>
        </w:r>
      </w:del>
    </w:p>
    <w:p w14:paraId="698FEC2F" w14:textId="4A7EB0C0" w:rsidR="00A75946" w:rsidDel="00C13D15" w:rsidRDefault="00A75946">
      <w:pPr>
        <w:pStyle w:val="TOC1"/>
        <w:tabs>
          <w:tab w:val="left" w:pos="940"/>
          <w:tab w:val="right" w:leader="dot" w:pos="8630"/>
        </w:tabs>
        <w:rPr>
          <w:del w:id="23" w:author="Chris Satterlee" w:date="2022-01-25T15:02:00Z"/>
          <w:noProof/>
          <w:lang w:eastAsia="ja-JP"/>
        </w:rPr>
      </w:pPr>
      <w:del w:id="24" w:author="Chris Satterlee" w:date="2022-01-25T15:02:00Z">
        <w:r w:rsidRPr="00C137C1" w:rsidDel="00C13D15">
          <w:rPr>
            <w:noProof/>
            <w:color w:val="4F81BD" w:themeColor="accent1"/>
          </w:rPr>
          <w:delText>Step 6:</w:delText>
        </w:r>
        <w:r w:rsidDel="00C13D15">
          <w:rPr>
            <w:noProof/>
            <w:lang w:eastAsia="ja-JP"/>
          </w:rPr>
          <w:tab/>
        </w:r>
        <w:r w:rsidDel="00C13D15">
          <w:rPr>
            <w:noProof/>
          </w:rPr>
          <w:delText>Prepare for Soldering</w:delText>
        </w:r>
        <w:r w:rsidDel="00C13D15">
          <w:rPr>
            <w:noProof/>
          </w:rPr>
          <w:tab/>
          <w:delText>8</w:delText>
        </w:r>
      </w:del>
    </w:p>
    <w:p w14:paraId="5164C4E1" w14:textId="2091B3EB" w:rsidR="00A75946" w:rsidDel="00C13D15" w:rsidRDefault="00A75946">
      <w:pPr>
        <w:pStyle w:val="TOC1"/>
        <w:tabs>
          <w:tab w:val="left" w:pos="940"/>
          <w:tab w:val="right" w:leader="dot" w:pos="8630"/>
        </w:tabs>
        <w:rPr>
          <w:del w:id="25" w:author="Chris Satterlee" w:date="2022-01-25T15:02:00Z"/>
          <w:noProof/>
          <w:lang w:eastAsia="ja-JP"/>
        </w:rPr>
      </w:pPr>
      <w:del w:id="26" w:author="Chris Satterlee" w:date="2022-01-25T15:02:00Z">
        <w:r w:rsidRPr="00C137C1" w:rsidDel="00C13D15">
          <w:rPr>
            <w:noProof/>
            <w:color w:val="4F81BD" w:themeColor="accent1"/>
          </w:rPr>
          <w:delText>Step 7:</w:delText>
        </w:r>
        <w:r w:rsidDel="00C13D15">
          <w:rPr>
            <w:noProof/>
            <w:lang w:eastAsia="ja-JP"/>
          </w:rPr>
          <w:tab/>
        </w:r>
        <w:r w:rsidDel="00C13D15">
          <w:rPr>
            <w:noProof/>
          </w:rPr>
          <w:delText>1/4W resistors</w:delText>
        </w:r>
        <w:r w:rsidDel="00C13D15">
          <w:rPr>
            <w:noProof/>
          </w:rPr>
          <w:tab/>
          <w:delText>8</w:delText>
        </w:r>
      </w:del>
    </w:p>
    <w:p w14:paraId="21E1C49B" w14:textId="0512724A" w:rsidR="00A75946" w:rsidDel="00C13D15" w:rsidRDefault="00A75946">
      <w:pPr>
        <w:pStyle w:val="TOC1"/>
        <w:tabs>
          <w:tab w:val="left" w:pos="940"/>
          <w:tab w:val="right" w:leader="dot" w:pos="8630"/>
        </w:tabs>
        <w:rPr>
          <w:del w:id="27" w:author="Chris Satterlee" w:date="2022-01-25T15:02:00Z"/>
          <w:noProof/>
          <w:lang w:eastAsia="ja-JP"/>
        </w:rPr>
      </w:pPr>
      <w:del w:id="28" w:author="Chris Satterlee" w:date="2022-01-25T15:02:00Z">
        <w:r w:rsidRPr="00C137C1" w:rsidDel="00C13D15">
          <w:rPr>
            <w:noProof/>
            <w:color w:val="4F81BD" w:themeColor="accent1"/>
          </w:rPr>
          <w:delText>Step 8:</w:delText>
        </w:r>
        <w:r w:rsidDel="00C13D15">
          <w:rPr>
            <w:noProof/>
            <w:lang w:eastAsia="ja-JP"/>
          </w:rPr>
          <w:tab/>
        </w:r>
        <w:r w:rsidDel="00C13D15">
          <w:rPr>
            <w:noProof/>
          </w:rPr>
          <w:delText>IC sockets</w:delText>
        </w:r>
        <w:r w:rsidDel="00C13D15">
          <w:rPr>
            <w:noProof/>
          </w:rPr>
          <w:tab/>
          <w:delText>10</w:delText>
        </w:r>
      </w:del>
    </w:p>
    <w:p w14:paraId="6D40321E" w14:textId="3D12E9DC" w:rsidR="00A75946" w:rsidDel="00C13D15" w:rsidRDefault="00A75946">
      <w:pPr>
        <w:pStyle w:val="TOC1"/>
        <w:tabs>
          <w:tab w:val="left" w:pos="940"/>
          <w:tab w:val="right" w:leader="dot" w:pos="8630"/>
        </w:tabs>
        <w:rPr>
          <w:del w:id="29" w:author="Chris Satterlee" w:date="2022-01-25T15:02:00Z"/>
          <w:noProof/>
          <w:lang w:eastAsia="ja-JP"/>
        </w:rPr>
      </w:pPr>
      <w:del w:id="30" w:author="Chris Satterlee" w:date="2022-01-25T15:02:00Z">
        <w:r w:rsidRPr="00C137C1" w:rsidDel="00C13D15">
          <w:rPr>
            <w:noProof/>
            <w:color w:val="4F81BD" w:themeColor="accent1"/>
          </w:rPr>
          <w:delText>Step 9:</w:delText>
        </w:r>
        <w:r w:rsidDel="00C13D15">
          <w:rPr>
            <w:noProof/>
            <w:lang w:eastAsia="ja-JP"/>
          </w:rPr>
          <w:tab/>
        </w:r>
        <w:r w:rsidDel="00C13D15">
          <w:rPr>
            <w:noProof/>
          </w:rPr>
          <w:delText>Stacking connectors and female header</w:delText>
        </w:r>
        <w:r w:rsidDel="00C13D15">
          <w:rPr>
            <w:noProof/>
          </w:rPr>
          <w:tab/>
          <w:delText>11</w:delText>
        </w:r>
      </w:del>
    </w:p>
    <w:p w14:paraId="52CF917F" w14:textId="7B4B7C94" w:rsidR="00A75946" w:rsidDel="00C13D15" w:rsidRDefault="00A75946">
      <w:pPr>
        <w:pStyle w:val="TOC1"/>
        <w:tabs>
          <w:tab w:val="left" w:pos="1073"/>
          <w:tab w:val="right" w:leader="dot" w:pos="8630"/>
        </w:tabs>
        <w:rPr>
          <w:del w:id="31" w:author="Chris Satterlee" w:date="2022-01-25T15:02:00Z"/>
          <w:noProof/>
          <w:lang w:eastAsia="ja-JP"/>
        </w:rPr>
      </w:pPr>
      <w:del w:id="32" w:author="Chris Satterlee" w:date="2022-01-25T15:02:00Z">
        <w:r w:rsidRPr="00C137C1" w:rsidDel="00C13D15">
          <w:rPr>
            <w:noProof/>
            <w:color w:val="4F81BD" w:themeColor="accent1"/>
          </w:rPr>
          <w:delText>Step 10:</w:delText>
        </w:r>
        <w:r w:rsidDel="00C13D15">
          <w:rPr>
            <w:noProof/>
            <w:lang w:eastAsia="ja-JP"/>
          </w:rPr>
          <w:tab/>
        </w:r>
        <w:r w:rsidDel="00C13D15">
          <w:rPr>
            <w:noProof/>
          </w:rPr>
          <w:delText>Screw terminal block</w:delText>
        </w:r>
        <w:r w:rsidDel="00C13D15">
          <w:rPr>
            <w:noProof/>
          </w:rPr>
          <w:tab/>
          <w:delText>12</w:delText>
        </w:r>
      </w:del>
    </w:p>
    <w:p w14:paraId="000DA4DC" w14:textId="4EDAA614" w:rsidR="00A75946" w:rsidDel="00C13D15" w:rsidRDefault="00A75946">
      <w:pPr>
        <w:pStyle w:val="TOC1"/>
        <w:tabs>
          <w:tab w:val="left" w:pos="1073"/>
          <w:tab w:val="right" w:leader="dot" w:pos="8630"/>
        </w:tabs>
        <w:rPr>
          <w:del w:id="33" w:author="Chris Satterlee" w:date="2022-01-25T15:02:00Z"/>
          <w:noProof/>
          <w:lang w:eastAsia="ja-JP"/>
        </w:rPr>
      </w:pPr>
      <w:del w:id="34" w:author="Chris Satterlee" w:date="2022-01-25T15:02:00Z">
        <w:r w:rsidRPr="00C137C1" w:rsidDel="00C13D15">
          <w:rPr>
            <w:noProof/>
            <w:color w:val="4F81BD" w:themeColor="accent1"/>
          </w:rPr>
          <w:delText>Step 11:</w:delText>
        </w:r>
        <w:r w:rsidDel="00C13D15">
          <w:rPr>
            <w:noProof/>
            <w:lang w:eastAsia="ja-JP"/>
          </w:rPr>
          <w:tab/>
        </w:r>
        <w:r w:rsidDel="00C13D15">
          <w:rPr>
            <w:noProof/>
          </w:rPr>
          <w:delText>Filter capacitors</w:delText>
        </w:r>
        <w:r w:rsidDel="00C13D15">
          <w:rPr>
            <w:noProof/>
          </w:rPr>
          <w:tab/>
          <w:delText>12</w:delText>
        </w:r>
      </w:del>
    </w:p>
    <w:p w14:paraId="267A38BB" w14:textId="77BBE753" w:rsidR="00A75946" w:rsidDel="00C13D15" w:rsidRDefault="00A75946">
      <w:pPr>
        <w:pStyle w:val="TOC1"/>
        <w:tabs>
          <w:tab w:val="left" w:pos="1073"/>
          <w:tab w:val="right" w:leader="dot" w:pos="8630"/>
        </w:tabs>
        <w:rPr>
          <w:del w:id="35" w:author="Chris Satterlee" w:date="2022-01-25T15:02:00Z"/>
          <w:noProof/>
          <w:lang w:eastAsia="ja-JP"/>
        </w:rPr>
      </w:pPr>
      <w:del w:id="36" w:author="Chris Satterlee" w:date="2022-01-25T15:02:00Z">
        <w:r w:rsidRPr="00C137C1" w:rsidDel="00C13D15">
          <w:rPr>
            <w:noProof/>
            <w:color w:val="4F81BD" w:themeColor="accent1"/>
          </w:rPr>
          <w:delText>Step 12:</w:delText>
        </w:r>
        <w:r w:rsidDel="00C13D15">
          <w:rPr>
            <w:noProof/>
            <w:lang w:eastAsia="ja-JP"/>
          </w:rPr>
          <w:tab/>
        </w:r>
        <w:r w:rsidDel="00C13D15">
          <w:rPr>
            <w:noProof/>
          </w:rPr>
          <w:delText>Bypass diode(s)</w:delText>
        </w:r>
        <w:r w:rsidDel="00C13D15">
          <w:rPr>
            <w:noProof/>
          </w:rPr>
          <w:tab/>
          <w:delText>13</w:delText>
        </w:r>
      </w:del>
    </w:p>
    <w:p w14:paraId="39DF293D" w14:textId="4F2EF290" w:rsidR="00A75946" w:rsidDel="00C13D15" w:rsidRDefault="00A75946">
      <w:pPr>
        <w:pStyle w:val="TOC1"/>
        <w:tabs>
          <w:tab w:val="left" w:pos="1073"/>
          <w:tab w:val="right" w:leader="dot" w:pos="8630"/>
        </w:tabs>
        <w:rPr>
          <w:del w:id="37" w:author="Chris Satterlee" w:date="2022-01-25T15:02:00Z"/>
          <w:noProof/>
          <w:lang w:eastAsia="ja-JP"/>
        </w:rPr>
      </w:pPr>
      <w:del w:id="38" w:author="Chris Satterlee" w:date="2022-01-25T15:02:00Z">
        <w:r w:rsidRPr="00C137C1" w:rsidDel="00C13D15">
          <w:rPr>
            <w:noProof/>
            <w:color w:val="4F81BD" w:themeColor="accent1"/>
          </w:rPr>
          <w:delText>Step 13:</w:delText>
        </w:r>
        <w:r w:rsidDel="00C13D15">
          <w:rPr>
            <w:noProof/>
            <w:lang w:eastAsia="ja-JP"/>
          </w:rPr>
          <w:tab/>
        </w:r>
        <w:r w:rsidDel="00C13D15">
          <w:rPr>
            <w:noProof/>
          </w:rPr>
          <w:delText>Vertical shunt resistor</w:delText>
        </w:r>
        <w:r w:rsidDel="00C13D15">
          <w:rPr>
            <w:noProof/>
          </w:rPr>
          <w:tab/>
          <w:delText>14</w:delText>
        </w:r>
      </w:del>
    </w:p>
    <w:p w14:paraId="413DDF54" w14:textId="7E2D4D85" w:rsidR="00A75946" w:rsidDel="00C13D15" w:rsidRDefault="00A75946">
      <w:pPr>
        <w:pStyle w:val="TOC1"/>
        <w:tabs>
          <w:tab w:val="left" w:pos="1073"/>
          <w:tab w:val="right" w:leader="dot" w:pos="8630"/>
        </w:tabs>
        <w:rPr>
          <w:del w:id="39" w:author="Chris Satterlee" w:date="2022-01-25T15:02:00Z"/>
          <w:noProof/>
          <w:lang w:eastAsia="ja-JP"/>
        </w:rPr>
      </w:pPr>
      <w:del w:id="40" w:author="Chris Satterlee" w:date="2022-01-25T15:02:00Z">
        <w:r w:rsidRPr="00C137C1" w:rsidDel="00C13D15">
          <w:rPr>
            <w:noProof/>
            <w:color w:val="4F81BD" w:themeColor="accent1"/>
          </w:rPr>
          <w:delText>Step 14:</w:delText>
        </w:r>
        <w:r w:rsidDel="00C13D15">
          <w:rPr>
            <w:noProof/>
            <w:lang w:eastAsia="ja-JP"/>
          </w:rPr>
          <w:tab/>
        </w:r>
        <w:r w:rsidDel="00C13D15">
          <w:rPr>
            <w:noProof/>
          </w:rPr>
          <w:delText>Vertical bleed resistor</w:delText>
        </w:r>
        <w:r w:rsidDel="00C13D15">
          <w:rPr>
            <w:noProof/>
          </w:rPr>
          <w:tab/>
          <w:delText>15</w:delText>
        </w:r>
      </w:del>
    </w:p>
    <w:p w14:paraId="7DAD6F01" w14:textId="3C20B043" w:rsidR="00A75946" w:rsidDel="00C13D15" w:rsidRDefault="00A75946">
      <w:pPr>
        <w:pStyle w:val="TOC1"/>
        <w:tabs>
          <w:tab w:val="left" w:pos="1073"/>
          <w:tab w:val="right" w:leader="dot" w:pos="8630"/>
        </w:tabs>
        <w:rPr>
          <w:del w:id="41" w:author="Chris Satterlee" w:date="2022-01-25T15:02:00Z"/>
          <w:noProof/>
          <w:lang w:eastAsia="ja-JP"/>
        </w:rPr>
      </w:pPr>
      <w:del w:id="42" w:author="Chris Satterlee" w:date="2022-01-25T15:02:00Z">
        <w:r w:rsidRPr="00C137C1" w:rsidDel="00C13D15">
          <w:rPr>
            <w:noProof/>
            <w:color w:val="4F81BD" w:themeColor="accent1"/>
          </w:rPr>
          <w:delText>Step 15:</w:delText>
        </w:r>
        <w:r w:rsidDel="00C13D15">
          <w:rPr>
            <w:noProof/>
            <w:lang w:eastAsia="ja-JP"/>
          </w:rPr>
          <w:tab/>
        </w:r>
        <w:r w:rsidDel="00C13D15">
          <w:rPr>
            <w:noProof/>
          </w:rPr>
          <w:delText>Solid-state relays</w:delText>
        </w:r>
        <w:r w:rsidDel="00C13D15">
          <w:rPr>
            <w:noProof/>
          </w:rPr>
          <w:tab/>
          <w:delText>16</w:delText>
        </w:r>
      </w:del>
    </w:p>
    <w:p w14:paraId="0188833C" w14:textId="4262DC06" w:rsidR="00A75946" w:rsidDel="00C13D15" w:rsidRDefault="00A75946">
      <w:pPr>
        <w:pStyle w:val="TOC1"/>
        <w:tabs>
          <w:tab w:val="left" w:pos="1073"/>
          <w:tab w:val="right" w:leader="dot" w:pos="8630"/>
        </w:tabs>
        <w:rPr>
          <w:del w:id="43" w:author="Chris Satterlee" w:date="2022-01-25T15:02:00Z"/>
          <w:noProof/>
          <w:lang w:eastAsia="ja-JP"/>
        </w:rPr>
      </w:pPr>
      <w:del w:id="44" w:author="Chris Satterlee" w:date="2022-01-25T15:02:00Z">
        <w:r w:rsidRPr="00C137C1" w:rsidDel="00C13D15">
          <w:rPr>
            <w:noProof/>
            <w:color w:val="4F81BD" w:themeColor="accent1"/>
          </w:rPr>
          <w:delText>Step 16:</w:delText>
        </w:r>
        <w:r w:rsidDel="00C13D15">
          <w:rPr>
            <w:noProof/>
            <w:lang w:eastAsia="ja-JP"/>
          </w:rPr>
          <w:tab/>
        </w:r>
        <w:r w:rsidDel="00C13D15">
          <w:rPr>
            <w:noProof/>
          </w:rPr>
          <w:delText>Load capacitors</w:delText>
        </w:r>
        <w:r w:rsidDel="00C13D15">
          <w:rPr>
            <w:noProof/>
          </w:rPr>
          <w:tab/>
          <w:delText>17</w:delText>
        </w:r>
      </w:del>
    </w:p>
    <w:p w14:paraId="6D1F50AA" w14:textId="47DC6C78" w:rsidR="00A75946" w:rsidDel="00C13D15" w:rsidRDefault="00A75946">
      <w:pPr>
        <w:pStyle w:val="TOC1"/>
        <w:tabs>
          <w:tab w:val="left" w:pos="1073"/>
          <w:tab w:val="right" w:leader="dot" w:pos="8630"/>
        </w:tabs>
        <w:rPr>
          <w:del w:id="45" w:author="Chris Satterlee" w:date="2022-01-25T15:02:00Z"/>
          <w:noProof/>
          <w:lang w:eastAsia="ja-JP"/>
        </w:rPr>
      </w:pPr>
      <w:del w:id="46" w:author="Chris Satterlee" w:date="2022-01-25T15:02:00Z">
        <w:r w:rsidRPr="00C137C1" w:rsidDel="00C13D15">
          <w:rPr>
            <w:noProof/>
            <w:color w:val="4F81BD" w:themeColor="accent1"/>
          </w:rPr>
          <w:delText>Step 17:</w:delText>
        </w:r>
        <w:r w:rsidDel="00C13D15">
          <w:rPr>
            <w:noProof/>
            <w:lang w:eastAsia="ja-JP"/>
          </w:rPr>
          <w:tab/>
        </w:r>
        <w:r w:rsidDel="00C13D15">
          <w:rPr>
            <w:noProof/>
          </w:rPr>
          <w:delText>Optionally clean flux residue from PCB</w:delText>
        </w:r>
        <w:r w:rsidDel="00C13D15">
          <w:rPr>
            <w:noProof/>
          </w:rPr>
          <w:tab/>
          <w:delText>17</w:delText>
        </w:r>
      </w:del>
    </w:p>
    <w:p w14:paraId="6566689E" w14:textId="6048F7E7" w:rsidR="00A75946" w:rsidDel="00C13D15" w:rsidRDefault="00A75946">
      <w:pPr>
        <w:pStyle w:val="TOC1"/>
        <w:tabs>
          <w:tab w:val="left" w:pos="1073"/>
          <w:tab w:val="right" w:leader="dot" w:pos="8630"/>
        </w:tabs>
        <w:rPr>
          <w:del w:id="47" w:author="Chris Satterlee" w:date="2022-01-25T15:02:00Z"/>
          <w:noProof/>
          <w:lang w:eastAsia="ja-JP"/>
        </w:rPr>
      </w:pPr>
      <w:del w:id="48" w:author="Chris Satterlee" w:date="2022-01-25T15:02:00Z">
        <w:r w:rsidRPr="00C137C1" w:rsidDel="00C13D15">
          <w:rPr>
            <w:noProof/>
            <w:color w:val="4F81BD" w:themeColor="accent1"/>
          </w:rPr>
          <w:delText>Step 18:</w:delText>
        </w:r>
        <w:r w:rsidDel="00C13D15">
          <w:rPr>
            <w:noProof/>
            <w:lang w:eastAsia="ja-JP"/>
          </w:rPr>
          <w:tab/>
        </w:r>
        <w:r w:rsidDel="00C13D15">
          <w:rPr>
            <w:noProof/>
          </w:rPr>
          <w:delText>Check for shorts</w:delText>
        </w:r>
        <w:r w:rsidDel="00C13D15">
          <w:rPr>
            <w:noProof/>
          </w:rPr>
          <w:tab/>
          <w:delText>18</w:delText>
        </w:r>
      </w:del>
    </w:p>
    <w:p w14:paraId="24C85921" w14:textId="7191EEF7" w:rsidR="00A75946" w:rsidDel="00C13D15" w:rsidRDefault="00A75946">
      <w:pPr>
        <w:pStyle w:val="TOC1"/>
        <w:tabs>
          <w:tab w:val="left" w:pos="1073"/>
          <w:tab w:val="right" w:leader="dot" w:pos="8630"/>
        </w:tabs>
        <w:rPr>
          <w:del w:id="49" w:author="Chris Satterlee" w:date="2022-01-25T15:02:00Z"/>
          <w:noProof/>
          <w:lang w:eastAsia="ja-JP"/>
        </w:rPr>
      </w:pPr>
      <w:del w:id="50" w:author="Chris Satterlee" w:date="2022-01-25T15:02:00Z">
        <w:r w:rsidRPr="00C137C1" w:rsidDel="00C13D15">
          <w:rPr>
            <w:noProof/>
            <w:color w:val="4F81BD" w:themeColor="accent1"/>
          </w:rPr>
          <w:delText>Step 19:</w:delText>
        </w:r>
        <w:r w:rsidDel="00C13D15">
          <w:rPr>
            <w:noProof/>
            <w:lang w:eastAsia="ja-JP"/>
          </w:rPr>
          <w:tab/>
        </w:r>
        <w:r w:rsidDel="00C13D15">
          <w:rPr>
            <w:noProof/>
          </w:rPr>
          <w:delText>Insert ICs</w:delText>
        </w:r>
        <w:r w:rsidDel="00C13D15">
          <w:rPr>
            <w:noProof/>
          </w:rPr>
          <w:tab/>
          <w:delText>18</w:delText>
        </w:r>
      </w:del>
    </w:p>
    <w:p w14:paraId="351017C3" w14:textId="2C0C7101" w:rsidR="00A75946" w:rsidDel="00C13D15" w:rsidRDefault="00A75946">
      <w:pPr>
        <w:pStyle w:val="TOC1"/>
        <w:tabs>
          <w:tab w:val="left" w:pos="1073"/>
          <w:tab w:val="right" w:leader="dot" w:pos="8630"/>
        </w:tabs>
        <w:rPr>
          <w:del w:id="51" w:author="Chris Satterlee" w:date="2022-01-25T15:02:00Z"/>
          <w:noProof/>
          <w:lang w:eastAsia="ja-JP"/>
        </w:rPr>
      </w:pPr>
      <w:del w:id="52" w:author="Chris Satterlee" w:date="2022-01-25T15:02:00Z">
        <w:r w:rsidRPr="00C137C1" w:rsidDel="00C13D15">
          <w:rPr>
            <w:noProof/>
            <w:color w:val="4F81BD" w:themeColor="accent1"/>
          </w:rPr>
          <w:delText>Step 20:</w:delText>
        </w:r>
        <w:r w:rsidDel="00C13D15">
          <w:rPr>
            <w:noProof/>
            <w:lang w:eastAsia="ja-JP"/>
          </w:rPr>
          <w:tab/>
        </w:r>
        <w:r w:rsidDel="00C13D15">
          <w:rPr>
            <w:noProof/>
          </w:rPr>
          <w:delText>Prepare load circuit wires</w:delText>
        </w:r>
        <w:r w:rsidDel="00C13D15">
          <w:rPr>
            <w:noProof/>
          </w:rPr>
          <w:tab/>
          <w:delText>19</w:delText>
        </w:r>
      </w:del>
    </w:p>
    <w:p w14:paraId="456C6656" w14:textId="72DB32DF" w:rsidR="00A75946" w:rsidDel="00C13D15" w:rsidRDefault="00A75946">
      <w:pPr>
        <w:pStyle w:val="TOC1"/>
        <w:tabs>
          <w:tab w:val="left" w:pos="1073"/>
          <w:tab w:val="right" w:leader="dot" w:pos="8630"/>
        </w:tabs>
        <w:rPr>
          <w:del w:id="53" w:author="Chris Satterlee" w:date="2022-01-25T15:02:00Z"/>
          <w:noProof/>
          <w:lang w:eastAsia="ja-JP"/>
        </w:rPr>
      </w:pPr>
      <w:del w:id="54" w:author="Chris Satterlee" w:date="2022-01-25T15:02:00Z">
        <w:r w:rsidRPr="00C137C1" w:rsidDel="00C13D15">
          <w:rPr>
            <w:noProof/>
            <w:color w:val="4F81BD" w:themeColor="accent1"/>
          </w:rPr>
          <w:delText>Step 21:</w:delText>
        </w:r>
        <w:r w:rsidDel="00C13D15">
          <w:rPr>
            <w:noProof/>
            <w:lang w:eastAsia="ja-JP"/>
          </w:rPr>
          <w:tab/>
        </w:r>
        <w:r w:rsidDel="00C13D15">
          <w:rPr>
            <w:noProof/>
          </w:rPr>
          <w:delText>Make load circuit connections</w:delText>
        </w:r>
        <w:r w:rsidDel="00C13D15">
          <w:rPr>
            <w:noProof/>
          </w:rPr>
          <w:tab/>
          <w:delText>20</w:delText>
        </w:r>
      </w:del>
    </w:p>
    <w:p w14:paraId="6A9ECA8E" w14:textId="409E8496" w:rsidR="00A75946" w:rsidDel="00C13D15" w:rsidRDefault="00A75946">
      <w:pPr>
        <w:pStyle w:val="TOC1"/>
        <w:tabs>
          <w:tab w:val="left" w:pos="1073"/>
          <w:tab w:val="right" w:leader="dot" w:pos="8630"/>
        </w:tabs>
        <w:rPr>
          <w:del w:id="55" w:author="Chris Satterlee" w:date="2022-01-25T15:02:00Z"/>
          <w:noProof/>
          <w:lang w:eastAsia="ja-JP"/>
        </w:rPr>
      </w:pPr>
      <w:del w:id="56" w:author="Chris Satterlee" w:date="2022-01-25T15:02:00Z">
        <w:r w:rsidRPr="00C137C1" w:rsidDel="00C13D15">
          <w:rPr>
            <w:noProof/>
            <w:color w:val="4F81BD" w:themeColor="accent1"/>
          </w:rPr>
          <w:delText>Step 22:</w:delText>
        </w:r>
        <w:r w:rsidDel="00C13D15">
          <w:rPr>
            <w:noProof/>
            <w:lang w:eastAsia="ja-JP"/>
          </w:rPr>
          <w:tab/>
        </w:r>
        <w:r w:rsidDel="00C13D15">
          <w:rPr>
            <w:noProof/>
          </w:rPr>
          <w:delText>Check off-PCB connections</w:delText>
        </w:r>
        <w:r w:rsidDel="00C13D15">
          <w:rPr>
            <w:noProof/>
          </w:rPr>
          <w:tab/>
          <w:delText>21</w:delText>
        </w:r>
      </w:del>
    </w:p>
    <w:p w14:paraId="68CD9734" w14:textId="336A7F77" w:rsidR="00A75946" w:rsidDel="00C13D15" w:rsidRDefault="00A75946">
      <w:pPr>
        <w:pStyle w:val="TOC1"/>
        <w:tabs>
          <w:tab w:val="left" w:pos="1073"/>
          <w:tab w:val="right" w:leader="dot" w:pos="8630"/>
        </w:tabs>
        <w:rPr>
          <w:del w:id="57" w:author="Chris Satterlee" w:date="2022-01-25T15:02:00Z"/>
          <w:noProof/>
          <w:lang w:eastAsia="ja-JP"/>
        </w:rPr>
      </w:pPr>
      <w:del w:id="58" w:author="Chris Satterlee" w:date="2022-01-25T15:02:00Z">
        <w:r w:rsidRPr="00C137C1" w:rsidDel="00C13D15">
          <w:rPr>
            <w:noProof/>
            <w:color w:val="4F81BD" w:themeColor="accent1"/>
          </w:rPr>
          <w:delText>Step 23:</w:delText>
        </w:r>
        <w:r w:rsidDel="00C13D15">
          <w:rPr>
            <w:noProof/>
            <w:lang w:eastAsia="ja-JP"/>
          </w:rPr>
          <w:tab/>
        </w:r>
        <w:r w:rsidDel="00C13D15">
          <w:rPr>
            <w:noProof/>
          </w:rPr>
          <w:delText>Mate PCB with Arduino</w:delText>
        </w:r>
        <w:r w:rsidDel="00C13D15">
          <w:rPr>
            <w:noProof/>
          </w:rPr>
          <w:tab/>
          <w:delText>21</w:delText>
        </w:r>
      </w:del>
    </w:p>
    <w:p w14:paraId="322E9C21" w14:textId="7E850930" w:rsidR="00A75946" w:rsidDel="00C13D15" w:rsidRDefault="00A75946">
      <w:pPr>
        <w:pStyle w:val="TOC1"/>
        <w:tabs>
          <w:tab w:val="left" w:pos="1073"/>
          <w:tab w:val="right" w:leader="dot" w:pos="8630"/>
        </w:tabs>
        <w:rPr>
          <w:del w:id="59" w:author="Chris Satterlee" w:date="2022-01-25T15:02:00Z"/>
          <w:noProof/>
          <w:lang w:eastAsia="ja-JP"/>
        </w:rPr>
      </w:pPr>
      <w:del w:id="60" w:author="Chris Satterlee" w:date="2022-01-25T15:02:00Z">
        <w:r w:rsidRPr="00C137C1" w:rsidDel="00C13D15">
          <w:rPr>
            <w:noProof/>
            <w:color w:val="4F81BD" w:themeColor="accent1"/>
          </w:rPr>
          <w:delText>Step 24:</w:delText>
        </w:r>
        <w:r w:rsidDel="00C13D15">
          <w:rPr>
            <w:noProof/>
            <w:lang w:eastAsia="ja-JP"/>
          </w:rPr>
          <w:tab/>
        </w:r>
        <w:r w:rsidDel="00C13D15">
          <w:rPr>
            <w:noProof/>
          </w:rPr>
          <w:delText>Smoke test</w:delText>
        </w:r>
        <w:r w:rsidDel="00C13D15">
          <w:rPr>
            <w:noProof/>
          </w:rPr>
          <w:tab/>
          <w:delText>21</w:delText>
        </w:r>
      </w:del>
    </w:p>
    <w:p w14:paraId="41286997" w14:textId="1D232BA7" w:rsidR="00A75946" w:rsidDel="00C13D15" w:rsidRDefault="00A75946">
      <w:pPr>
        <w:pStyle w:val="TOC1"/>
        <w:tabs>
          <w:tab w:val="left" w:pos="1073"/>
          <w:tab w:val="right" w:leader="dot" w:pos="8630"/>
        </w:tabs>
        <w:rPr>
          <w:del w:id="61" w:author="Chris Satterlee" w:date="2022-01-25T15:02:00Z"/>
          <w:noProof/>
          <w:lang w:eastAsia="ja-JP"/>
        </w:rPr>
      </w:pPr>
      <w:del w:id="62" w:author="Chris Satterlee" w:date="2022-01-25T15:02:00Z">
        <w:r w:rsidRPr="00C137C1" w:rsidDel="00C13D15">
          <w:rPr>
            <w:noProof/>
            <w:color w:val="4F81BD" w:themeColor="accent1"/>
          </w:rPr>
          <w:delText>Step 25:</w:delText>
        </w:r>
        <w:r w:rsidDel="00C13D15">
          <w:rPr>
            <w:noProof/>
            <w:lang w:eastAsia="ja-JP"/>
          </w:rPr>
          <w:tab/>
        </w:r>
        <w:r w:rsidDel="00C13D15">
          <w:rPr>
            <w:noProof/>
          </w:rPr>
          <w:delText>Load Arduino sketch</w:delText>
        </w:r>
        <w:r w:rsidDel="00C13D15">
          <w:rPr>
            <w:noProof/>
          </w:rPr>
          <w:tab/>
          <w:delText>22</w:delText>
        </w:r>
      </w:del>
    </w:p>
    <w:p w14:paraId="4667AA42" w14:textId="6C956A1B" w:rsidR="00A75946" w:rsidDel="00C13D15" w:rsidRDefault="00A75946">
      <w:pPr>
        <w:pStyle w:val="TOC1"/>
        <w:tabs>
          <w:tab w:val="left" w:pos="1073"/>
          <w:tab w:val="right" w:leader="dot" w:pos="8630"/>
        </w:tabs>
        <w:rPr>
          <w:del w:id="63" w:author="Chris Satterlee" w:date="2022-01-25T15:02:00Z"/>
          <w:noProof/>
          <w:lang w:eastAsia="ja-JP"/>
        </w:rPr>
      </w:pPr>
      <w:del w:id="64" w:author="Chris Satterlee" w:date="2022-01-25T15:02:00Z">
        <w:r w:rsidRPr="00C137C1" w:rsidDel="00C13D15">
          <w:rPr>
            <w:noProof/>
            <w:color w:val="4F81BD" w:themeColor="accent1"/>
          </w:rPr>
          <w:delText>Step 26:</w:delText>
        </w:r>
        <w:r w:rsidDel="00C13D15">
          <w:rPr>
            <w:noProof/>
            <w:lang w:eastAsia="ja-JP"/>
          </w:rPr>
          <w:tab/>
        </w:r>
        <w:r w:rsidDel="00C13D15">
          <w:rPr>
            <w:noProof/>
          </w:rPr>
          <w:delText>Connect via IV Swinger 2 app</w:delText>
        </w:r>
        <w:r w:rsidDel="00C13D15">
          <w:rPr>
            <w:noProof/>
          </w:rPr>
          <w:tab/>
          <w:delText>23</w:delText>
        </w:r>
      </w:del>
    </w:p>
    <w:p w14:paraId="11FB8F1B" w14:textId="0AECB1E9" w:rsidR="00A75946" w:rsidDel="00C13D15" w:rsidRDefault="00A75946">
      <w:pPr>
        <w:pStyle w:val="TOC1"/>
        <w:tabs>
          <w:tab w:val="left" w:pos="1073"/>
          <w:tab w:val="right" w:leader="dot" w:pos="8630"/>
        </w:tabs>
        <w:rPr>
          <w:del w:id="65" w:author="Chris Satterlee" w:date="2022-01-25T15:02:00Z"/>
          <w:noProof/>
          <w:lang w:eastAsia="ja-JP"/>
        </w:rPr>
      </w:pPr>
      <w:del w:id="66" w:author="Chris Satterlee" w:date="2022-01-25T15:02:00Z">
        <w:r w:rsidRPr="00C137C1" w:rsidDel="00C13D15">
          <w:rPr>
            <w:noProof/>
            <w:color w:val="4F81BD" w:themeColor="accent1"/>
          </w:rPr>
          <w:delText>Step 27:</w:delText>
        </w:r>
        <w:r w:rsidDel="00C13D15">
          <w:rPr>
            <w:noProof/>
            <w:lang w:eastAsia="ja-JP"/>
          </w:rPr>
          <w:tab/>
        </w:r>
        <w:r w:rsidDel="00C13D15">
          <w:rPr>
            <w:noProof/>
          </w:rPr>
          <w:delText>Apply resistor calibration</w:delText>
        </w:r>
        <w:r w:rsidDel="00C13D15">
          <w:rPr>
            <w:noProof/>
          </w:rPr>
          <w:tab/>
          <w:delText>23</w:delText>
        </w:r>
      </w:del>
    </w:p>
    <w:p w14:paraId="7AADAC36" w14:textId="3CF95352" w:rsidR="00A75946" w:rsidDel="00C13D15" w:rsidRDefault="00A75946">
      <w:pPr>
        <w:pStyle w:val="TOC1"/>
        <w:tabs>
          <w:tab w:val="left" w:pos="1073"/>
          <w:tab w:val="right" w:leader="dot" w:pos="8630"/>
        </w:tabs>
        <w:rPr>
          <w:del w:id="67" w:author="Chris Satterlee" w:date="2022-01-25T15:02:00Z"/>
          <w:noProof/>
          <w:lang w:eastAsia="ja-JP"/>
        </w:rPr>
      </w:pPr>
      <w:del w:id="68" w:author="Chris Satterlee" w:date="2022-01-25T15:02:00Z">
        <w:r w:rsidRPr="00C137C1" w:rsidDel="00C13D15">
          <w:rPr>
            <w:noProof/>
            <w:color w:val="4F81BD" w:themeColor="accent1"/>
          </w:rPr>
          <w:delText>Step 28:</w:delText>
        </w:r>
        <w:r w:rsidDel="00C13D15">
          <w:rPr>
            <w:noProof/>
            <w:lang w:eastAsia="ja-JP"/>
          </w:rPr>
          <w:tab/>
        </w:r>
        <w:r w:rsidDel="00C13D15">
          <w:rPr>
            <w:noProof/>
          </w:rPr>
          <w:delText>Sanity tests</w:delText>
        </w:r>
        <w:r w:rsidDel="00C13D15">
          <w:rPr>
            <w:noProof/>
          </w:rPr>
          <w:tab/>
          <w:delText>24</w:delText>
        </w:r>
      </w:del>
    </w:p>
    <w:p w14:paraId="73B496AA" w14:textId="47BC723E" w:rsidR="00A75946" w:rsidDel="00C13D15" w:rsidRDefault="00A75946">
      <w:pPr>
        <w:pStyle w:val="TOC1"/>
        <w:tabs>
          <w:tab w:val="left" w:pos="1073"/>
          <w:tab w:val="right" w:leader="dot" w:pos="8630"/>
        </w:tabs>
        <w:rPr>
          <w:del w:id="69" w:author="Chris Satterlee" w:date="2022-01-25T15:02:00Z"/>
          <w:noProof/>
          <w:lang w:eastAsia="ja-JP"/>
        </w:rPr>
      </w:pPr>
      <w:del w:id="70" w:author="Chris Satterlee" w:date="2022-01-25T15:02:00Z">
        <w:r w:rsidRPr="00C137C1" w:rsidDel="00C13D15">
          <w:rPr>
            <w:noProof/>
            <w:color w:val="4F81BD" w:themeColor="accent1"/>
          </w:rPr>
          <w:delText>Step 29:</w:delText>
        </w:r>
        <w:r w:rsidDel="00C13D15">
          <w:rPr>
            <w:noProof/>
            <w:lang w:eastAsia="ja-JP"/>
          </w:rPr>
          <w:tab/>
        </w:r>
        <w:r w:rsidDel="00C13D15">
          <w:rPr>
            <w:noProof/>
          </w:rPr>
          <w:delText>Prepare for case and final assembly</w:delText>
        </w:r>
        <w:r w:rsidDel="00C13D15">
          <w:rPr>
            <w:noProof/>
          </w:rPr>
          <w:tab/>
          <w:delText>25</w:delText>
        </w:r>
      </w:del>
    </w:p>
    <w:p w14:paraId="7204EC1E" w14:textId="4C5266CC" w:rsidR="00A75946" w:rsidDel="00C13D15" w:rsidRDefault="00A75946">
      <w:pPr>
        <w:pStyle w:val="TOC1"/>
        <w:tabs>
          <w:tab w:val="left" w:pos="1073"/>
          <w:tab w:val="right" w:leader="dot" w:pos="8630"/>
        </w:tabs>
        <w:rPr>
          <w:del w:id="71" w:author="Chris Satterlee" w:date="2022-01-25T15:02:00Z"/>
          <w:noProof/>
          <w:lang w:eastAsia="ja-JP"/>
        </w:rPr>
      </w:pPr>
      <w:del w:id="72" w:author="Chris Satterlee" w:date="2022-01-25T15:02:00Z">
        <w:r w:rsidRPr="00C137C1" w:rsidDel="00C13D15">
          <w:rPr>
            <w:noProof/>
            <w:color w:val="4F81BD" w:themeColor="accent1"/>
          </w:rPr>
          <w:delText>Step 30:</w:delText>
        </w:r>
        <w:r w:rsidDel="00C13D15">
          <w:rPr>
            <w:noProof/>
            <w:lang w:eastAsia="ja-JP"/>
          </w:rPr>
          <w:tab/>
        </w:r>
        <w:r w:rsidDel="00C13D15">
          <w:rPr>
            <w:noProof/>
          </w:rPr>
          <w:delText>Mark holes for Arduino standoffs</w:delText>
        </w:r>
        <w:r w:rsidDel="00C13D15">
          <w:rPr>
            <w:noProof/>
          </w:rPr>
          <w:tab/>
          <w:delText>26</w:delText>
        </w:r>
      </w:del>
    </w:p>
    <w:p w14:paraId="41E33E8C" w14:textId="5459230E" w:rsidR="00A75946" w:rsidDel="00C13D15" w:rsidRDefault="00A75946">
      <w:pPr>
        <w:pStyle w:val="TOC1"/>
        <w:tabs>
          <w:tab w:val="left" w:pos="1073"/>
          <w:tab w:val="right" w:leader="dot" w:pos="8630"/>
        </w:tabs>
        <w:rPr>
          <w:del w:id="73" w:author="Chris Satterlee" w:date="2022-01-25T15:02:00Z"/>
          <w:noProof/>
          <w:lang w:eastAsia="ja-JP"/>
        </w:rPr>
      </w:pPr>
      <w:del w:id="74" w:author="Chris Satterlee" w:date="2022-01-25T15:02:00Z">
        <w:r w:rsidRPr="00C137C1" w:rsidDel="00C13D15">
          <w:rPr>
            <w:noProof/>
            <w:color w:val="4F81BD" w:themeColor="accent1"/>
          </w:rPr>
          <w:delText>Step 31:</w:delText>
        </w:r>
        <w:r w:rsidDel="00C13D15">
          <w:rPr>
            <w:noProof/>
            <w:lang w:eastAsia="ja-JP"/>
          </w:rPr>
          <w:tab/>
        </w:r>
        <w:r w:rsidDel="00C13D15">
          <w:rPr>
            <w:noProof/>
          </w:rPr>
          <w:delText>Mark holes for binding posts</w:delText>
        </w:r>
        <w:r w:rsidDel="00C13D15">
          <w:rPr>
            <w:noProof/>
          </w:rPr>
          <w:tab/>
          <w:delText>27</w:delText>
        </w:r>
      </w:del>
    </w:p>
    <w:p w14:paraId="45E3603E" w14:textId="71E5A660" w:rsidR="00A75946" w:rsidDel="00C13D15" w:rsidRDefault="00A75946">
      <w:pPr>
        <w:pStyle w:val="TOC1"/>
        <w:tabs>
          <w:tab w:val="left" w:pos="1073"/>
          <w:tab w:val="right" w:leader="dot" w:pos="8630"/>
        </w:tabs>
        <w:rPr>
          <w:del w:id="75" w:author="Chris Satterlee" w:date="2022-01-25T15:02:00Z"/>
          <w:noProof/>
          <w:lang w:eastAsia="ja-JP"/>
        </w:rPr>
      </w:pPr>
      <w:del w:id="76" w:author="Chris Satterlee" w:date="2022-01-25T15:02:00Z">
        <w:r w:rsidRPr="00C137C1" w:rsidDel="00C13D15">
          <w:rPr>
            <w:noProof/>
            <w:color w:val="4F81BD" w:themeColor="accent1"/>
          </w:rPr>
          <w:delText>Step 32:</w:delText>
        </w:r>
        <w:r w:rsidDel="00C13D15">
          <w:rPr>
            <w:noProof/>
            <w:lang w:eastAsia="ja-JP"/>
          </w:rPr>
          <w:tab/>
        </w:r>
        <w:r w:rsidDel="00C13D15">
          <w:rPr>
            <w:noProof/>
          </w:rPr>
          <w:delText>Drill marked holes</w:delText>
        </w:r>
        <w:r w:rsidDel="00C13D15">
          <w:rPr>
            <w:noProof/>
          </w:rPr>
          <w:tab/>
          <w:delText>27</w:delText>
        </w:r>
      </w:del>
    </w:p>
    <w:p w14:paraId="3EF00D21" w14:textId="525D0901" w:rsidR="00A75946" w:rsidDel="00C13D15" w:rsidRDefault="00A75946">
      <w:pPr>
        <w:pStyle w:val="TOC1"/>
        <w:tabs>
          <w:tab w:val="left" w:pos="1073"/>
          <w:tab w:val="right" w:leader="dot" w:pos="8630"/>
        </w:tabs>
        <w:rPr>
          <w:del w:id="77" w:author="Chris Satterlee" w:date="2022-01-25T15:02:00Z"/>
          <w:noProof/>
          <w:lang w:eastAsia="ja-JP"/>
        </w:rPr>
      </w:pPr>
      <w:del w:id="78" w:author="Chris Satterlee" w:date="2022-01-25T15:02:00Z">
        <w:r w:rsidRPr="00C137C1" w:rsidDel="00C13D15">
          <w:rPr>
            <w:noProof/>
            <w:color w:val="4F81BD" w:themeColor="accent1"/>
          </w:rPr>
          <w:delText>Step 33:</w:delText>
        </w:r>
        <w:r w:rsidDel="00C13D15">
          <w:rPr>
            <w:noProof/>
            <w:lang w:eastAsia="ja-JP"/>
          </w:rPr>
          <w:tab/>
        </w:r>
        <w:r w:rsidDel="00C13D15">
          <w:rPr>
            <w:noProof/>
          </w:rPr>
          <w:delText>Install binding posts</w:delText>
        </w:r>
        <w:r w:rsidDel="00C13D15">
          <w:rPr>
            <w:noProof/>
          </w:rPr>
          <w:tab/>
          <w:delText>28</w:delText>
        </w:r>
      </w:del>
    </w:p>
    <w:p w14:paraId="1A348654" w14:textId="13662D22" w:rsidR="00A75946" w:rsidDel="00C13D15" w:rsidRDefault="00A75946">
      <w:pPr>
        <w:pStyle w:val="TOC1"/>
        <w:tabs>
          <w:tab w:val="left" w:pos="1073"/>
          <w:tab w:val="right" w:leader="dot" w:pos="8630"/>
        </w:tabs>
        <w:rPr>
          <w:del w:id="79" w:author="Chris Satterlee" w:date="2022-01-25T15:02:00Z"/>
          <w:noProof/>
          <w:lang w:eastAsia="ja-JP"/>
        </w:rPr>
      </w:pPr>
      <w:del w:id="80" w:author="Chris Satterlee" w:date="2022-01-25T15:02:00Z">
        <w:r w:rsidRPr="00C137C1" w:rsidDel="00C13D15">
          <w:rPr>
            <w:noProof/>
            <w:color w:val="4F81BD" w:themeColor="accent1"/>
          </w:rPr>
          <w:delText>Step 34:</w:delText>
        </w:r>
        <w:r w:rsidDel="00C13D15">
          <w:rPr>
            <w:noProof/>
            <w:lang w:eastAsia="ja-JP"/>
          </w:rPr>
          <w:tab/>
        </w:r>
        <w:r w:rsidDel="00C13D15">
          <w:rPr>
            <w:noProof/>
          </w:rPr>
          <w:delText>Install Arduino and PCB</w:delText>
        </w:r>
        <w:r w:rsidDel="00C13D15">
          <w:rPr>
            <w:noProof/>
          </w:rPr>
          <w:tab/>
          <w:delText>29</w:delText>
        </w:r>
      </w:del>
    </w:p>
    <w:p w14:paraId="6C120819" w14:textId="287F8051" w:rsidR="00A75946" w:rsidDel="00C13D15" w:rsidRDefault="00A75946">
      <w:pPr>
        <w:pStyle w:val="TOC1"/>
        <w:tabs>
          <w:tab w:val="left" w:pos="1073"/>
          <w:tab w:val="right" w:leader="dot" w:pos="8630"/>
        </w:tabs>
        <w:rPr>
          <w:del w:id="81" w:author="Chris Satterlee" w:date="2022-01-25T15:02:00Z"/>
          <w:noProof/>
          <w:lang w:eastAsia="ja-JP"/>
        </w:rPr>
      </w:pPr>
      <w:del w:id="82" w:author="Chris Satterlee" w:date="2022-01-25T15:02:00Z">
        <w:r w:rsidRPr="00C137C1" w:rsidDel="00C13D15">
          <w:rPr>
            <w:noProof/>
            <w:color w:val="4F81BD" w:themeColor="accent1"/>
          </w:rPr>
          <w:delText>Step 35:</w:delText>
        </w:r>
        <w:r w:rsidDel="00C13D15">
          <w:rPr>
            <w:noProof/>
            <w:lang w:eastAsia="ja-JP"/>
          </w:rPr>
          <w:tab/>
        </w:r>
        <w:r w:rsidDel="00C13D15">
          <w:rPr>
            <w:noProof/>
          </w:rPr>
          <w:delText>Restore binding post connections</w:delText>
        </w:r>
        <w:r w:rsidDel="00C13D15">
          <w:rPr>
            <w:noProof/>
          </w:rPr>
          <w:tab/>
          <w:delText>29</w:delText>
        </w:r>
      </w:del>
    </w:p>
    <w:p w14:paraId="0ACDA125" w14:textId="227AA974" w:rsidR="00A75946" w:rsidDel="00C13D15" w:rsidRDefault="00A75946">
      <w:pPr>
        <w:pStyle w:val="TOC1"/>
        <w:tabs>
          <w:tab w:val="left" w:pos="1073"/>
          <w:tab w:val="right" w:leader="dot" w:pos="8630"/>
        </w:tabs>
        <w:rPr>
          <w:del w:id="83" w:author="Chris Satterlee" w:date="2022-01-25T15:02:00Z"/>
          <w:noProof/>
          <w:lang w:eastAsia="ja-JP"/>
        </w:rPr>
      </w:pPr>
      <w:del w:id="84" w:author="Chris Satterlee" w:date="2022-01-25T15:02:00Z">
        <w:r w:rsidRPr="00C137C1" w:rsidDel="00C13D15">
          <w:rPr>
            <w:noProof/>
            <w:color w:val="4F81BD" w:themeColor="accent1"/>
          </w:rPr>
          <w:delText>Step 36:</w:delText>
        </w:r>
        <w:r w:rsidDel="00C13D15">
          <w:rPr>
            <w:noProof/>
            <w:lang w:eastAsia="ja-JP"/>
          </w:rPr>
          <w:tab/>
        </w:r>
        <w:r w:rsidDel="00C13D15">
          <w:rPr>
            <w:noProof/>
          </w:rPr>
          <w:delText>Drill USB connector hole</w:delText>
        </w:r>
        <w:r w:rsidDel="00C13D15">
          <w:rPr>
            <w:noProof/>
          </w:rPr>
          <w:tab/>
          <w:delText>30</w:delText>
        </w:r>
      </w:del>
    </w:p>
    <w:p w14:paraId="0DABB7E0" w14:textId="37AAFF31" w:rsidR="00A75946" w:rsidDel="00C13D15" w:rsidRDefault="00A75946">
      <w:pPr>
        <w:pStyle w:val="TOC1"/>
        <w:tabs>
          <w:tab w:val="left" w:pos="1073"/>
          <w:tab w:val="right" w:leader="dot" w:pos="8630"/>
        </w:tabs>
        <w:rPr>
          <w:del w:id="85" w:author="Chris Satterlee" w:date="2022-01-25T15:02:00Z"/>
          <w:noProof/>
          <w:lang w:eastAsia="ja-JP"/>
        </w:rPr>
      </w:pPr>
      <w:del w:id="86" w:author="Chris Satterlee" w:date="2022-01-25T15:02:00Z">
        <w:r w:rsidRPr="00C137C1" w:rsidDel="00C13D15">
          <w:rPr>
            <w:noProof/>
            <w:color w:val="4F81BD" w:themeColor="accent1"/>
          </w:rPr>
          <w:delText>Step 37:</w:delText>
        </w:r>
        <w:r w:rsidDel="00C13D15">
          <w:rPr>
            <w:noProof/>
            <w:lang w:eastAsia="ja-JP"/>
          </w:rPr>
          <w:tab/>
        </w:r>
        <w:r w:rsidDel="00C13D15">
          <w:rPr>
            <w:noProof/>
          </w:rPr>
          <w:delText>Make PV cables</w:delText>
        </w:r>
        <w:r w:rsidDel="00C13D15">
          <w:rPr>
            <w:noProof/>
          </w:rPr>
          <w:tab/>
          <w:delText>31</w:delText>
        </w:r>
      </w:del>
    </w:p>
    <w:p w14:paraId="0FB9BF08" w14:textId="6B40D1EF" w:rsidR="00A75946" w:rsidDel="00C13D15" w:rsidRDefault="00A75946">
      <w:pPr>
        <w:pStyle w:val="TOC1"/>
        <w:tabs>
          <w:tab w:val="left" w:pos="1073"/>
          <w:tab w:val="right" w:leader="dot" w:pos="8630"/>
        </w:tabs>
        <w:rPr>
          <w:del w:id="87" w:author="Chris Satterlee" w:date="2022-01-25T15:02:00Z"/>
          <w:noProof/>
          <w:lang w:eastAsia="ja-JP"/>
        </w:rPr>
      </w:pPr>
      <w:del w:id="88" w:author="Chris Satterlee" w:date="2022-01-25T15:02:00Z">
        <w:r w:rsidRPr="00C137C1" w:rsidDel="00C13D15">
          <w:rPr>
            <w:rFonts w:cs="Arial"/>
            <w:noProof/>
            <w:color w:val="4F81BD" w:themeColor="accent1"/>
          </w:rPr>
          <w:delText>Step 38:</w:delText>
        </w:r>
        <w:r w:rsidDel="00C13D15">
          <w:rPr>
            <w:noProof/>
            <w:lang w:eastAsia="ja-JP"/>
          </w:rPr>
          <w:tab/>
        </w:r>
        <w:r w:rsidDel="00C13D15">
          <w:rPr>
            <w:noProof/>
          </w:rPr>
          <w:delText>Final test</w:delText>
        </w:r>
        <w:r w:rsidDel="00C13D15">
          <w:rPr>
            <w:noProof/>
          </w:rPr>
          <w:tab/>
          <w:delText>31</w:delText>
        </w:r>
      </w:del>
    </w:p>
    <w:p w14:paraId="3058F9A6" w14:textId="4CACFF16" w:rsidR="004C1DF7" w:rsidRDefault="00C83733">
      <w:pPr>
        <w:pStyle w:val="TOC1"/>
        <w:tabs>
          <w:tab w:val="left" w:pos="960"/>
          <w:tab w:val="right" w:leader="dot" w:pos="8630"/>
        </w:tabs>
        <w:rPr>
          <w:ins w:id="89" w:author="Chris Satterlee" w:date="2022-02-27T16:20:00Z"/>
          <w:noProof/>
          <w:lang w:eastAsia="ja-JP"/>
        </w:rPr>
      </w:pPr>
      <w:del w:id="90" w:author="Chris Satterlee" w:date="2022-02-27T16:20:00Z">
        <w:r w:rsidDel="004C1DF7">
          <w:rPr>
            <w:rFonts w:ascii="Courier" w:hAnsi="Courier"/>
          </w:rPr>
          <w:fldChar w:fldCharType="end"/>
        </w:r>
      </w:del>
      <w:ins w:id="91" w:author="Chris Satterlee" w:date="2022-02-27T16:20:00Z">
        <w:r w:rsidR="004C1DF7">
          <w:rPr>
            <w:rFonts w:ascii="Courier" w:hAnsi="Courier"/>
          </w:rPr>
          <w:fldChar w:fldCharType="begin"/>
        </w:r>
        <w:r w:rsidR="004C1DF7">
          <w:rPr>
            <w:rFonts w:ascii="Courier" w:hAnsi="Courier"/>
          </w:rPr>
          <w:instrText xml:space="preserve"> TOC \o "1-3" \h \z \u </w:instrText>
        </w:r>
      </w:ins>
      <w:r w:rsidR="004C1DF7">
        <w:rPr>
          <w:rFonts w:ascii="Courier" w:hAnsi="Courier"/>
        </w:rPr>
        <w:fldChar w:fldCharType="separate"/>
      </w:r>
      <w:ins w:id="92" w:author="Chris Satterlee" w:date="2022-02-27T16:20:00Z">
        <w:r w:rsidR="004C1DF7" w:rsidRPr="000000A0">
          <w:rPr>
            <w:rStyle w:val="Hyperlink"/>
            <w:noProof/>
          </w:rPr>
          <w:fldChar w:fldCharType="begin"/>
        </w:r>
        <w:r w:rsidR="004C1DF7" w:rsidRPr="000000A0">
          <w:rPr>
            <w:rStyle w:val="Hyperlink"/>
            <w:noProof/>
          </w:rPr>
          <w:instrText xml:space="preserve"> </w:instrText>
        </w:r>
        <w:r w:rsidR="004C1DF7">
          <w:rPr>
            <w:noProof/>
          </w:rPr>
          <w:instrText>HYPERLINK \l "_Toc96871255"</w:instrText>
        </w:r>
        <w:r w:rsidR="004C1DF7" w:rsidRPr="000000A0">
          <w:rPr>
            <w:rStyle w:val="Hyperlink"/>
            <w:noProof/>
          </w:rPr>
          <w:instrText xml:space="preserve"> </w:instrText>
        </w:r>
        <w:r w:rsidR="004C1DF7" w:rsidRPr="000000A0">
          <w:rPr>
            <w:rStyle w:val="Hyperlink"/>
            <w:noProof/>
          </w:rPr>
        </w:r>
        <w:r w:rsidR="004C1DF7" w:rsidRPr="000000A0">
          <w:rPr>
            <w:rStyle w:val="Hyperlink"/>
            <w:noProof/>
          </w:rPr>
          <w:fldChar w:fldCharType="separate"/>
        </w:r>
        <w:r w:rsidR="004C1DF7" w:rsidRPr="000000A0">
          <w:rPr>
            <w:rStyle w:val="Hyperlink"/>
            <w:noProof/>
          </w:rPr>
          <w:t>Step 1:</w:t>
        </w:r>
        <w:r w:rsidR="004C1DF7">
          <w:rPr>
            <w:noProof/>
            <w:lang w:eastAsia="ja-JP"/>
          </w:rPr>
          <w:tab/>
        </w:r>
        <w:r w:rsidR="004C1DF7" w:rsidRPr="000000A0">
          <w:rPr>
            <w:rStyle w:val="Hyperlink"/>
            <w:noProof/>
          </w:rPr>
          <w:t>Understand the HW design / Choose Variant</w:t>
        </w:r>
        <w:r w:rsidR="004C1DF7">
          <w:rPr>
            <w:noProof/>
            <w:webHidden/>
          </w:rPr>
          <w:tab/>
        </w:r>
        <w:r w:rsidR="004C1DF7">
          <w:rPr>
            <w:noProof/>
            <w:webHidden/>
          </w:rPr>
          <w:fldChar w:fldCharType="begin"/>
        </w:r>
        <w:r w:rsidR="004C1DF7">
          <w:rPr>
            <w:noProof/>
            <w:webHidden/>
          </w:rPr>
          <w:instrText xml:space="preserve"> PAGEREF _Toc96871255 \h </w:instrText>
        </w:r>
        <w:r w:rsidR="004C1DF7">
          <w:rPr>
            <w:noProof/>
            <w:webHidden/>
          </w:rPr>
        </w:r>
      </w:ins>
      <w:r w:rsidR="004C1DF7">
        <w:rPr>
          <w:noProof/>
          <w:webHidden/>
        </w:rPr>
        <w:fldChar w:fldCharType="separate"/>
      </w:r>
      <w:ins w:id="93" w:author="Chris Satterlee" w:date="2022-02-27T16:20:00Z">
        <w:r w:rsidR="004C1DF7">
          <w:rPr>
            <w:noProof/>
            <w:webHidden/>
          </w:rPr>
          <w:t>5</w:t>
        </w:r>
        <w:r w:rsidR="004C1DF7">
          <w:rPr>
            <w:noProof/>
            <w:webHidden/>
          </w:rPr>
          <w:fldChar w:fldCharType="end"/>
        </w:r>
        <w:r w:rsidR="004C1DF7" w:rsidRPr="000000A0">
          <w:rPr>
            <w:rStyle w:val="Hyperlink"/>
            <w:noProof/>
          </w:rPr>
          <w:fldChar w:fldCharType="end"/>
        </w:r>
      </w:ins>
    </w:p>
    <w:p w14:paraId="606E3403" w14:textId="1587C7BA" w:rsidR="004C1DF7" w:rsidRDefault="004C1DF7">
      <w:pPr>
        <w:pStyle w:val="TOC1"/>
        <w:tabs>
          <w:tab w:val="left" w:pos="960"/>
          <w:tab w:val="right" w:leader="dot" w:pos="8630"/>
        </w:tabs>
        <w:rPr>
          <w:ins w:id="94" w:author="Chris Satterlee" w:date="2022-02-27T16:20:00Z"/>
          <w:noProof/>
          <w:lang w:eastAsia="ja-JP"/>
        </w:rPr>
      </w:pPr>
      <w:ins w:id="95"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"_Toc96871256"</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w:t>
        </w:r>
        <w:r>
          <w:rPr>
            <w:noProof/>
            <w:lang w:eastAsia="ja-JP"/>
          </w:rPr>
          <w:tab/>
        </w:r>
        <w:r w:rsidRPr="000000A0">
          <w:rPr>
            <w:rStyle w:val="Hyperlink"/>
            <w:noProof/>
          </w:rPr>
          <w:t>Install software</w:t>
        </w:r>
        <w:r>
          <w:rPr>
            <w:noProof/>
            <w:webHidden/>
          </w:rPr>
          <w:tab/>
        </w:r>
        <w:r>
          <w:rPr>
            <w:noProof/>
            <w:webHidden/>
          </w:rPr>
          <w:fldChar w:fldCharType="begin"/>
        </w:r>
        <w:r>
          <w:rPr>
            <w:noProof/>
            <w:webHidden/>
          </w:rPr>
          <w:instrText xml:space="preserve"> PAGEREF _Toc96871256 \h </w:instrText>
        </w:r>
        <w:r>
          <w:rPr>
            <w:noProof/>
            <w:webHidden/>
          </w:rPr>
        </w:r>
      </w:ins>
      <w:r>
        <w:rPr>
          <w:noProof/>
          <w:webHidden/>
        </w:rPr>
        <w:fldChar w:fldCharType="separate"/>
      </w:r>
      <w:ins w:id="96" w:author="Chris Satterlee" w:date="2022-02-27T16:20:00Z">
        <w:r>
          <w:rPr>
            <w:noProof/>
            <w:webHidden/>
          </w:rPr>
          <w:t>5</w:t>
        </w:r>
        <w:r>
          <w:rPr>
            <w:noProof/>
            <w:webHidden/>
          </w:rPr>
          <w:fldChar w:fldCharType="end"/>
        </w:r>
        <w:r w:rsidRPr="000000A0">
          <w:rPr>
            <w:rStyle w:val="Hyperlink"/>
            <w:noProof/>
          </w:rPr>
          <w:fldChar w:fldCharType="end"/>
        </w:r>
      </w:ins>
    </w:p>
    <w:p w14:paraId="7ECE47B4" w14:textId="6921F912" w:rsidR="004C1DF7" w:rsidRDefault="004C1DF7">
      <w:pPr>
        <w:pStyle w:val="TOC1"/>
        <w:tabs>
          <w:tab w:val="left" w:pos="960"/>
          <w:tab w:val="right" w:leader="dot" w:pos="8630"/>
        </w:tabs>
        <w:rPr>
          <w:ins w:id="97" w:author="Chris Satterlee" w:date="2022-02-27T16:20:00Z"/>
          <w:noProof/>
          <w:lang w:eastAsia="ja-JP"/>
        </w:rPr>
      </w:pPr>
      <w:ins w:id="98"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"_Toc96871257"</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w:t>
        </w:r>
        <w:r>
          <w:rPr>
            <w:noProof/>
            <w:lang w:eastAsia="ja-JP"/>
          </w:rPr>
          <w:tab/>
        </w:r>
        <w:r w:rsidRPr="000000A0">
          <w:rPr>
            <w:rStyle w:val="Hyperlink"/>
            <w:noProof/>
          </w:rPr>
          <w:t>Order PCB</w:t>
        </w:r>
        <w:r>
          <w:rPr>
            <w:noProof/>
            <w:webHidden/>
          </w:rPr>
          <w:tab/>
        </w:r>
        <w:r>
          <w:rPr>
            <w:noProof/>
            <w:webHidden/>
          </w:rPr>
          <w:fldChar w:fldCharType="begin"/>
        </w:r>
        <w:r>
          <w:rPr>
            <w:noProof/>
            <w:webHidden/>
          </w:rPr>
          <w:instrText xml:space="preserve"> PAGEREF _Toc96871257 \h </w:instrText>
        </w:r>
        <w:r>
          <w:rPr>
            <w:noProof/>
            <w:webHidden/>
          </w:rPr>
        </w:r>
      </w:ins>
      <w:r>
        <w:rPr>
          <w:noProof/>
          <w:webHidden/>
        </w:rPr>
        <w:fldChar w:fldCharType="separate"/>
      </w:r>
      <w:ins w:id="99" w:author="Chris Satterlee" w:date="2022-02-27T16:20:00Z">
        <w:r>
          <w:rPr>
            <w:noProof/>
            <w:webHidden/>
          </w:rPr>
          <w:t>5</w:t>
        </w:r>
        <w:r>
          <w:rPr>
            <w:noProof/>
            <w:webHidden/>
          </w:rPr>
          <w:fldChar w:fldCharType="end"/>
        </w:r>
        <w:r w:rsidRPr="000000A0">
          <w:rPr>
            <w:rStyle w:val="Hyperlink"/>
            <w:noProof/>
          </w:rPr>
          <w:fldChar w:fldCharType="end"/>
        </w:r>
      </w:ins>
    </w:p>
    <w:p w14:paraId="4AA1C4D1" w14:textId="6C788FCC" w:rsidR="004C1DF7" w:rsidRDefault="004C1DF7">
      <w:pPr>
        <w:pStyle w:val="TOC1"/>
        <w:tabs>
          <w:tab w:val="left" w:pos="960"/>
          <w:tab w:val="right" w:leader="dot" w:pos="8630"/>
        </w:tabs>
        <w:rPr>
          <w:ins w:id="100" w:author="Chris Satterlee" w:date="2022-02-27T16:20:00Z"/>
          <w:noProof/>
          <w:lang w:eastAsia="ja-JP"/>
        </w:rPr>
      </w:pPr>
      <w:ins w:id="101"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"_Toc96871258"</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4:</w:t>
        </w:r>
        <w:r>
          <w:rPr>
            <w:noProof/>
            <w:lang w:eastAsia="ja-JP"/>
          </w:rPr>
          <w:tab/>
        </w:r>
        <w:r w:rsidRPr="000000A0">
          <w:rPr>
            <w:rStyle w:val="Hyperlink"/>
            <w:noProof/>
          </w:rPr>
          <w:t>Buy other parts</w:t>
        </w:r>
        <w:r>
          <w:rPr>
            <w:noProof/>
            <w:webHidden/>
          </w:rPr>
          <w:tab/>
        </w:r>
        <w:r>
          <w:rPr>
            <w:noProof/>
            <w:webHidden/>
          </w:rPr>
          <w:fldChar w:fldCharType="begin"/>
        </w:r>
        <w:r>
          <w:rPr>
            <w:noProof/>
            <w:webHidden/>
          </w:rPr>
          <w:instrText xml:space="preserve"> PAGEREF _Toc96871258 \h </w:instrText>
        </w:r>
        <w:r>
          <w:rPr>
            <w:noProof/>
            <w:webHidden/>
          </w:rPr>
        </w:r>
      </w:ins>
      <w:r>
        <w:rPr>
          <w:noProof/>
          <w:webHidden/>
        </w:rPr>
        <w:fldChar w:fldCharType="separate"/>
      </w:r>
      <w:ins w:id="102" w:author="Chris Satterlee" w:date="2022-02-27T16:20:00Z">
        <w:r>
          <w:rPr>
            <w:noProof/>
            <w:webHidden/>
          </w:rPr>
          <w:t>6</w:t>
        </w:r>
        <w:r>
          <w:rPr>
            <w:noProof/>
            <w:webHidden/>
          </w:rPr>
          <w:fldChar w:fldCharType="end"/>
        </w:r>
        <w:r w:rsidRPr="000000A0">
          <w:rPr>
            <w:rStyle w:val="Hyperlink"/>
            <w:noProof/>
          </w:rPr>
          <w:fldChar w:fldCharType="end"/>
        </w:r>
      </w:ins>
    </w:p>
    <w:p w14:paraId="3B086CA7" w14:textId="611E1A73" w:rsidR="004C1DF7" w:rsidRDefault="004C1DF7">
      <w:pPr>
        <w:pStyle w:val="TOC1"/>
        <w:tabs>
          <w:tab w:val="left" w:pos="960"/>
          <w:tab w:val="right" w:leader="dot" w:pos="8630"/>
        </w:tabs>
        <w:rPr>
          <w:ins w:id="103" w:author="Chris Satterlee" w:date="2022-02-27T16:20:00Z"/>
          <w:noProof/>
          <w:lang w:eastAsia="ja-JP"/>
        </w:rPr>
      </w:pPr>
      <w:ins w:id="104"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"_Toc96871259"</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5:</w:t>
        </w:r>
        <w:r>
          <w:rPr>
            <w:noProof/>
            <w:lang w:eastAsia="ja-JP"/>
          </w:rPr>
          <w:tab/>
        </w:r>
        <w:r w:rsidRPr="000000A0">
          <w:rPr>
            <w:rStyle w:val="Hyperlink"/>
            <w:noProof/>
          </w:rPr>
          <w:t>Gather / buy tools</w:t>
        </w:r>
        <w:r>
          <w:rPr>
            <w:noProof/>
            <w:webHidden/>
          </w:rPr>
          <w:tab/>
        </w:r>
        <w:r>
          <w:rPr>
            <w:noProof/>
            <w:webHidden/>
          </w:rPr>
          <w:fldChar w:fldCharType="begin"/>
        </w:r>
        <w:r>
          <w:rPr>
            <w:noProof/>
            <w:webHidden/>
          </w:rPr>
          <w:instrText xml:space="preserve"> PAGEREF _Toc96871259 \h </w:instrText>
        </w:r>
        <w:r>
          <w:rPr>
            <w:noProof/>
            <w:webHidden/>
          </w:rPr>
        </w:r>
      </w:ins>
      <w:r>
        <w:rPr>
          <w:noProof/>
          <w:webHidden/>
        </w:rPr>
        <w:fldChar w:fldCharType="separate"/>
      </w:r>
      <w:ins w:id="105" w:author="Chris Satterlee" w:date="2022-02-27T16:20:00Z">
        <w:r>
          <w:rPr>
            <w:noProof/>
            <w:webHidden/>
          </w:rPr>
          <w:t>8</w:t>
        </w:r>
        <w:r>
          <w:rPr>
            <w:noProof/>
            <w:webHidden/>
          </w:rPr>
          <w:fldChar w:fldCharType="end"/>
        </w:r>
        <w:r w:rsidRPr="000000A0">
          <w:rPr>
            <w:rStyle w:val="Hyperlink"/>
            <w:noProof/>
          </w:rPr>
          <w:fldChar w:fldCharType="end"/>
        </w:r>
      </w:ins>
    </w:p>
    <w:p w14:paraId="4D3D1DA1" w14:textId="2C45DDBD" w:rsidR="004C1DF7" w:rsidRDefault="004C1DF7">
      <w:pPr>
        <w:pStyle w:val="TOC1"/>
        <w:tabs>
          <w:tab w:val="left" w:pos="960"/>
          <w:tab w:val="right" w:leader="dot" w:pos="8630"/>
        </w:tabs>
        <w:rPr>
          <w:ins w:id="106" w:author="Chris Satterlee" w:date="2022-02-27T16:20:00Z"/>
          <w:noProof/>
          <w:lang w:eastAsia="ja-JP"/>
        </w:rPr>
      </w:pPr>
      <w:ins w:id="107"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"_Toc96871260"</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6:</w:t>
        </w:r>
        <w:r>
          <w:rPr>
            <w:noProof/>
            <w:lang w:eastAsia="ja-JP"/>
          </w:rPr>
          <w:tab/>
        </w:r>
        <w:r w:rsidRPr="000000A0">
          <w:rPr>
            <w:rStyle w:val="Hyperlink"/>
            <w:noProof/>
          </w:rPr>
          <w:t>Prepare for Soldering</w:t>
        </w:r>
        <w:r>
          <w:rPr>
            <w:noProof/>
            <w:webHidden/>
          </w:rPr>
          <w:tab/>
        </w:r>
        <w:r>
          <w:rPr>
            <w:noProof/>
            <w:webHidden/>
          </w:rPr>
          <w:fldChar w:fldCharType="begin"/>
        </w:r>
        <w:r>
          <w:rPr>
            <w:noProof/>
            <w:webHidden/>
          </w:rPr>
          <w:instrText xml:space="preserve"> PAGEREF _Toc96871260 \h </w:instrText>
        </w:r>
        <w:r>
          <w:rPr>
            <w:noProof/>
            <w:webHidden/>
          </w:rPr>
        </w:r>
      </w:ins>
      <w:r>
        <w:rPr>
          <w:noProof/>
          <w:webHidden/>
        </w:rPr>
        <w:fldChar w:fldCharType="separate"/>
      </w:r>
      <w:ins w:id="108" w:author="Chris Satterlee" w:date="2022-02-27T16:20:00Z">
        <w:r>
          <w:rPr>
            <w:noProof/>
            <w:webHidden/>
          </w:rPr>
          <w:t>8</w:t>
        </w:r>
        <w:r>
          <w:rPr>
            <w:noProof/>
            <w:webHidden/>
          </w:rPr>
          <w:fldChar w:fldCharType="end"/>
        </w:r>
        <w:r w:rsidRPr="000000A0">
          <w:rPr>
            <w:rStyle w:val="Hyperlink"/>
            <w:noProof/>
          </w:rPr>
          <w:fldChar w:fldCharType="end"/>
        </w:r>
      </w:ins>
    </w:p>
    <w:p w14:paraId="3CA696F6" w14:textId="5416F905" w:rsidR="004C1DF7" w:rsidRDefault="004C1DF7">
      <w:pPr>
        <w:pStyle w:val="TOC1"/>
        <w:tabs>
          <w:tab w:val="left" w:pos="960"/>
          <w:tab w:val="right" w:leader="dot" w:pos="8630"/>
        </w:tabs>
        <w:rPr>
          <w:ins w:id="109" w:author="Chris Satterlee" w:date="2022-02-27T16:20:00Z"/>
          <w:noProof/>
          <w:lang w:eastAsia="ja-JP"/>
        </w:rPr>
      </w:pPr>
      <w:ins w:id="110"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"_Toc96871261"</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7:</w:t>
        </w:r>
        <w:r>
          <w:rPr>
            <w:noProof/>
            <w:lang w:eastAsia="ja-JP"/>
          </w:rPr>
          <w:tab/>
        </w:r>
        <w:r w:rsidRPr="000000A0">
          <w:rPr>
            <w:rStyle w:val="Hyperlink"/>
            <w:noProof/>
          </w:rPr>
          <w:t>1/4W resistors</w:t>
        </w:r>
        <w:r>
          <w:rPr>
            <w:noProof/>
            <w:webHidden/>
          </w:rPr>
          <w:tab/>
        </w:r>
        <w:r>
          <w:rPr>
            <w:noProof/>
            <w:webHidden/>
          </w:rPr>
          <w:fldChar w:fldCharType="begin"/>
        </w:r>
        <w:r>
          <w:rPr>
            <w:noProof/>
            <w:webHidden/>
          </w:rPr>
          <w:instrText xml:space="preserve"> PAGEREF _Toc96871261 \h </w:instrText>
        </w:r>
        <w:r>
          <w:rPr>
            <w:noProof/>
            <w:webHidden/>
          </w:rPr>
        </w:r>
      </w:ins>
      <w:r>
        <w:rPr>
          <w:noProof/>
          <w:webHidden/>
        </w:rPr>
        <w:fldChar w:fldCharType="separate"/>
      </w:r>
      <w:ins w:id="111" w:author="Chris Satterlee" w:date="2022-02-27T16:20:00Z">
        <w:r>
          <w:rPr>
            <w:noProof/>
            <w:webHidden/>
          </w:rPr>
          <w:t>9</w:t>
        </w:r>
        <w:r>
          <w:rPr>
            <w:noProof/>
            <w:webHidden/>
          </w:rPr>
          <w:fldChar w:fldCharType="end"/>
        </w:r>
        <w:r w:rsidRPr="000000A0">
          <w:rPr>
            <w:rStyle w:val="Hyperlink"/>
            <w:noProof/>
          </w:rPr>
          <w:fldChar w:fldCharType="end"/>
        </w:r>
      </w:ins>
    </w:p>
    <w:p w14:paraId="5DFA1D4D" w14:textId="3F3E58A3" w:rsidR="004C1DF7" w:rsidRDefault="004C1DF7">
      <w:pPr>
        <w:pStyle w:val="TOC1"/>
        <w:tabs>
          <w:tab w:val="left" w:pos="960"/>
          <w:tab w:val="right" w:leader="dot" w:pos="8630"/>
        </w:tabs>
        <w:rPr>
          <w:ins w:id="112" w:author="Chris Satterlee" w:date="2022-02-27T16:20:00Z"/>
          <w:noProof/>
          <w:lang w:eastAsia="ja-JP"/>
        </w:rPr>
      </w:pPr>
      <w:ins w:id="113"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"_Toc96871262"</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8:</w:t>
        </w:r>
        <w:r>
          <w:rPr>
            <w:noProof/>
            <w:lang w:eastAsia="ja-JP"/>
          </w:rPr>
          <w:tab/>
        </w:r>
        <w:r w:rsidRPr="000000A0">
          <w:rPr>
            <w:rStyle w:val="Hyperlink"/>
            <w:noProof/>
          </w:rPr>
          <w:t>IC sockets</w:t>
        </w:r>
        <w:r>
          <w:rPr>
            <w:noProof/>
            <w:webHidden/>
          </w:rPr>
          <w:tab/>
        </w:r>
        <w:r>
          <w:rPr>
            <w:noProof/>
            <w:webHidden/>
          </w:rPr>
          <w:fldChar w:fldCharType="begin"/>
        </w:r>
        <w:r>
          <w:rPr>
            <w:noProof/>
            <w:webHidden/>
          </w:rPr>
          <w:instrText xml:space="preserve"> PAGEREF _Toc96871262 \h </w:instrText>
        </w:r>
        <w:r>
          <w:rPr>
            <w:noProof/>
            <w:webHidden/>
          </w:rPr>
        </w:r>
      </w:ins>
      <w:r>
        <w:rPr>
          <w:noProof/>
          <w:webHidden/>
        </w:rPr>
        <w:fldChar w:fldCharType="separate"/>
      </w:r>
      <w:ins w:id="114" w:author="Chris Satterlee" w:date="2022-02-27T16:20:00Z">
        <w:r>
          <w:rPr>
            <w:noProof/>
            <w:webHidden/>
          </w:rPr>
          <w:t>11</w:t>
        </w:r>
        <w:r>
          <w:rPr>
            <w:noProof/>
            <w:webHidden/>
          </w:rPr>
          <w:fldChar w:fldCharType="end"/>
        </w:r>
        <w:r w:rsidRPr="000000A0">
          <w:rPr>
            <w:rStyle w:val="Hyperlink"/>
            <w:noProof/>
          </w:rPr>
          <w:fldChar w:fldCharType="end"/>
        </w:r>
      </w:ins>
    </w:p>
    <w:p w14:paraId="5F430D2E" w14:textId="001D2A52" w:rsidR="004C1DF7" w:rsidRDefault="004C1DF7">
      <w:pPr>
        <w:pStyle w:val="TOC1"/>
        <w:tabs>
          <w:tab w:val="left" w:pos="960"/>
          <w:tab w:val="right" w:leader="dot" w:pos="8630"/>
        </w:tabs>
        <w:rPr>
          <w:ins w:id="115" w:author="Chris Satterlee" w:date="2022-02-27T16:20:00Z"/>
          <w:noProof/>
          <w:lang w:eastAsia="ja-JP"/>
        </w:rPr>
      </w:pPr>
      <w:ins w:id="116"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"_Toc96871263"</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9:</w:t>
        </w:r>
        <w:r>
          <w:rPr>
            <w:noProof/>
            <w:lang w:eastAsia="ja-JP"/>
          </w:rPr>
          <w:tab/>
        </w:r>
        <w:r w:rsidRPr="000000A0">
          <w:rPr>
            <w:rStyle w:val="Hyperlink"/>
            <w:noProof/>
          </w:rPr>
          <w:t>Stacking connectors and female header</w:t>
        </w:r>
        <w:r>
          <w:rPr>
            <w:noProof/>
            <w:webHidden/>
          </w:rPr>
          <w:tab/>
        </w:r>
        <w:r>
          <w:rPr>
            <w:noProof/>
            <w:webHidden/>
          </w:rPr>
          <w:fldChar w:fldCharType="begin"/>
        </w:r>
        <w:r>
          <w:rPr>
            <w:noProof/>
            <w:webHidden/>
          </w:rPr>
          <w:instrText xml:space="preserve"> PAGEREF _Toc96871263 \h </w:instrText>
        </w:r>
        <w:r>
          <w:rPr>
            <w:noProof/>
            <w:webHidden/>
          </w:rPr>
        </w:r>
      </w:ins>
      <w:r>
        <w:rPr>
          <w:noProof/>
          <w:webHidden/>
        </w:rPr>
        <w:fldChar w:fldCharType="separate"/>
      </w:r>
      <w:ins w:id="117" w:author="Chris Satterlee" w:date="2022-02-27T16:20:00Z">
        <w:r>
          <w:rPr>
            <w:noProof/>
            <w:webHidden/>
          </w:rPr>
          <w:t>11</w:t>
        </w:r>
        <w:r>
          <w:rPr>
            <w:noProof/>
            <w:webHidden/>
          </w:rPr>
          <w:fldChar w:fldCharType="end"/>
        </w:r>
        <w:r w:rsidRPr="000000A0">
          <w:rPr>
            <w:rStyle w:val="Hyperlink"/>
            <w:noProof/>
          </w:rPr>
          <w:fldChar w:fldCharType="end"/>
        </w:r>
      </w:ins>
    </w:p>
    <w:p w14:paraId="2A5D815E" w14:textId="5171CC21" w:rsidR="004C1DF7" w:rsidRDefault="004C1DF7">
      <w:pPr>
        <w:pStyle w:val="TOC1"/>
        <w:tabs>
          <w:tab w:val="left" w:pos="1200"/>
          <w:tab w:val="right" w:leader="dot" w:pos="8630"/>
        </w:tabs>
        <w:rPr>
          <w:ins w:id="118" w:author="Chris Satterlee" w:date="2022-02-27T16:20:00Z"/>
          <w:noProof/>
          <w:lang w:eastAsia="ja-JP"/>
        </w:rPr>
      </w:pPr>
      <w:ins w:id="119"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"_Toc96871264"</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10:</w:t>
        </w:r>
        <w:r>
          <w:rPr>
            <w:noProof/>
            <w:lang w:eastAsia="ja-JP"/>
          </w:rPr>
          <w:tab/>
        </w:r>
        <w:r w:rsidRPr="000000A0">
          <w:rPr>
            <w:rStyle w:val="Hyperlink"/>
            <w:noProof/>
          </w:rPr>
          <w:t>Screw terminal block</w:t>
        </w:r>
        <w:r>
          <w:rPr>
            <w:noProof/>
            <w:webHidden/>
          </w:rPr>
          <w:tab/>
        </w:r>
        <w:r>
          <w:rPr>
            <w:noProof/>
            <w:webHidden/>
          </w:rPr>
          <w:fldChar w:fldCharType="begin"/>
        </w:r>
        <w:r>
          <w:rPr>
            <w:noProof/>
            <w:webHidden/>
          </w:rPr>
          <w:instrText xml:space="preserve"> PAGEREF _Toc96871264 \h </w:instrText>
        </w:r>
        <w:r>
          <w:rPr>
            <w:noProof/>
            <w:webHidden/>
          </w:rPr>
        </w:r>
      </w:ins>
      <w:r>
        <w:rPr>
          <w:noProof/>
          <w:webHidden/>
        </w:rPr>
        <w:fldChar w:fldCharType="separate"/>
      </w:r>
      <w:ins w:id="120" w:author="Chris Satterlee" w:date="2022-02-27T16:20:00Z">
        <w:r>
          <w:rPr>
            <w:noProof/>
            <w:webHidden/>
          </w:rPr>
          <w:t>12</w:t>
        </w:r>
        <w:r>
          <w:rPr>
            <w:noProof/>
            <w:webHidden/>
          </w:rPr>
          <w:fldChar w:fldCharType="end"/>
        </w:r>
        <w:r w:rsidRPr="000000A0">
          <w:rPr>
            <w:rStyle w:val="Hyperlink"/>
            <w:noProof/>
          </w:rPr>
          <w:fldChar w:fldCharType="end"/>
        </w:r>
      </w:ins>
    </w:p>
    <w:p w14:paraId="6038BCF3" w14:textId="21F6CB93" w:rsidR="004C1DF7" w:rsidRDefault="004C1DF7">
      <w:pPr>
        <w:pStyle w:val="TOC1"/>
        <w:tabs>
          <w:tab w:val="left" w:pos="1200"/>
          <w:tab w:val="right" w:leader="dot" w:pos="8630"/>
        </w:tabs>
        <w:rPr>
          <w:ins w:id="121" w:author="Chris Satterlee" w:date="2022-02-27T16:20:00Z"/>
          <w:noProof/>
          <w:lang w:eastAsia="ja-JP"/>
        </w:rPr>
      </w:pPr>
      <w:ins w:id="122"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"_Toc96871265"</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11:</w:t>
        </w:r>
        <w:r>
          <w:rPr>
            <w:noProof/>
            <w:lang w:eastAsia="ja-JP"/>
          </w:rPr>
          <w:tab/>
        </w:r>
        <w:r w:rsidRPr="000000A0">
          <w:rPr>
            <w:rStyle w:val="Hyperlink"/>
            <w:noProof/>
          </w:rPr>
          <w:t>Filter capacitors</w:t>
        </w:r>
        <w:r>
          <w:rPr>
            <w:noProof/>
            <w:webHidden/>
          </w:rPr>
          <w:tab/>
        </w:r>
        <w:r>
          <w:rPr>
            <w:noProof/>
            <w:webHidden/>
          </w:rPr>
          <w:fldChar w:fldCharType="begin"/>
        </w:r>
        <w:r>
          <w:rPr>
            <w:noProof/>
            <w:webHidden/>
          </w:rPr>
          <w:instrText xml:space="preserve"> PAGEREF _Toc96871265 \h </w:instrText>
        </w:r>
        <w:r>
          <w:rPr>
            <w:noProof/>
            <w:webHidden/>
          </w:rPr>
        </w:r>
      </w:ins>
      <w:r>
        <w:rPr>
          <w:noProof/>
          <w:webHidden/>
        </w:rPr>
        <w:fldChar w:fldCharType="separate"/>
      </w:r>
      <w:ins w:id="123" w:author="Chris Satterlee" w:date="2022-02-27T16:20:00Z">
        <w:r>
          <w:rPr>
            <w:noProof/>
            <w:webHidden/>
          </w:rPr>
          <w:t>13</w:t>
        </w:r>
        <w:r>
          <w:rPr>
            <w:noProof/>
            <w:webHidden/>
          </w:rPr>
          <w:fldChar w:fldCharType="end"/>
        </w:r>
        <w:r w:rsidRPr="000000A0">
          <w:rPr>
            <w:rStyle w:val="Hyperlink"/>
            <w:noProof/>
          </w:rPr>
          <w:fldChar w:fldCharType="end"/>
        </w:r>
      </w:ins>
    </w:p>
    <w:p w14:paraId="7BB5B341" w14:textId="20183E36" w:rsidR="004C1DF7" w:rsidRDefault="004C1DF7">
      <w:pPr>
        <w:pStyle w:val="TOC1"/>
        <w:tabs>
          <w:tab w:val="left" w:pos="1200"/>
          <w:tab w:val="right" w:leader="dot" w:pos="8630"/>
        </w:tabs>
        <w:rPr>
          <w:ins w:id="124" w:author="Chris Satterlee" w:date="2022-02-27T16:20:00Z"/>
          <w:noProof/>
          <w:lang w:eastAsia="ja-JP"/>
        </w:rPr>
      </w:pPr>
      <w:ins w:id="125"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"_Toc96871266"</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12:</w:t>
        </w:r>
        <w:r>
          <w:rPr>
            <w:noProof/>
            <w:lang w:eastAsia="ja-JP"/>
          </w:rPr>
          <w:tab/>
        </w:r>
        <w:r w:rsidRPr="000000A0">
          <w:rPr>
            <w:rStyle w:val="Hyperlink"/>
            <w:noProof/>
          </w:rPr>
          <w:t>Bypass diode</w:t>
        </w:r>
        <w:r>
          <w:rPr>
            <w:noProof/>
            <w:webHidden/>
          </w:rPr>
          <w:tab/>
        </w:r>
        <w:r>
          <w:rPr>
            <w:noProof/>
            <w:webHidden/>
          </w:rPr>
          <w:fldChar w:fldCharType="begin"/>
        </w:r>
        <w:r>
          <w:rPr>
            <w:noProof/>
            <w:webHidden/>
          </w:rPr>
          <w:instrText xml:space="preserve"> PAGEREF _Toc96871266 \h </w:instrText>
        </w:r>
        <w:r>
          <w:rPr>
            <w:noProof/>
            <w:webHidden/>
          </w:rPr>
        </w:r>
      </w:ins>
      <w:r>
        <w:rPr>
          <w:noProof/>
          <w:webHidden/>
        </w:rPr>
        <w:fldChar w:fldCharType="separate"/>
      </w:r>
      <w:ins w:id="126" w:author="Chris Satterlee" w:date="2022-02-27T16:20:00Z">
        <w:r>
          <w:rPr>
            <w:noProof/>
            <w:webHidden/>
          </w:rPr>
          <w:t>14</w:t>
        </w:r>
        <w:r>
          <w:rPr>
            <w:noProof/>
            <w:webHidden/>
          </w:rPr>
          <w:fldChar w:fldCharType="end"/>
        </w:r>
        <w:r w:rsidRPr="000000A0">
          <w:rPr>
            <w:rStyle w:val="Hyperlink"/>
            <w:noProof/>
          </w:rPr>
          <w:fldChar w:fldCharType="end"/>
        </w:r>
      </w:ins>
    </w:p>
    <w:p w14:paraId="04AAC3EC" w14:textId="34282BC9" w:rsidR="004C1DF7" w:rsidRDefault="004C1DF7">
      <w:pPr>
        <w:pStyle w:val="TOC1"/>
        <w:tabs>
          <w:tab w:val="left" w:pos="1200"/>
          <w:tab w:val="right" w:leader="dot" w:pos="8630"/>
        </w:tabs>
        <w:rPr>
          <w:ins w:id="127" w:author="Chris Satterlee" w:date="2022-02-27T16:20:00Z"/>
          <w:noProof/>
          <w:lang w:eastAsia="ja-JP"/>
        </w:rPr>
      </w:pPr>
      <w:ins w:id="128"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"_Toc96871267"</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13:</w:t>
        </w:r>
        <w:r>
          <w:rPr>
            <w:noProof/>
            <w:lang w:eastAsia="ja-JP"/>
          </w:rPr>
          <w:tab/>
        </w:r>
        <w:r w:rsidRPr="000000A0">
          <w:rPr>
            <w:rStyle w:val="Hyperlink"/>
            <w:noProof/>
          </w:rPr>
          <w:t>Vertical shunt resistor</w:t>
        </w:r>
        <w:r>
          <w:rPr>
            <w:noProof/>
            <w:webHidden/>
          </w:rPr>
          <w:tab/>
        </w:r>
        <w:r>
          <w:rPr>
            <w:noProof/>
            <w:webHidden/>
          </w:rPr>
          <w:fldChar w:fldCharType="begin"/>
        </w:r>
        <w:r>
          <w:rPr>
            <w:noProof/>
            <w:webHidden/>
          </w:rPr>
          <w:instrText xml:space="preserve"> PAGEREF _Toc96871267 \h </w:instrText>
        </w:r>
        <w:r>
          <w:rPr>
            <w:noProof/>
            <w:webHidden/>
          </w:rPr>
        </w:r>
      </w:ins>
      <w:r>
        <w:rPr>
          <w:noProof/>
          <w:webHidden/>
        </w:rPr>
        <w:fldChar w:fldCharType="separate"/>
      </w:r>
      <w:ins w:id="129" w:author="Chris Satterlee" w:date="2022-02-27T16:20:00Z">
        <w:r>
          <w:rPr>
            <w:noProof/>
            <w:webHidden/>
          </w:rPr>
          <w:t>15</w:t>
        </w:r>
        <w:r>
          <w:rPr>
            <w:noProof/>
            <w:webHidden/>
          </w:rPr>
          <w:fldChar w:fldCharType="end"/>
        </w:r>
        <w:r w:rsidRPr="000000A0">
          <w:rPr>
            <w:rStyle w:val="Hyperlink"/>
            <w:noProof/>
          </w:rPr>
          <w:fldChar w:fldCharType="end"/>
        </w:r>
      </w:ins>
    </w:p>
    <w:p w14:paraId="262AD93A" w14:textId="4D7EA8D1" w:rsidR="004C1DF7" w:rsidRDefault="004C1DF7">
      <w:pPr>
        <w:pStyle w:val="TOC1"/>
        <w:tabs>
          <w:tab w:val="left" w:pos="1200"/>
          <w:tab w:val="right" w:leader="dot" w:pos="8630"/>
        </w:tabs>
        <w:rPr>
          <w:ins w:id="130" w:author="Chris Satterlee" w:date="2022-02-27T16:20:00Z"/>
          <w:noProof/>
          <w:lang w:eastAsia="ja-JP"/>
        </w:rPr>
      </w:pPr>
      <w:ins w:id="131"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"_Toc96871268"</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14:</w:t>
        </w:r>
        <w:r>
          <w:rPr>
            <w:noProof/>
            <w:lang w:eastAsia="ja-JP"/>
          </w:rPr>
          <w:tab/>
        </w:r>
        <w:r w:rsidRPr="000000A0">
          <w:rPr>
            <w:rStyle w:val="Hyperlink"/>
            <w:noProof/>
          </w:rPr>
          <w:t>Vertical bleed resistor</w:t>
        </w:r>
        <w:r>
          <w:rPr>
            <w:noProof/>
            <w:webHidden/>
          </w:rPr>
          <w:tab/>
        </w:r>
        <w:r>
          <w:rPr>
            <w:noProof/>
            <w:webHidden/>
          </w:rPr>
          <w:fldChar w:fldCharType="begin"/>
        </w:r>
        <w:r>
          <w:rPr>
            <w:noProof/>
            <w:webHidden/>
          </w:rPr>
          <w:instrText xml:space="preserve"> PAGEREF _Toc96871268 \h </w:instrText>
        </w:r>
        <w:r>
          <w:rPr>
            <w:noProof/>
            <w:webHidden/>
          </w:rPr>
        </w:r>
      </w:ins>
      <w:r>
        <w:rPr>
          <w:noProof/>
          <w:webHidden/>
        </w:rPr>
        <w:fldChar w:fldCharType="separate"/>
      </w:r>
      <w:ins w:id="132" w:author="Chris Satterlee" w:date="2022-02-27T16:20:00Z">
        <w:r>
          <w:rPr>
            <w:noProof/>
            <w:webHidden/>
          </w:rPr>
          <w:t>15</w:t>
        </w:r>
        <w:r>
          <w:rPr>
            <w:noProof/>
            <w:webHidden/>
          </w:rPr>
          <w:fldChar w:fldCharType="end"/>
        </w:r>
        <w:r w:rsidRPr="000000A0">
          <w:rPr>
            <w:rStyle w:val="Hyperlink"/>
            <w:noProof/>
          </w:rPr>
          <w:fldChar w:fldCharType="end"/>
        </w:r>
      </w:ins>
    </w:p>
    <w:p w14:paraId="54DC4B27" w14:textId="60F3405A" w:rsidR="004C1DF7" w:rsidRDefault="004C1DF7">
      <w:pPr>
        <w:pStyle w:val="TOC1"/>
        <w:tabs>
          <w:tab w:val="left" w:pos="1200"/>
          <w:tab w:val="right" w:leader="dot" w:pos="8630"/>
        </w:tabs>
        <w:rPr>
          <w:ins w:id="133" w:author="Chris Satterlee" w:date="2022-02-27T16:20:00Z"/>
          <w:noProof/>
          <w:lang w:eastAsia="ja-JP"/>
        </w:rPr>
      </w:pPr>
      <w:ins w:id="134"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"_Toc96871269"</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15:</w:t>
        </w:r>
        <w:r>
          <w:rPr>
            <w:noProof/>
            <w:lang w:eastAsia="ja-JP"/>
          </w:rPr>
          <w:tab/>
        </w:r>
        <w:r w:rsidRPr="000000A0">
          <w:rPr>
            <w:rStyle w:val="Hyperlink"/>
            <w:noProof/>
          </w:rPr>
          <w:t>Solid-state relays</w:t>
        </w:r>
        <w:r>
          <w:rPr>
            <w:noProof/>
            <w:webHidden/>
          </w:rPr>
          <w:tab/>
        </w:r>
        <w:r>
          <w:rPr>
            <w:noProof/>
            <w:webHidden/>
          </w:rPr>
          <w:fldChar w:fldCharType="begin"/>
        </w:r>
        <w:r>
          <w:rPr>
            <w:noProof/>
            <w:webHidden/>
          </w:rPr>
          <w:instrText xml:space="preserve"> PAGEREF _Toc96871269 \h </w:instrText>
        </w:r>
        <w:r>
          <w:rPr>
            <w:noProof/>
            <w:webHidden/>
          </w:rPr>
        </w:r>
      </w:ins>
      <w:r>
        <w:rPr>
          <w:noProof/>
          <w:webHidden/>
        </w:rPr>
        <w:fldChar w:fldCharType="separate"/>
      </w:r>
      <w:ins w:id="135" w:author="Chris Satterlee" w:date="2022-02-27T16:20:00Z">
        <w:r>
          <w:rPr>
            <w:noProof/>
            <w:webHidden/>
          </w:rPr>
          <w:t>16</w:t>
        </w:r>
        <w:r>
          <w:rPr>
            <w:noProof/>
            <w:webHidden/>
          </w:rPr>
          <w:fldChar w:fldCharType="end"/>
        </w:r>
        <w:r w:rsidRPr="000000A0">
          <w:rPr>
            <w:rStyle w:val="Hyperlink"/>
            <w:noProof/>
          </w:rPr>
          <w:fldChar w:fldCharType="end"/>
        </w:r>
      </w:ins>
    </w:p>
    <w:p w14:paraId="223C0324" w14:textId="1B68FF30" w:rsidR="004C1DF7" w:rsidRDefault="004C1DF7">
      <w:pPr>
        <w:pStyle w:val="TOC1"/>
        <w:tabs>
          <w:tab w:val="left" w:pos="1200"/>
          <w:tab w:val="right" w:leader="dot" w:pos="8630"/>
        </w:tabs>
        <w:rPr>
          <w:ins w:id="136" w:author="Chris Satterlee" w:date="2022-02-27T16:20:00Z"/>
          <w:noProof/>
          <w:lang w:eastAsia="ja-JP"/>
        </w:rPr>
      </w:pPr>
      <w:ins w:id="137"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"_Toc96871270"</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16:</w:t>
        </w:r>
        <w:r>
          <w:rPr>
            <w:noProof/>
            <w:lang w:eastAsia="ja-JP"/>
          </w:rPr>
          <w:tab/>
        </w:r>
        <w:r w:rsidRPr="000000A0">
          <w:rPr>
            <w:rStyle w:val="Hyperlink"/>
            <w:noProof/>
          </w:rPr>
          <w:t>Load capacitors</w:t>
        </w:r>
        <w:r>
          <w:rPr>
            <w:noProof/>
            <w:webHidden/>
          </w:rPr>
          <w:tab/>
        </w:r>
        <w:r>
          <w:rPr>
            <w:noProof/>
            <w:webHidden/>
          </w:rPr>
          <w:fldChar w:fldCharType="begin"/>
        </w:r>
        <w:r>
          <w:rPr>
            <w:noProof/>
            <w:webHidden/>
          </w:rPr>
          <w:instrText xml:space="preserve"> PAGEREF _Toc96871270 \h </w:instrText>
        </w:r>
        <w:r>
          <w:rPr>
            <w:noProof/>
            <w:webHidden/>
          </w:rPr>
        </w:r>
      </w:ins>
      <w:r>
        <w:rPr>
          <w:noProof/>
          <w:webHidden/>
        </w:rPr>
        <w:fldChar w:fldCharType="separate"/>
      </w:r>
      <w:ins w:id="138" w:author="Chris Satterlee" w:date="2022-02-27T16:20:00Z">
        <w:r>
          <w:rPr>
            <w:noProof/>
            <w:webHidden/>
          </w:rPr>
          <w:t>17</w:t>
        </w:r>
        <w:r>
          <w:rPr>
            <w:noProof/>
            <w:webHidden/>
          </w:rPr>
          <w:fldChar w:fldCharType="end"/>
        </w:r>
        <w:r w:rsidRPr="000000A0">
          <w:rPr>
            <w:rStyle w:val="Hyperlink"/>
            <w:noProof/>
          </w:rPr>
          <w:fldChar w:fldCharType="end"/>
        </w:r>
      </w:ins>
    </w:p>
    <w:p w14:paraId="73514C19" w14:textId="519E6F4B" w:rsidR="004C1DF7" w:rsidRDefault="004C1DF7">
      <w:pPr>
        <w:pStyle w:val="TOC1"/>
        <w:tabs>
          <w:tab w:val="left" w:pos="1200"/>
          <w:tab w:val="right" w:leader="dot" w:pos="8630"/>
        </w:tabs>
        <w:rPr>
          <w:ins w:id="139" w:author="Chris Satterlee" w:date="2022-02-27T16:20:00Z"/>
          <w:noProof/>
          <w:lang w:eastAsia="ja-JP"/>
        </w:rPr>
      </w:pPr>
      <w:ins w:id="140"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"_Toc96871271"</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17:</w:t>
        </w:r>
        <w:r>
          <w:rPr>
            <w:noProof/>
            <w:lang w:eastAsia="ja-JP"/>
          </w:rPr>
          <w:tab/>
        </w:r>
        <w:r w:rsidRPr="000000A0">
          <w:rPr>
            <w:rStyle w:val="Hyperlink"/>
            <w:noProof/>
          </w:rPr>
          <w:t>Optionally clean flux residue from PCB</w:t>
        </w:r>
        <w:r>
          <w:rPr>
            <w:noProof/>
            <w:webHidden/>
          </w:rPr>
          <w:tab/>
        </w:r>
        <w:r>
          <w:rPr>
            <w:noProof/>
            <w:webHidden/>
          </w:rPr>
          <w:fldChar w:fldCharType="begin"/>
        </w:r>
        <w:r>
          <w:rPr>
            <w:noProof/>
            <w:webHidden/>
          </w:rPr>
          <w:instrText xml:space="preserve"> PAGEREF _Toc96871271 \h </w:instrText>
        </w:r>
        <w:r>
          <w:rPr>
            <w:noProof/>
            <w:webHidden/>
          </w:rPr>
        </w:r>
      </w:ins>
      <w:r>
        <w:rPr>
          <w:noProof/>
          <w:webHidden/>
        </w:rPr>
        <w:fldChar w:fldCharType="separate"/>
      </w:r>
      <w:ins w:id="141" w:author="Chris Satterlee" w:date="2022-02-27T16:20:00Z">
        <w:r>
          <w:rPr>
            <w:noProof/>
            <w:webHidden/>
          </w:rPr>
          <w:t>18</w:t>
        </w:r>
        <w:r>
          <w:rPr>
            <w:noProof/>
            <w:webHidden/>
          </w:rPr>
          <w:fldChar w:fldCharType="end"/>
        </w:r>
        <w:r w:rsidRPr="000000A0">
          <w:rPr>
            <w:rStyle w:val="Hyperlink"/>
            <w:noProof/>
          </w:rPr>
          <w:fldChar w:fldCharType="end"/>
        </w:r>
      </w:ins>
    </w:p>
    <w:p w14:paraId="10E15AFD" w14:textId="72513313" w:rsidR="004C1DF7" w:rsidRDefault="004C1DF7">
      <w:pPr>
        <w:pStyle w:val="TOC1"/>
        <w:tabs>
          <w:tab w:val="left" w:pos="1200"/>
          <w:tab w:val="right" w:leader="dot" w:pos="8630"/>
        </w:tabs>
        <w:rPr>
          <w:ins w:id="142" w:author="Chris Satterlee" w:date="2022-02-27T16:20:00Z"/>
          <w:noProof/>
          <w:lang w:eastAsia="ja-JP"/>
        </w:rPr>
      </w:pPr>
      <w:ins w:id="143"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"_Toc96871272"</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18:</w:t>
        </w:r>
        <w:r>
          <w:rPr>
            <w:noProof/>
            <w:lang w:eastAsia="ja-JP"/>
          </w:rPr>
          <w:tab/>
        </w:r>
        <w:r w:rsidRPr="000000A0">
          <w:rPr>
            <w:rStyle w:val="Hyperlink"/>
            <w:noProof/>
          </w:rPr>
          <w:t>Check for shorts</w:t>
        </w:r>
        <w:r>
          <w:rPr>
            <w:noProof/>
            <w:webHidden/>
          </w:rPr>
          <w:tab/>
        </w:r>
        <w:r>
          <w:rPr>
            <w:noProof/>
            <w:webHidden/>
          </w:rPr>
          <w:fldChar w:fldCharType="begin"/>
        </w:r>
        <w:r>
          <w:rPr>
            <w:noProof/>
            <w:webHidden/>
          </w:rPr>
          <w:instrText xml:space="preserve"> PAGEREF _Toc96871272 \h </w:instrText>
        </w:r>
        <w:r>
          <w:rPr>
            <w:noProof/>
            <w:webHidden/>
          </w:rPr>
        </w:r>
      </w:ins>
      <w:r>
        <w:rPr>
          <w:noProof/>
          <w:webHidden/>
        </w:rPr>
        <w:fldChar w:fldCharType="separate"/>
      </w:r>
      <w:ins w:id="144" w:author="Chris Satterlee" w:date="2022-02-27T16:20:00Z">
        <w:r>
          <w:rPr>
            <w:noProof/>
            <w:webHidden/>
          </w:rPr>
          <w:t>18</w:t>
        </w:r>
        <w:r>
          <w:rPr>
            <w:noProof/>
            <w:webHidden/>
          </w:rPr>
          <w:fldChar w:fldCharType="end"/>
        </w:r>
        <w:r w:rsidRPr="000000A0">
          <w:rPr>
            <w:rStyle w:val="Hyperlink"/>
            <w:noProof/>
          </w:rPr>
          <w:fldChar w:fldCharType="end"/>
        </w:r>
      </w:ins>
    </w:p>
    <w:p w14:paraId="306C51C9" w14:textId="6D859778" w:rsidR="004C1DF7" w:rsidRDefault="004C1DF7">
      <w:pPr>
        <w:pStyle w:val="TOC1"/>
        <w:tabs>
          <w:tab w:val="left" w:pos="1200"/>
          <w:tab w:val="right" w:leader="dot" w:pos="8630"/>
        </w:tabs>
        <w:rPr>
          <w:ins w:id="145" w:author="Chris Satterlee" w:date="2022-02-27T16:20:00Z"/>
          <w:noProof/>
          <w:lang w:eastAsia="ja-JP"/>
        </w:rPr>
      </w:pPr>
      <w:ins w:id="146"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"_Toc96871273"</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19:</w:t>
        </w:r>
        <w:r>
          <w:rPr>
            <w:noProof/>
            <w:lang w:eastAsia="ja-JP"/>
          </w:rPr>
          <w:tab/>
        </w:r>
        <w:r w:rsidRPr="000000A0">
          <w:rPr>
            <w:rStyle w:val="Hyperlink"/>
            <w:noProof/>
          </w:rPr>
          <w:t>Insert ICs</w:t>
        </w:r>
        <w:r>
          <w:rPr>
            <w:noProof/>
            <w:webHidden/>
          </w:rPr>
          <w:tab/>
        </w:r>
        <w:r>
          <w:rPr>
            <w:noProof/>
            <w:webHidden/>
          </w:rPr>
          <w:fldChar w:fldCharType="begin"/>
        </w:r>
        <w:r>
          <w:rPr>
            <w:noProof/>
            <w:webHidden/>
          </w:rPr>
          <w:instrText xml:space="preserve"> PAGEREF _Toc96871273 \h </w:instrText>
        </w:r>
        <w:r>
          <w:rPr>
            <w:noProof/>
            <w:webHidden/>
          </w:rPr>
        </w:r>
      </w:ins>
      <w:r>
        <w:rPr>
          <w:noProof/>
          <w:webHidden/>
        </w:rPr>
        <w:fldChar w:fldCharType="separate"/>
      </w:r>
      <w:ins w:id="147" w:author="Chris Satterlee" w:date="2022-02-27T16:20:00Z">
        <w:r>
          <w:rPr>
            <w:noProof/>
            <w:webHidden/>
          </w:rPr>
          <w:t>18</w:t>
        </w:r>
        <w:r>
          <w:rPr>
            <w:noProof/>
            <w:webHidden/>
          </w:rPr>
          <w:fldChar w:fldCharType="end"/>
        </w:r>
        <w:r w:rsidRPr="000000A0">
          <w:rPr>
            <w:rStyle w:val="Hyperlink"/>
            <w:noProof/>
          </w:rPr>
          <w:fldChar w:fldCharType="end"/>
        </w:r>
      </w:ins>
    </w:p>
    <w:p w14:paraId="468A5680" w14:textId="49E8B9F3" w:rsidR="004C1DF7" w:rsidRDefault="004C1DF7">
      <w:pPr>
        <w:pStyle w:val="TOC1"/>
        <w:tabs>
          <w:tab w:val="left" w:pos="1200"/>
          <w:tab w:val="right" w:leader="dot" w:pos="8630"/>
        </w:tabs>
        <w:rPr>
          <w:ins w:id="148" w:author="Chris Satterlee" w:date="2022-02-27T16:20:00Z"/>
          <w:noProof/>
          <w:lang w:eastAsia="ja-JP"/>
        </w:rPr>
      </w:pPr>
      <w:ins w:id="149"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"_Toc96871274"</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20:</w:t>
        </w:r>
        <w:r>
          <w:rPr>
            <w:noProof/>
            <w:lang w:eastAsia="ja-JP"/>
          </w:rPr>
          <w:tab/>
        </w:r>
        <w:r w:rsidRPr="000000A0">
          <w:rPr>
            <w:rStyle w:val="Hyperlink"/>
            <w:noProof/>
          </w:rPr>
          <w:t>Prepare load circuit wires</w:t>
        </w:r>
        <w:r>
          <w:rPr>
            <w:noProof/>
            <w:webHidden/>
          </w:rPr>
          <w:tab/>
        </w:r>
        <w:r>
          <w:rPr>
            <w:noProof/>
            <w:webHidden/>
          </w:rPr>
          <w:fldChar w:fldCharType="begin"/>
        </w:r>
        <w:r>
          <w:rPr>
            <w:noProof/>
            <w:webHidden/>
          </w:rPr>
          <w:instrText xml:space="preserve"> PAGEREF _Toc96871274 \h </w:instrText>
        </w:r>
        <w:r>
          <w:rPr>
            <w:noProof/>
            <w:webHidden/>
          </w:rPr>
        </w:r>
      </w:ins>
      <w:r>
        <w:rPr>
          <w:noProof/>
          <w:webHidden/>
        </w:rPr>
        <w:fldChar w:fldCharType="separate"/>
      </w:r>
      <w:ins w:id="150" w:author="Chris Satterlee" w:date="2022-02-27T16:20:00Z">
        <w:r>
          <w:rPr>
            <w:noProof/>
            <w:webHidden/>
          </w:rPr>
          <w:t>19</w:t>
        </w:r>
        <w:r>
          <w:rPr>
            <w:noProof/>
            <w:webHidden/>
          </w:rPr>
          <w:fldChar w:fldCharType="end"/>
        </w:r>
        <w:r w:rsidRPr="000000A0">
          <w:rPr>
            <w:rStyle w:val="Hyperlink"/>
            <w:noProof/>
          </w:rPr>
          <w:fldChar w:fldCharType="end"/>
        </w:r>
      </w:ins>
    </w:p>
    <w:p w14:paraId="4425351B" w14:textId="03199770" w:rsidR="004C1DF7" w:rsidRDefault="004C1DF7">
      <w:pPr>
        <w:pStyle w:val="TOC1"/>
        <w:tabs>
          <w:tab w:val="left" w:pos="1200"/>
          <w:tab w:val="right" w:leader="dot" w:pos="8630"/>
        </w:tabs>
        <w:rPr>
          <w:ins w:id="151" w:author="Chris Satterlee" w:date="2022-02-27T16:20:00Z"/>
          <w:noProof/>
          <w:lang w:eastAsia="ja-JP"/>
        </w:rPr>
      </w:pPr>
      <w:ins w:id="152"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"_Toc96871275"</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21:</w:t>
        </w:r>
        <w:r>
          <w:rPr>
            <w:noProof/>
            <w:lang w:eastAsia="ja-JP"/>
          </w:rPr>
          <w:tab/>
        </w:r>
        <w:r w:rsidRPr="000000A0">
          <w:rPr>
            <w:rStyle w:val="Hyperlink"/>
            <w:noProof/>
          </w:rPr>
          <w:t>Make load circuit connections</w:t>
        </w:r>
        <w:r>
          <w:rPr>
            <w:noProof/>
            <w:webHidden/>
          </w:rPr>
          <w:tab/>
        </w:r>
        <w:r>
          <w:rPr>
            <w:noProof/>
            <w:webHidden/>
          </w:rPr>
          <w:fldChar w:fldCharType="begin"/>
        </w:r>
        <w:r>
          <w:rPr>
            <w:noProof/>
            <w:webHidden/>
          </w:rPr>
          <w:instrText xml:space="preserve"> PAGEREF _Toc96871275 \h </w:instrText>
        </w:r>
        <w:r>
          <w:rPr>
            <w:noProof/>
            <w:webHidden/>
          </w:rPr>
        </w:r>
      </w:ins>
      <w:r>
        <w:rPr>
          <w:noProof/>
          <w:webHidden/>
        </w:rPr>
        <w:fldChar w:fldCharType="separate"/>
      </w:r>
      <w:ins w:id="153" w:author="Chris Satterlee" w:date="2022-02-27T16:20:00Z">
        <w:r>
          <w:rPr>
            <w:noProof/>
            <w:webHidden/>
          </w:rPr>
          <w:t>20</w:t>
        </w:r>
        <w:r>
          <w:rPr>
            <w:noProof/>
            <w:webHidden/>
          </w:rPr>
          <w:fldChar w:fldCharType="end"/>
        </w:r>
        <w:r w:rsidRPr="000000A0">
          <w:rPr>
            <w:rStyle w:val="Hyperlink"/>
            <w:noProof/>
          </w:rPr>
          <w:fldChar w:fldCharType="end"/>
        </w:r>
      </w:ins>
    </w:p>
    <w:p w14:paraId="62732705" w14:textId="18D828B7" w:rsidR="004C1DF7" w:rsidRDefault="004C1DF7">
      <w:pPr>
        <w:pStyle w:val="TOC1"/>
        <w:tabs>
          <w:tab w:val="left" w:pos="1200"/>
          <w:tab w:val="right" w:leader="dot" w:pos="8630"/>
        </w:tabs>
        <w:rPr>
          <w:ins w:id="154" w:author="Chris Satterlee" w:date="2022-02-27T16:20:00Z"/>
          <w:noProof/>
          <w:lang w:eastAsia="ja-JP"/>
        </w:rPr>
      </w:pPr>
      <w:ins w:id="155"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"_Toc96871276"</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22:</w:t>
        </w:r>
        <w:r>
          <w:rPr>
            <w:noProof/>
            <w:lang w:eastAsia="ja-JP"/>
          </w:rPr>
          <w:tab/>
        </w:r>
        <w:r w:rsidRPr="000000A0">
          <w:rPr>
            <w:rStyle w:val="Hyperlink"/>
            <w:noProof/>
          </w:rPr>
          <w:t>Check off-PCB connections</w:t>
        </w:r>
        <w:r>
          <w:rPr>
            <w:noProof/>
            <w:webHidden/>
          </w:rPr>
          <w:tab/>
        </w:r>
        <w:r>
          <w:rPr>
            <w:noProof/>
            <w:webHidden/>
          </w:rPr>
          <w:fldChar w:fldCharType="begin"/>
        </w:r>
        <w:r>
          <w:rPr>
            <w:noProof/>
            <w:webHidden/>
          </w:rPr>
          <w:instrText xml:space="preserve"> PAGEREF _Toc96871276 \h </w:instrText>
        </w:r>
        <w:r>
          <w:rPr>
            <w:noProof/>
            <w:webHidden/>
          </w:rPr>
        </w:r>
      </w:ins>
      <w:r>
        <w:rPr>
          <w:noProof/>
          <w:webHidden/>
        </w:rPr>
        <w:fldChar w:fldCharType="separate"/>
      </w:r>
      <w:ins w:id="156" w:author="Chris Satterlee" w:date="2022-02-27T16:20:00Z">
        <w:r>
          <w:rPr>
            <w:noProof/>
            <w:webHidden/>
          </w:rPr>
          <w:t>21</w:t>
        </w:r>
        <w:r>
          <w:rPr>
            <w:noProof/>
            <w:webHidden/>
          </w:rPr>
          <w:fldChar w:fldCharType="end"/>
        </w:r>
        <w:r w:rsidRPr="000000A0">
          <w:rPr>
            <w:rStyle w:val="Hyperlink"/>
            <w:noProof/>
          </w:rPr>
          <w:fldChar w:fldCharType="end"/>
        </w:r>
      </w:ins>
    </w:p>
    <w:p w14:paraId="76ACDF54" w14:textId="519F04B5" w:rsidR="004C1DF7" w:rsidRDefault="004C1DF7">
      <w:pPr>
        <w:pStyle w:val="TOC1"/>
        <w:tabs>
          <w:tab w:val="left" w:pos="1200"/>
          <w:tab w:val="right" w:leader="dot" w:pos="8630"/>
        </w:tabs>
        <w:rPr>
          <w:ins w:id="157" w:author="Chris Satterlee" w:date="2022-02-27T16:20:00Z"/>
          <w:noProof/>
          <w:lang w:eastAsia="ja-JP"/>
        </w:rPr>
      </w:pPr>
      <w:ins w:id="158"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"_Toc96871277"</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23:</w:t>
        </w:r>
        <w:r>
          <w:rPr>
            <w:noProof/>
            <w:lang w:eastAsia="ja-JP"/>
          </w:rPr>
          <w:tab/>
        </w:r>
        <w:r w:rsidRPr="000000A0">
          <w:rPr>
            <w:rStyle w:val="Hyperlink"/>
            <w:noProof/>
          </w:rPr>
          <w:t>Mate PCB with Arduino</w:t>
        </w:r>
        <w:r>
          <w:rPr>
            <w:noProof/>
            <w:webHidden/>
          </w:rPr>
          <w:tab/>
        </w:r>
        <w:r>
          <w:rPr>
            <w:noProof/>
            <w:webHidden/>
          </w:rPr>
          <w:fldChar w:fldCharType="begin"/>
        </w:r>
        <w:r>
          <w:rPr>
            <w:noProof/>
            <w:webHidden/>
          </w:rPr>
          <w:instrText xml:space="preserve"> PAGEREF _Toc96871277 \h </w:instrText>
        </w:r>
        <w:r>
          <w:rPr>
            <w:noProof/>
            <w:webHidden/>
          </w:rPr>
        </w:r>
      </w:ins>
      <w:r>
        <w:rPr>
          <w:noProof/>
          <w:webHidden/>
        </w:rPr>
        <w:fldChar w:fldCharType="separate"/>
      </w:r>
      <w:ins w:id="159" w:author="Chris Satterlee" w:date="2022-02-27T16:20:00Z">
        <w:r>
          <w:rPr>
            <w:noProof/>
            <w:webHidden/>
          </w:rPr>
          <w:t>22</w:t>
        </w:r>
        <w:r>
          <w:rPr>
            <w:noProof/>
            <w:webHidden/>
          </w:rPr>
          <w:fldChar w:fldCharType="end"/>
        </w:r>
        <w:r w:rsidRPr="000000A0">
          <w:rPr>
            <w:rStyle w:val="Hyperlink"/>
            <w:noProof/>
          </w:rPr>
          <w:fldChar w:fldCharType="end"/>
        </w:r>
      </w:ins>
    </w:p>
    <w:p w14:paraId="610084A9" w14:textId="1D46A246" w:rsidR="004C1DF7" w:rsidRDefault="004C1DF7">
      <w:pPr>
        <w:pStyle w:val="TOC1"/>
        <w:tabs>
          <w:tab w:val="left" w:pos="1200"/>
          <w:tab w:val="right" w:leader="dot" w:pos="8630"/>
        </w:tabs>
        <w:rPr>
          <w:ins w:id="160" w:author="Chris Satterlee" w:date="2022-02-27T16:20:00Z"/>
          <w:noProof/>
          <w:lang w:eastAsia="ja-JP"/>
        </w:rPr>
      </w:pPr>
      <w:ins w:id="161"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"_Toc96871278"</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24:</w:t>
        </w:r>
        <w:r>
          <w:rPr>
            <w:noProof/>
            <w:lang w:eastAsia="ja-JP"/>
          </w:rPr>
          <w:tab/>
        </w:r>
        <w:r w:rsidRPr="000000A0">
          <w:rPr>
            <w:rStyle w:val="Hyperlink"/>
            <w:noProof/>
          </w:rPr>
          <w:t>Smoke test</w:t>
        </w:r>
        <w:r>
          <w:rPr>
            <w:noProof/>
            <w:webHidden/>
          </w:rPr>
          <w:tab/>
        </w:r>
        <w:r>
          <w:rPr>
            <w:noProof/>
            <w:webHidden/>
          </w:rPr>
          <w:fldChar w:fldCharType="begin"/>
        </w:r>
        <w:r>
          <w:rPr>
            <w:noProof/>
            <w:webHidden/>
          </w:rPr>
          <w:instrText xml:space="preserve"> PAGEREF _Toc96871278 \h </w:instrText>
        </w:r>
        <w:r>
          <w:rPr>
            <w:noProof/>
            <w:webHidden/>
          </w:rPr>
        </w:r>
      </w:ins>
      <w:r>
        <w:rPr>
          <w:noProof/>
          <w:webHidden/>
        </w:rPr>
        <w:fldChar w:fldCharType="separate"/>
      </w:r>
      <w:ins w:id="162" w:author="Chris Satterlee" w:date="2022-02-27T16:20:00Z">
        <w:r>
          <w:rPr>
            <w:noProof/>
            <w:webHidden/>
          </w:rPr>
          <w:t>22</w:t>
        </w:r>
        <w:r>
          <w:rPr>
            <w:noProof/>
            <w:webHidden/>
          </w:rPr>
          <w:fldChar w:fldCharType="end"/>
        </w:r>
        <w:r w:rsidRPr="000000A0">
          <w:rPr>
            <w:rStyle w:val="Hyperlink"/>
            <w:noProof/>
          </w:rPr>
          <w:fldChar w:fldCharType="end"/>
        </w:r>
      </w:ins>
    </w:p>
    <w:p w14:paraId="6BEE3E01" w14:textId="06B231F1" w:rsidR="004C1DF7" w:rsidRDefault="004C1DF7">
      <w:pPr>
        <w:pStyle w:val="TOC1"/>
        <w:tabs>
          <w:tab w:val="left" w:pos="1200"/>
          <w:tab w:val="right" w:leader="dot" w:pos="8630"/>
        </w:tabs>
        <w:rPr>
          <w:ins w:id="163" w:author="Chris Satterlee" w:date="2022-02-27T16:20:00Z"/>
          <w:noProof/>
          <w:lang w:eastAsia="ja-JP"/>
        </w:rPr>
      </w:pPr>
      <w:ins w:id="164"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"_Toc96871279"</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25:</w:t>
        </w:r>
        <w:r>
          <w:rPr>
            <w:noProof/>
            <w:lang w:eastAsia="ja-JP"/>
          </w:rPr>
          <w:tab/>
        </w:r>
        <w:r w:rsidRPr="000000A0">
          <w:rPr>
            <w:rStyle w:val="Hyperlink"/>
            <w:noProof/>
          </w:rPr>
          <w:t>Load Arduino sketch</w:t>
        </w:r>
        <w:r>
          <w:rPr>
            <w:noProof/>
            <w:webHidden/>
          </w:rPr>
          <w:tab/>
        </w:r>
        <w:r>
          <w:rPr>
            <w:noProof/>
            <w:webHidden/>
          </w:rPr>
          <w:fldChar w:fldCharType="begin"/>
        </w:r>
        <w:r>
          <w:rPr>
            <w:noProof/>
            <w:webHidden/>
          </w:rPr>
          <w:instrText xml:space="preserve"> PAGEREF _Toc96871279 \h </w:instrText>
        </w:r>
        <w:r>
          <w:rPr>
            <w:noProof/>
            <w:webHidden/>
          </w:rPr>
        </w:r>
      </w:ins>
      <w:r>
        <w:rPr>
          <w:noProof/>
          <w:webHidden/>
        </w:rPr>
        <w:fldChar w:fldCharType="separate"/>
      </w:r>
      <w:ins w:id="165" w:author="Chris Satterlee" w:date="2022-02-27T16:20:00Z">
        <w:r>
          <w:rPr>
            <w:noProof/>
            <w:webHidden/>
          </w:rPr>
          <w:t>22</w:t>
        </w:r>
        <w:r>
          <w:rPr>
            <w:noProof/>
            <w:webHidden/>
          </w:rPr>
          <w:fldChar w:fldCharType="end"/>
        </w:r>
        <w:r w:rsidRPr="000000A0">
          <w:rPr>
            <w:rStyle w:val="Hyperlink"/>
            <w:noProof/>
          </w:rPr>
          <w:fldChar w:fldCharType="end"/>
        </w:r>
      </w:ins>
    </w:p>
    <w:p w14:paraId="2DCD9ACF" w14:textId="21E37C9C" w:rsidR="004C1DF7" w:rsidRDefault="004C1DF7">
      <w:pPr>
        <w:pStyle w:val="TOC1"/>
        <w:tabs>
          <w:tab w:val="left" w:pos="1200"/>
          <w:tab w:val="right" w:leader="dot" w:pos="8630"/>
        </w:tabs>
        <w:rPr>
          <w:ins w:id="166" w:author="Chris Satterlee" w:date="2022-02-27T16:20:00Z"/>
          <w:noProof/>
          <w:lang w:eastAsia="ja-JP"/>
        </w:rPr>
      </w:pPr>
      <w:ins w:id="167"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"_Toc96871280"</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26:</w:t>
        </w:r>
        <w:r>
          <w:rPr>
            <w:noProof/>
            <w:lang w:eastAsia="ja-JP"/>
          </w:rPr>
          <w:tab/>
        </w:r>
        <w:r w:rsidRPr="000000A0">
          <w:rPr>
            <w:rStyle w:val="Hyperlink"/>
            <w:noProof/>
          </w:rPr>
          <w:t>Connect via IV Swinger 2 app</w:t>
        </w:r>
        <w:r>
          <w:rPr>
            <w:noProof/>
            <w:webHidden/>
          </w:rPr>
          <w:tab/>
        </w:r>
        <w:r>
          <w:rPr>
            <w:noProof/>
            <w:webHidden/>
          </w:rPr>
          <w:fldChar w:fldCharType="begin"/>
        </w:r>
        <w:r>
          <w:rPr>
            <w:noProof/>
            <w:webHidden/>
          </w:rPr>
          <w:instrText xml:space="preserve"> PAGEREF _Toc96871280 \h </w:instrText>
        </w:r>
        <w:r>
          <w:rPr>
            <w:noProof/>
            <w:webHidden/>
          </w:rPr>
        </w:r>
      </w:ins>
      <w:r>
        <w:rPr>
          <w:noProof/>
          <w:webHidden/>
        </w:rPr>
        <w:fldChar w:fldCharType="separate"/>
      </w:r>
      <w:ins w:id="168" w:author="Chris Satterlee" w:date="2022-02-27T16:20:00Z">
        <w:r>
          <w:rPr>
            <w:noProof/>
            <w:webHidden/>
          </w:rPr>
          <w:t>23</w:t>
        </w:r>
        <w:r>
          <w:rPr>
            <w:noProof/>
            <w:webHidden/>
          </w:rPr>
          <w:fldChar w:fldCharType="end"/>
        </w:r>
        <w:r w:rsidRPr="000000A0">
          <w:rPr>
            <w:rStyle w:val="Hyperlink"/>
            <w:noProof/>
          </w:rPr>
          <w:fldChar w:fldCharType="end"/>
        </w:r>
      </w:ins>
    </w:p>
    <w:p w14:paraId="43B8C726" w14:textId="39E1E8AA" w:rsidR="004C1DF7" w:rsidRDefault="004C1DF7">
      <w:pPr>
        <w:pStyle w:val="TOC1"/>
        <w:tabs>
          <w:tab w:val="left" w:pos="1200"/>
          <w:tab w:val="right" w:leader="dot" w:pos="8630"/>
        </w:tabs>
        <w:rPr>
          <w:ins w:id="169" w:author="Chris Satterlee" w:date="2022-02-27T16:20:00Z"/>
          <w:noProof/>
          <w:lang w:eastAsia="ja-JP"/>
        </w:rPr>
      </w:pPr>
      <w:ins w:id="170"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"_Toc96871281"</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27:</w:t>
        </w:r>
        <w:r>
          <w:rPr>
            <w:noProof/>
            <w:lang w:eastAsia="ja-JP"/>
          </w:rPr>
          <w:tab/>
        </w:r>
        <w:r w:rsidRPr="000000A0">
          <w:rPr>
            <w:rStyle w:val="Hyperlink"/>
            <w:noProof/>
          </w:rPr>
          <w:t>Apply resistor calibration</w:t>
        </w:r>
        <w:r>
          <w:rPr>
            <w:noProof/>
            <w:webHidden/>
          </w:rPr>
          <w:tab/>
        </w:r>
        <w:r>
          <w:rPr>
            <w:noProof/>
            <w:webHidden/>
          </w:rPr>
          <w:fldChar w:fldCharType="begin"/>
        </w:r>
        <w:r>
          <w:rPr>
            <w:noProof/>
            <w:webHidden/>
          </w:rPr>
          <w:instrText xml:space="preserve"> PAGEREF _Toc96871281 \h </w:instrText>
        </w:r>
        <w:r>
          <w:rPr>
            <w:noProof/>
            <w:webHidden/>
          </w:rPr>
        </w:r>
      </w:ins>
      <w:r>
        <w:rPr>
          <w:noProof/>
          <w:webHidden/>
        </w:rPr>
        <w:fldChar w:fldCharType="separate"/>
      </w:r>
      <w:ins w:id="171" w:author="Chris Satterlee" w:date="2022-02-27T16:20:00Z">
        <w:r>
          <w:rPr>
            <w:noProof/>
            <w:webHidden/>
          </w:rPr>
          <w:t>24</w:t>
        </w:r>
        <w:r>
          <w:rPr>
            <w:noProof/>
            <w:webHidden/>
          </w:rPr>
          <w:fldChar w:fldCharType="end"/>
        </w:r>
        <w:r w:rsidRPr="000000A0">
          <w:rPr>
            <w:rStyle w:val="Hyperlink"/>
            <w:noProof/>
          </w:rPr>
          <w:fldChar w:fldCharType="end"/>
        </w:r>
      </w:ins>
    </w:p>
    <w:p w14:paraId="22BCCF61" w14:textId="66F32AE7" w:rsidR="004C1DF7" w:rsidRDefault="004C1DF7">
      <w:pPr>
        <w:pStyle w:val="TOC1"/>
        <w:tabs>
          <w:tab w:val="left" w:pos="1200"/>
          <w:tab w:val="right" w:leader="dot" w:pos="8630"/>
        </w:tabs>
        <w:rPr>
          <w:ins w:id="172" w:author="Chris Satterlee" w:date="2022-02-27T16:20:00Z"/>
          <w:noProof/>
          <w:lang w:eastAsia="ja-JP"/>
        </w:rPr>
      </w:pPr>
      <w:ins w:id="173"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"_Toc96871282"</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28:</w:t>
        </w:r>
        <w:r>
          <w:rPr>
            <w:noProof/>
            <w:lang w:eastAsia="ja-JP"/>
          </w:rPr>
          <w:tab/>
        </w:r>
        <w:r w:rsidRPr="000000A0">
          <w:rPr>
            <w:rStyle w:val="Hyperlink"/>
            <w:noProof/>
          </w:rPr>
          <w:t>Sanity tests</w:t>
        </w:r>
        <w:r>
          <w:rPr>
            <w:noProof/>
            <w:webHidden/>
          </w:rPr>
          <w:tab/>
        </w:r>
        <w:r>
          <w:rPr>
            <w:noProof/>
            <w:webHidden/>
          </w:rPr>
          <w:fldChar w:fldCharType="begin"/>
        </w:r>
        <w:r>
          <w:rPr>
            <w:noProof/>
            <w:webHidden/>
          </w:rPr>
          <w:instrText xml:space="preserve"> PAGEREF _Toc96871282 \h </w:instrText>
        </w:r>
        <w:r>
          <w:rPr>
            <w:noProof/>
            <w:webHidden/>
          </w:rPr>
        </w:r>
      </w:ins>
      <w:r>
        <w:rPr>
          <w:noProof/>
          <w:webHidden/>
        </w:rPr>
        <w:fldChar w:fldCharType="separate"/>
      </w:r>
      <w:ins w:id="174" w:author="Chris Satterlee" w:date="2022-02-27T16:20:00Z">
        <w:r>
          <w:rPr>
            <w:noProof/>
            <w:webHidden/>
          </w:rPr>
          <w:t>24</w:t>
        </w:r>
        <w:r>
          <w:rPr>
            <w:noProof/>
            <w:webHidden/>
          </w:rPr>
          <w:fldChar w:fldCharType="end"/>
        </w:r>
        <w:r w:rsidRPr="000000A0">
          <w:rPr>
            <w:rStyle w:val="Hyperlink"/>
            <w:noProof/>
          </w:rPr>
          <w:fldChar w:fldCharType="end"/>
        </w:r>
      </w:ins>
    </w:p>
    <w:p w14:paraId="406C7628" w14:textId="2DE41488" w:rsidR="004C1DF7" w:rsidRDefault="004C1DF7">
      <w:pPr>
        <w:pStyle w:val="TOC1"/>
        <w:tabs>
          <w:tab w:val="left" w:pos="1200"/>
          <w:tab w:val="right" w:leader="dot" w:pos="8630"/>
        </w:tabs>
        <w:rPr>
          <w:ins w:id="175" w:author="Chris Satterlee" w:date="2022-02-27T16:20:00Z"/>
          <w:noProof/>
          <w:lang w:eastAsia="ja-JP"/>
        </w:rPr>
      </w:pPr>
      <w:ins w:id="176"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"_Toc96871283"</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29:</w:t>
        </w:r>
        <w:r>
          <w:rPr>
            <w:noProof/>
            <w:lang w:eastAsia="ja-JP"/>
          </w:rPr>
          <w:tab/>
        </w:r>
        <w:r w:rsidRPr="000000A0">
          <w:rPr>
            <w:rStyle w:val="Hyperlink"/>
            <w:noProof/>
          </w:rPr>
          <w:t>Prepare for case and final assembly</w:t>
        </w:r>
        <w:r>
          <w:rPr>
            <w:noProof/>
            <w:webHidden/>
          </w:rPr>
          <w:tab/>
        </w:r>
        <w:r>
          <w:rPr>
            <w:noProof/>
            <w:webHidden/>
          </w:rPr>
          <w:fldChar w:fldCharType="begin"/>
        </w:r>
        <w:r>
          <w:rPr>
            <w:noProof/>
            <w:webHidden/>
          </w:rPr>
          <w:instrText xml:space="preserve"> PAGEREF _Toc96871283 \h </w:instrText>
        </w:r>
        <w:r>
          <w:rPr>
            <w:noProof/>
            <w:webHidden/>
          </w:rPr>
        </w:r>
      </w:ins>
      <w:r>
        <w:rPr>
          <w:noProof/>
          <w:webHidden/>
        </w:rPr>
        <w:fldChar w:fldCharType="separate"/>
      </w:r>
      <w:ins w:id="177" w:author="Chris Satterlee" w:date="2022-02-27T16:20:00Z">
        <w:r>
          <w:rPr>
            <w:noProof/>
            <w:webHidden/>
          </w:rPr>
          <w:t>25</w:t>
        </w:r>
        <w:r>
          <w:rPr>
            <w:noProof/>
            <w:webHidden/>
          </w:rPr>
          <w:fldChar w:fldCharType="end"/>
        </w:r>
        <w:r w:rsidRPr="000000A0">
          <w:rPr>
            <w:rStyle w:val="Hyperlink"/>
            <w:noProof/>
          </w:rPr>
          <w:fldChar w:fldCharType="end"/>
        </w:r>
      </w:ins>
    </w:p>
    <w:p w14:paraId="1BFDC608" w14:textId="4134DB61" w:rsidR="004C1DF7" w:rsidRDefault="004C1DF7">
      <w:pPr>
        <w:pStyle w:val="TOC1"/>
        <w:tabs>
          <w:tab w:val="left" w:pos="1200"/>
          <w:tab w:val="right" w:leader="dot" w:pos="8630"/>
        </w:tabs>
        <w:rPr>
          <w:ins w:id="178" w:author="Chris Satterlee" w:date="2022-02-27T16:20:00Z"/>
          <w:noProof/>
          <w:lang w:eastAsia="ja-JP"/>
        </w:rPr>
      </w:pPr>
      <w:ins w:id="179"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"_Toc96871284"</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30:</w:t>
        </w:r>
        <w:r>
          <w:rPr>
            <w:noProof/>
            <w:lang w:eastAsia="ja-JP"/>
          </w:rPr>
          <w:tab/>
        </w:r>
        <w:r w:rsidRPr="000000A0">
          <w:rPr>
            <w:rStyle w:val="Hyperlink"/>
            <w:noProof/>
          </w:rPr>
          <w:t>Mark holes for Arduino standoffs</w:t>
        </w:r>
        <w:r>
          <w:rPr>
            <w:noProof/>
            <w:webHidden/>
          </w:rPr>
          <w:tab/>
        </w:r>
        <w:r>
          <w:rPr>
            <w:noProof/>
            <w:webHidden/>
          </w:rPr>
          <w:fldChar w:fldCharType="begin"/>
        </w:r>
        <w:r>
          <w:rPr>
            <w:noProof/>
            <w:webHidden/>
          </w:rPr>
          <w:instrText xml:space="preserve"> PAGEREF _Toc96871284 \h </w:instrText>
        </w:r>
        <w:r>
          <w:rPr>
            <w:noProof/>
            <w:webHidden/>
          </w:rPr>
        </w:r>
      </w:ins>
      <w:r>
        <w:rPr>
          <w:noProof/>
          <w:webHidden/>
        </w:rPr>
        <w:fldChar w:fldCharType="separate"/>
      </w:r>
      <w:ins w:id="180" w:author="Chris Satterlee" w:date="2022-02-27T16:20:00Z">
        <w:r>
          <w:rPr>
            <w:noProof/>
            <w:webHidden/>
          </w:rPr>
          <w:t>26</w:t>
        </w:r>
        <w:r>
          <w:rPr>
            <w:noProof/>
            <w:webHidden/>
          </w:rPr>
          <w:fldChar w:fldCharType="end"/>
        </w:r>
        <w:r w:rsidRPr="000000A0">
          <w:rPr>
            <w:rStyle w:val="Hyperlink"/>
            <w:noProof/>
          </w:rPr>
          <w:fldChar w:fldCharType="end"/>
        </w:r>
      </w:ins>
    </w:p>
    <w:p w14:paraId="71A2F127" w14:textId="5275F0A4" w:rsidR="004C1DF7" w:rsidRDefault="004C1DF7">
      <w:pPr>
        <w:pStyle w:val="TOC1"/>
        <w:tabs>
          <w:tab w:val="left" w:pos="1200"/>
          <w:tab w:val="right" w:leader="dot" w:pos="8630"/>
        </w:tabs>
        <w:rPr>
          <w:ins w:id="181" w:author="Chris Satterlee" w:date="2022-02-27T16:20:00Z"/>
          <w:noProof/>
          <w:lang w:eastAsia="ja-JP"/>
        </w:rPr>
      </w:pPr>
      <w:ins w:id="182"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"_Toc96871285"</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31:</w:t>
        </w:r>
        <w:r>
          <w:rPr>
            <w:noProof/>
            <w:lang w:eastAsia="ja-JP"/>
          </w:rPr>
          <w:tab/>
        </w:r>
        <w:r w:rsidRPr="000000A0">
          <w:rPr>
            <w:rStyle w:val="Hyperlink"/>
            <w:noProof/>
          </w:rPr>
          <w:t>Mark holes for binding posts</w:t>
        </w:r>
        <w:r>
          <w:rPr>
            <w:noProof/>
            <w:webHidden/>
          </w:rPr>
          <w:tab/>
        </w:r>
        <w:r>
          <w:rPr>
            <w:noProof/>
            <w:webHidden/>
          </w:rPr>
          <w:fldChar w:fldCharType="begin"/>
        </w:r>
        <w:r>
          <w:rPr>
            <w:noProof/>
            <w:webHidden/>
          </w:rPr>
          <w:instrText xml:space="preserve"> PAGEREF _Toc96871285 \h </w:instrText>
        </w:r>
        <w:r>
          <w:rPr>
            <w:noProof/>
            <w:webHidden/>
          </w:rPr>
        </w:r>
      </w:ins>
      <w:r>
        <w:rPr>
          <w:noProof/>
          <w:webHidden/>
        </w:rPr>
        <w:fldChar w:fldCharType="separate"/>
      </w:r>
      <w:ins w:id="183" w:author="Chris Satterlee" w:date="2022-02-27T16:20:00Z">
        <w:r>
          <w:rPr>
            <w:noProof/>
            <w:webHidden/>
          </w:rPr>
          <w:t>27</w:t>
        </w:r>
        <w:r>
          <w:rPr>
            <w:noProof/>
            <w:webHidden/>
          </w:rPr>
          <w:fldChar w:fldCharType="end"/>
        </w:r>
        <w:r w:rsidRPr="000000A0">
          <w:rPr>
            <w:rStyle w:val="Hyperlink"/>
            <w:noProof/>
          </w:rPr>
          <w:fldChar w:fldCharType="end"/>
        </w:r>
      </w:ins>
    </w:p>
    <w:p w14:paraId="130A539E" w14:textId="42E48E8B" w:rsidR="004C1DF7" w:rsidRDefault="004C1DF7">
      <w:pPr>
        <w:pStyle w:val="TOC1"/>
        <w:tabs>
          <w:tab w:val="left" w:pos="1200"/>
          <w:tab w:val="right" w:leader="dot" w:pos="8630"/>
        </w:tabs>
        <w:rPr>
          <w:ins w:id="184" w:author="Chris Satterlee" w:date="2022-02-27T16:20:00Z"/>
          <w:noProof/>
          <w:lang w:eastAsia="ja-JP"/>
        </w:rPr>
      </w:pPr>
      <w:ins w:id="185"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"_Toc96871286"</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32:</w:t>
        </w:r>
        <w:r>
          <w:rPr>
            <w:noProof/>
            <w:lang w:eastAsia="ja-JP"/>
          </w:rPr>
          <w:tab/>
        </w:r>
        <w:r w:rsidRPr="000000A0">
          <w:rPr>
            <w:rStyle w:val="Hyperlink"/>
            <w:noProof/>
          </w:rPr>
          <w:t>Drill marked holes</w:t>
        </w:r>
        <w:r>
          <w:rPr>
            <w:noProof/>
            <w:webHidden/>
          </w:rPr>
          <w:tab/>
        </w:r>
        <w:r>
          <w:rPr>
            <w:noProof/>
            <w:webHidden/>
          </w:rPr>
          <w:fldChar w:fldCharType="begin"/>
        </w:r>
        <w:r>
          <w:rPr>
            <w:noProof/>
            <w:webHidden/>
          </w:rPr>
          <w:instrText xml:space="preserve"> PAGEREF _Toc96871286 \h </w:instrText>
        </w:r>
        <w:r>
          <w:rPr>
            <w:noProof/>
            <w:webHidden/>
          </w:rPr>
        </w:r>
      </w:ins>
      <w:r>
        <w:rPr>
          <w:noProof/>
          <w:webHidden/>
        </w:rPr>
        <w:fldChar w:fldCharType="separate"/>
      </w:r>
      <w:ins w:id="186" w:author="Chris Satterlee" w:date="2022-02-27T16:20:00Z">
        <w:r>
          <w:rPr>
            <w:noProof/>
            <w:webHidden/>
          </w:rPr>
          <w:t>28</w:t>
        </w:r>
        <w:r>
          <w:rPr>
            <w:noProof/>
            <w:webHidden/>
          </w:rPr>
          <w:fldChar w:fldCharType="end"/>
        </w:r>
        <w:r w:rsidRPr="000000A0">
          <w:rPr>
            <w:rStyle w:val="Hyperlink"/>
            <w:noProof/>
          </w:rPr>
          <w:fldChar w:fldCharType="end"/>
        </w:r>
      </w:ins>
    </w:p>
    <w:p w14:paraId="0E367DFD" w14:textId="790500EB" w:rsidR="004C1DF7" w:rsidRDefault="004C1DF7">
      <w:pPr>
        <w:pStyle w:val="TOC1"/>
        <w:tabs>
          <w:tab w:val="left" w:pos="1200"/>
          <w:tab w:val="right" w:leader="dot" w:pos="8630"/>
        </w:tabs>
        <w:rPr>
          <w:ins w:id="187" w:author="Chris Satterlee" w:date="2022-02-27T16:20:00Z"/>
          <w:noProof/>
          <w:lang w:eastAsia="ja-JP"/>
        </w:rPr>
      </w:pPr>
      <w:ins w:id="188"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"_Toc96871287"</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33:</w:t>
        </w:r>
        <w:r>
          <w:rPr>
            <w:noProof/>
            <w:lang w:eastAsia="ja-JP"/>
          </w:rPr>
          <w:tab/>
        </w:r>
        <w:r w:rsidRPr="000000A0">
          <w:rPr>
            <w:rStyle w:val="Hyperlink"/>
            <w:noProof/>
          </w:rPr>
          <w:t>Install binding posts</w:t>
        </w:r>
        <w:r>
          <w:rPr>
            <w:noProof/>
            <w:webHidden/>
          </w:rPr>
          <w:tab/>
        </w:r>
        <w:r>
          <w:rPr>
            <w:noProof/>
            <w:webHidden/>
          </w:rPr>
          <w:fldChar w:fldCharType="begin"/>
        </w:r>
        <w:r>
          <w:rPr>
            <w:noProof/>
            <w:webHidden/>
          </w:rPr>
          <w:instrText xml:space="preserve"> PAGEREF _Toc96871287 \h </w:instrText>
        </w:r>
        <w:r>
          <w:rPr>
            <w:noProof/>
            <w:webHidden/>
          </w:rPr>
        </w:r>
      </w:ins>
      <w:r>
        <w:rPr>
          <w:noProof/>
          <w:webHidden/>
        </w:rPr>
        <w:fldChar w:fldCharType="separate"/>
      </w:r>
      <w:ins w:id="189" w:author="Chris Satterlee" w:date="2022-02-27T16:20:00Z">
        <w:r>
          <w:rPr>
            <w:noProof/>
            <w:webHidden/>
          </w:rPr>
          <w:t>29</w:t>
        </w:r>
        <w:r>
          <w:rPr>
            <w:noProof/>
            <w:webHidden/>
          </w:rPr>
          <w:fldChar w:fldCharType="end"/>
        </w:r>
        <w:r w:rsidRPr="000000A0">
          <w:rPr>
            <w:rStyle w:val="Hyperlink"/>
            <w:noProof/>
          </w:rPr>
          <w:fldChar w:fldCharType="end"/>
        </w:r>
      </w:ins>
    </w:p>
    <w:p w14:paraId="5B8BFF1E" w14:textId="5EAC4C9A" w:rsidR="004C1DF7" w:rsidRDefault="004C1DF7">
      <w:pPr>
        <w:pStyle w:val="TOC1"/>
        <w:tabs>
          <w:tab w:val="left" w:pos="1200"/>
          <w:tab w:val="right" w:leader="dot" w:pos="8630"/>
        </w:tabs>
        <w:rPr>
          <w:ins w:id="190" w:author="Chris Satterlee" w:date="2022-02-27T16:20:00Z"/>
          <w:noProof/>
          <w:lang w:eastAsia="ja-JP"/>
        </w:rPr>
      </w:pPr>
      <w:ins w:id="191"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"_Toc96871288"</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34:</w:t>
        </w:r>
        <w:r>
          <w:rPr>
            <w:noProof/>
            <w:lang w:eastAsia="ja-JP"/>
          </w:rPr>
          <w:tab/>
        </w:r>
        <w:r w:rsidRPr="000000A0">
          <w:rPr>
            <w:rStyle w:val="Hyperlink"/>
            <w:noProof/>
          </w:rPr>
          <w:t>Install Arduino and PCB</w:t>
        </w:r>
        <w:r>
          <w:rPr>
            <w:noProof/>
            <w:webHidden/>
          </w:rPr>
          <w:tab/>
        </w:r>
        <w:r>
          <w:rPr>
            <w:noProof/>
            <w:webHidden/>
          </w:rPr>
          <w:fldChar w:fldCharType="begin"/>
        </w:r>
        <w:r>
          <w:rPr>
            <w:noProof/>
            <w:webHidden/>
          </w:rPr>
          <w:instrText xml:space="preserve"> PAGEREF _Toc96871288 \h </w:instrText>
        </w:r>
        <w:r>
          <w:rPr>
            <w:noProof/>
            <w:webHidden/>
          </w:rPr>
        </w:r>
      </w:ins>
      <w:r>
        <w:rPr>
          <w:noProof/>
          <w:webHidden/>
        </w:rPr>
        <w:fldChar w:fldCharType="separate"/>
      </w:r>
      <w:ins w:id="192" w:author="Chris Satterlee" w:date="2022-02-27T16:20:00Z">
        <w:r>
          <w:rPr>
            <w:noProof/>
            <w:webHidden/>
          </w:rPr>
          <w:t>29</w:t>
        </w:r>
        <w:r>
          <w:rPr>
            <w:noProof/>
            <w:webHidden/>
          </w:rPr>
          <w:fldChar w:fldCharType="end"/>
        </w:r>
        <w:r w:rsidRPr="000000A0">
          <w:rPr>
            <w:rStyle w:val="Hyperlink"/>
            <w:noProof/>
          </w:rPr>
          <w:fldChar w:fldCharType="end"/>
        </w:r>
      </w:ins>
    </w:p>
    <w:p w14:paraId="24C7022F" w14:textId="4D378847" w:rsidR="004C1DF7" w:rsidRDefault="004C1DF7">
      <w:pPr>
        <w:pStyle w:val="TOC1"/>
        <w:tabs>
          <w:tab w:val="left" w:pos="1200"/>
          <w:tab w:val="right" w:leader="dot" w:pos="8630"/>
        </w:tabs>
        <w:rPr>
          <w:ins w:id="193" w:author="Chris Satterlee" w:date="2022-02-27T16:20:00Z"/>
          <w:noProof/>
          <w:lang w:eastAsia="ja-JP"/>
        </w:rPr>
      </w:pPr>
      <w:ins w:id="194"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"_Toc96871289"</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35:</w:t>
        </w:r>
        <w:r>
          <w:rPr>
            <w:noProof/>
            <w:lang w:eastAsia="ja-JP"/>
          </w:rPr>
          <w:tab/>
        </w:r>
        <w:r w:rsidRPr="000000A0">
          <w:rPr>
            <w:rStyle w:val="Hyperlink"/>
            <w:noProof/>
          </w:rPr>
          <w:t>Restore binding post connections</w:t>
        </w:r>
        <w:r>
          <w:rPr>
            <w:noProof/>
            <w:webHidden/>
          </w:rPr>
          <w:tab/>
        </w:r>
        <w:r>
          <w:rPr>
            <w:noProof/>
            <w:webHidden/>
          </w:rPr>
          <w:fldChar w:fldCharType="begin"/>
        </w:r>
        <w:r>
          <w:rPr>
            <w:noProof/>
            <w:webHidden/>
          </w:rPr>
          <w:instrText xml:space="preserve"> PAGEREF _Toc96871289 \h </w:instrText>
        </w:r>
        <w:r>
          <w:rPr>
            <w:noProof/>
            <w:webHidden/>
          </w:rPr>
        </w:r>
      </w:ins>
      <w:r>
        <w:rPr>
          <w:noProof/>
          <w:webHidden/>
        </w:rPr>
        <w:fldChar w:fldCharType="separate"/>
      </w:r>
      <w:ins w:id="195" w:author="Chris Satterlee" w:date="2022-02-27T16:20:00Z">
        <w:r>
          <w:rPr>
            <w:noProof/>
            <w:webHidden/>
          </w:rPr>
          <w:t>30</w:t>
        </w:r>
        <w:r>
          <w:rPr>
            <w:noProof/>
            <w:webHidden/>
          </w:rPr>
          <w:fldChar w:fldCharType="end"/>
        </w:r>
        <w:r w:rsidRPr="000000A0">
          <w:rPr>
            <w:rStyle w:val="Hyperlink"/>
            <w:noProof/>
          </w:rPr>
          <w:fldChar w:fldCharType="end"/>
        </w:r>
      </w:ins>
    </w:p>
    <w:p w14:paraId="01AB8837" w14:textId="3958C49B" w:rsidR="004C1DF7" w:rsidRDefault="004C1DF7">
      <w:pPr>
        <w:pStyle w:val="TOC1"/>
        <w:tabs>
          <w:tab w:val="left" w:pos="1200"/>
          <w:tab w:val="right" w:leader="dot" w:pos="8630"/>
        </w:tabs>
        <w:rPr>
          <w:ins w:id="196" w:author="Chris Satterlee" w:date="2022-02-27T16:20:00Z"/>
          <w:noProof/>
          <w:lang w:eastAsia="ja-JP"/>
        </w:rPr>
      </w:pPr>
      <w:ins w:id="197"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"_Toc96871290"</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36:</w:t>
        </w:r>
        <w:r>
          <w:rPr>
            <w:noProof/>
            <w:lang w:eastAsia="ja-JP"/>
          </w:rPr>
          <w:tab/>
        </w:r>
        <w:r w:rsidRPr="000000A0">
          <w:rPr>
            <w:rStyle w:val="Hyperlink"/>
            <w:noProof/>
          </w:rPr>
          <w:t>Drill USB connector hole</w:t>
        </w:r>
        <w:r>
          <w:rPr>
            <w:noProof/>
            <w:webHidden/>
          </w:rPr>
          <w:tab/>
        </w:r>
        <w:r>
          <w:rPr>
            <w:noProof/>
            <w:webHidden/>
          </w:rPr>
          <w:fldChar w:fldCharType="begin"/>
        </w:r>
        <w:r>
          <w:rPr>
            <w:noProof/>
            <w:webHidden/>
          </w:rPr>
          <w:instrText xml:space="preserve"> PAGEREF _Toc96871290 \h </w:instrText>
        </w:r>
        <w:r>
          <w:rPr>
            <w:noProof/>
            <w:webHidden/>
          </w:rPr>
        </w:r>
      </w:ins>
      <w:r>
        <w:rPr>
          <w:noProof/>
          <w:webHidden/>
        </w:rPr>
        <w:fldChar w:fldCharType="separate"/>
      </w:r>
      <w:ins w:id="198" w:author="Chris Satterlee" w:date="2022-02-27T16:20:00Z">
        <w:r>
          <w:rPr>
            <w:noProof/>
            <w:webHidden/>
          </w:rPr>
          <w:t>30</w:t>
        </w:r>
        <w:r>
          <w:rPr>
            <w:noProof/>
            <w:webHidden/>
          </w:rPr>
          <w:fldChar w:fldCharType="end"/>
        </w:r>
        <w:r w:rsidRPr="000000A0">
          <w:rPr>
            <w:rStyle w:val="Hyperlink"/>
            <w:noProof/>
          </w:rPr>
          <w:fldChar w:fldCharType="end"/>
        </w:r>
      </w:ins>
    </w:p>
    <w:p w14:paraId="2C954FDE" w14:textId="2BB9D578" w:rsidR="004C1DF7" w:rsidRDefault="004C1DF7">
      <w:pPr>
        <w:pStyle w:val="TOC1"/>
        <w:tabs>
          <w:tab w:val="left" w:pos="1200"/>
          <w:tab w:val="right" w:leader="dot" w:pos="8630"/>
        </w:tabs>
        <w:rPr>
          <w:ins w:id="199" w:author="Chris Satterlee" w:date="2022-02-27T16:20:00Z"/>
          <w:noProof/>
          <w:lang w:eastAsia="ja-JP"/>
        </w:rPr>
      </w:pPr>
      <w:ins w:id="200"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"_Toc96871291"</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noProof/>
          </w:rPr>
          <w:t>Step 37:</w:t>
        </w:r>
        <w:r>
          <w:rPr>
            <w:noProof/>
            <w:lang w:eastAsia="ja-JP"/>
          </w:rPr>
          <w:tab/>
        </w:r>
        <w:r w:rsidRPr="000000A0">
          <w:rPr>
            <w:rStyle w:val="Hyperlink"/>
            <w:noProof/>
          </w:rPr>
          <w:t>Make PV cables</w:t>
        </w:r>
        <w:r>
          <w:rPr>
            <w:noProof/>
            <w:webHidden/>
          </w:rPr>
          <w:tab/>
        </w:r>
        <w:r>
          <w:rPr>
            <w:noProof/>
            <w:webHidden/>
          </w:rPr>
          <w:fldChar w:fldCharType="begin"/>
        </w:r>
        <w:r>
          <w:rPr>
            <w:noProof/>
            <w:webHidden/>
          </w:rPr>
          <w:instrText xml:space="preserve"> PAGEREF _Toc96871291 \h </w:instrText>
        </w:r>
        <w:r>
          <w:rPr>
            <w:noProof/>
            <w:webHidden/>
          </w:rPr>
        </w:r>
      </w:ins>
      <w:r>
        <w:rPr>
          <w:noProof/>
          <w:webHidden/>
        </w:rPr>
        <w:fldChar w:fldCharType="separate"/>
      </w:r>
      <w:ins w:id="201" w:author="Chris Satterlee" w:date="2022-02-27T16:20:00Z">
        <w:r>
          <w:rPr>
            <w:noProof/>
            <w:webHidden/>
          </w:rPr>
          <w:t>31</w:t>
        </w:r>
        <w:r>
          <w:rPr>
            <w:noProof/>
            <w:webHidden/>
          </w:rPr>
          <w:fldChar w:fldCharType="end"/>
        </w:r>
        <w:r w:rsidRPr="000000A0">
          <w:rPr>
            <w:rStyle w:val="Hyperlink"/>
            <w:noProof/>
          </w:rPr>
          <w:fldChar w:fldCharType="end"/>
        </w:r>
      </w:ins>
    </w:p>
    <w:p w14:paraId="7725BFBB" w14:textId="2772DD05" w:rsidR="004C1DF7" w:rsidRDefault="004C1DF7">
      <w:pPr>
        <w:pStyle w:val="TOC1"/>
        <w:tabs>
          <w:tab w:val="left" w:pos="1200"/>
          <w:tab w:val="right" w:leader="dot" w:pos="8630"/>
        </w:tabs>
        <w:rPr>
          <w:ins w:id="202" w:author="Chris Satterlee" w:date="2022-02-27T16:20:00Z"/>
          <w:noProof/>
          <w:lang w:eastAsia="ja-JP"/>
        </w:rPr>
      </w:pPr>
      <w:ins w:id="203" w:author="Chris Satterlee" w:date="2022-02-27T16:20:00Z">
        <w:r w:rsidRPr="000000A0">
          <w:rPr>
            <w:rStyle w:val="Hyperlink"/>
            <w:noProof/>
          </w:rPr>
          <w:fldChar w:fldCharType="begin"/>
        </w:r>
        <w:r w:rsidRPr="000000A0">
          <w:rPr>
            <w:rStyle w:val="Hyperlink"/>
            <w:noProof/>
          </w:rPr>
          <w:instrText xml:space="preserve"> </w:instrText>
        </w:r>
        <w:r>
          <w:rPr>
            <w:noProof/>
          </w:rPr>
          <w:instrText>HYPERLINK \l "_Toc96871292"</w:instrText>
        </w:r>
        <w:r w:rsidRPr="000000A0">
          <w:rPr>
            <w:rStyle w:val="Hyperlink"/>
            <w:noProof/>
          </w:rPr>
          <w:instrText xml:space="preserve"> </w:instrText>
        </w:r>
        <w:r w:rsidRPr="000000A0">
          <w:rPr>
            <w:rStyle w:val="Hyperlink"/>
            <w:noProof/>
          </w:rPr>
        </w:r>
        <w:r w:rsidRPr="000000A0">
          <w:rPr>
            <w:rStyle w:val="Hyperlink"/>
            <w:noProof/>
          </w:rPr>
          <w:fldChar w:fldCharType="separate"/>
        </w:r>
        <w:r w:rsidRPr="000000A0">
          <w:rPr>
            <w:rStyle w:val="Hyperlink"/>
            <w:rFonts w:cs="Arial"/>
            <w:noProof/>
          </w:rPr>
          <w:t>Step 38:</w:t>
        </w:r>
        <w:r>
          <w:rPr>
            <w:noProof/>
            <w:lang w:eastAsia="ja-JP"/>
          </w:rPr>
          <w:tab/>
        </w:r>
        <w:r w:rsidRPr="000000A0">
          <w:rPr>
            <w:rStyle w:val="Hyperlink"/>
            <w:noProof/>
          </w:rPr>
          <w:t>Final test</w:t>
        </w:r>
        <w:r>
          <w:rPr>
            <w:noProof/>
            <w:webHidden/>
          </w:rPr>
          <w:tab/>
        </w:r>
        <w:r>
          <w:rPr>
            <w:noProof/>
            <w:webHidden/>
          </w:rPr>
          <w:fldChar w:fldCharType="begin"/>
        </w:r>
        <w:r>
          <w:rPr>
            <w:noProof/>
            <w:webHidden/>
          </w:rPr>
          <w:instrText xml:space="preserve"> PAGEREF _Toc96871292 \h </w:instrText>
        </w:r>
        <w:r>
          <w:rPr>
            <w:noProof/>
            <w:webHidden/>
          </w:rPr>
        </w:r>
      </w:ins>
      <w:r>
        <w:rPr>
          <w:noProof/>
          <w:webHidden/>
        </w:rPr>
        <w:fldChar w:fldCharType="separate"/>
      </w:r>
      <w:ins w:id="204" w:author="Chris Satterlee" w:date="2022-02-27T16:20:00Z">
        <w:r>
          <w:rPr>
            <w:noProof/>
            <w:webHidden/>
          </w:rPr>
          <w:t>3</w:t>
        </w:r>
        <w:r>
          <w:rPr>
            <w:noProof/>
            <w:webHidden/>
          </w:rPr>
          <w:t>2</w:t>
        </w:r>
        <w:r>
          <w:rPr>
            <w:noProof/>
            <w:webHidden/>
          </w:rPr>
          <w:fldChar w:fldCharType="end"/>
        </w:r>
        <w:r w:rsidRPr="000000A0">
          <w:rPr>
            <w:rStyle w:val="Hyperlink"/>
            <w:noProof/>
          </w:rPr>
          <w:fldChar w:fldCharType="end"/>
        </w:r>
      </w:ins>
    </w:p>
    <w:p w14:paraId="11C0E68A" w14:textId="7E394FBB" w:rsidR="004C1DF7" w:rsidDel="004C1DF7" w:rsidRDefault="004C1DF7">
      <w:pPr>
        <w:rPr>
          <w:del w:id="205" w:author="Chris Satterlee" w:date="2022-02-27T16:20:00Z"/>
          <w:noProof/>
        </w:rPr>
      </w:pPr>
    </w:p>
    <w:p w14:paraId="45E1A2ED" w14:textId="48878332" w:rsidR="005B0058" w:rsidRDefault="004C1DF7">
      <w:pPr>
        <w:rPr>
          <w:rFonts w:asciiTheme="majorHAnsi" w:eastAsiaTheme="majorEastAsia" w:hAnsiTheme="majorHAnsi" w:cstheme="majorBidi"/>
          <w:b/>
          <w:bCs/>
          <w:color w:val="345A8A" w:themeColor="accent1" w:themeShade="B5"/>
          <w:sz w:val="32"/>
          <w:szCs w:val="32"/>
        </w:rPr>
      </w:pPr>
      <w:ins w:id="206" w:author="Chris Satterlee" w:date="2022-02-27T16:20:00Z">
        <w:r>
          <w:rPr>
            <w:rFonts w:ascii="Courier" w:hAnsi="Courier"/>
          </w:rPr>
          <w:fldChar w:fldCharType="end"/>
        </w:r>
      </w:ins>
      <w:r w:rsidR="005B0058">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17F6BFF" w:rsidR="00A75946" w:rsidRDefault="00A75946" w:rsidP="00C83733">
      <w:pPr>
        <w:pStyle w:val="NormalWeb"/>
        <w:spacing w:before="0" w:beforeAutospacing="0"/>
        <w:rPr>
          <w:rFonts w:ascii="Courier" w:hAnsi="Courier" w:cs="Arial"/>
          <w:sz w:val="24"/>
          <w:szCs w:val="24"/>
        </w:rPr>
      </w:pPr>
      <w:r>
        <w:rPr>
          <w:rFonts w:ascii="Courier" w:hAnsi="Courier" w:cs="Arial"/>
          <w:sz w:val="24"/>
          <w:szCs w:val="24"/>
        </w:rPr>
        <w:t>This document contains the step-by-step instructions to build the SSR module variant of IV Swinger 2.</w:t>
      </w:r>
    </w:p>
    <w:p w14:paraId="0DCD23EE" w14:textId="116396BF" w:rsidR="00BE08E1" w:rsidRDefault="00BE08E1" w:rsidP="00C83733">
      <w:pPr>
        <w:rPr>
          <w:rFonts w:ascii="Courier" w:hAnsi="Courier"/>
        </w:rPr>
      </w:pPr>
    </w:p>
    <w:p w14:paraId="0C084CAF" w14:textId="009BFFEC" w:rsidR="00A75946" w:rsidRDefault="00C83733" w:rsidP="00084A2B">
      <w:pPr>
        <w:rPr>
          <w:rFonts w:ascii="Courier" w:hAnsi="Courier"/>
        </w:rPr>
      </w:pPr>
      <w:r>
        <w:rPr>
          <w:rFonts w:ascii="Courier" w:hAnsi="Courier"/>
        </w:rPr>
        <w:t xml:space="preserve">These are the same instructions that are on </w:t>
      </w:r>
      <w:hyperlink r:id="rId13"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04F2558E" w14:textId="77777777" w:rsidR="00A75946" w:rsidRDefault="00A75946" w:rsidP="00084A2B">
      <w:pPr>
        <w:rPr>
          <w:rFonts w:ascii="Courier" w:hAnsi="Courier"/>
        </w:rPr>
      </w:pPr>
    </w:p>
    <w:p w14:paraId="490B58A0" w14:textId="7BB5AA2B" w:rsidR="00A75946" w:rsidRPr="005F1BC6" w:rsidRDefault="00500B3F" w:rsidP="00A75946">
      <w:pPr>
        <w:rPr>
          <w:rStyle w:val="Hyperlink"/>
          <w:rFonts w:ascii="Courier" w:hAnsi="Courier"/>
          <w:sz w:val="20"/>
          <w:szCs w:val="20"/>
        </w:rPr>
      </w:pPr>
      <w:hyperlink r:id="rId14" w:history="1">
        <w:r w:rsidR="00A75946" w:rsidRPr="005F1BC6">
          <w:rPr>
            <w:rStyle w:val="Hyperlink"/>
            <w:rFonts w:ascii="Courier" w:hAnsi="Courier"/>
            <w:sz w:val="20"/>
            <w:szCs w:val="20"/>
          </w:rPr>
          <w:t>https://www.instructables.com/id/IV-Swinger-2-a-50-IV-Curve-Tracer</w:t>
        </w:r>
      </w:hyperlink>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5F44EA" w:rsidR="00BF68B3" w:rsidRPr="008A01B4" w:rsidRDefault="00103ED4" w:rsidP="00B15D86">
      <w:pPr>
        <w:pStyle w:val="Heading1"/>
      </w:pPr>
      <w:bookmarkStart w:id="207" w:name="_Toc94015347"/>
      <w:bookmarkStart w:id="208" w:name="_Toc96871255"/>
      <w:r>
        <w:lastRenderedPageBreak/>
        <w:t xml:space="preserve">Understand the </w:t>
      </w:r>
      <w:r w:rsidR="00A75946">
        <w:t>HW</w:t>
      </w:r>
      <w:r>
        <w:t xml:space="preserve"> d</w:t>
      </w:r>
      <w:r w:rsidR="00C83733">
        <w:t>esign</w:t>
      </w:r>
      <w:r w:rsidR="00A75946">
        <w:t xml:space="preserve"> / Choose Variant</w:t>
      </w:r>
      <w:bookmarkEnd w:id="207"/>
      <w:bookmarkEnd w:id="208"/>
      <w:r w:rsidR="008A01B4">
        <w:br/>
      </w:r>
    </w:p>
    <w:p w14:paraId="4DDCF9B1" w14:textId="77777777" w:rsidR="00A75946" w:rsidRPr="008A50EA" w:rsidRDefault="00A75946" w:rsidP="00A75946">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3163D5D1" w14:textId="034E1EA0" w:rsidR="00A75946" w:rsidRPr="005F1BC6" w:rsidRDefault="00500B3F" w:rsidP="00A75946">
      <w:pPr>
        <w:rPr>
          <w:rStyle w:val="Hyperlink"/>
          <w:rFonts w:ascii="Courier" w:hAnsi="Courier"/>
          <w:sz w:val="20"/>
          <w:szCs w:val="20"/>
        </w:rPr>
      </w:pPr>
      <w:hyperlink r:id="rId15" w:history="1">
        <w:r w:rsidR="00A75946" w:rsidRPr="005F1BC6">
          <w:rPr>
            <w:rStyle w:val="Hyperlink"/>
            <w:rFonts w:ascii="Courier" w:hAnsi="Courier"/>
            <w:sz w:val="20"/>
            <w:szCs w:val="20"/>
          </w:rPr>
          <w:t>https://www.instructables.com/id/IV-Swinger-2-a-50-IV-Curve-Tracer</w:t>
        </w:r>
      </w:hyperlink>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5A0FDEA4" w14:textId="77777777" w:rsidR="000C6157" w:rsidRPr="00595C52" w:rsidRDefault="000C6157" w:rsidP="000C6157">
      <w:pPr>
        <w:ind w:left="720"/>
        <w:rPr>
          <w:rFonts w:ascii="Courier" w:hAnsi="Courier" w:cs="Arial"/>
          <w:b/>
          <w:color w:val="FF0000"/>
          <w:sz w:val="36"/>
          <w:szCs w:val="36"/>
        </w:rPr>
      </w:pPr>
      <w:r w:rsidRPr="00595C52">
        <w:rPr>
          <w:rFonts w:ascii="Courier" w:hAnsi="Courier" w:cs="Arial"/>
          <w:b/>
          <w:color w:val="FF0000"/>
          <w:sz w:val="36"/>
          <w:szCs w:val="36"/>
        </w:rPr>
        <w:t>PV module version,</w:t>
      </w:r>
    </w:p>
    <w:p w14:paraId="2DDD29D2" w14:textId="652D3958" w:rsidR="000C6157" w:rsidRPr="00595C52" w:rsidRDefault="000C6157" w:rsidP="000C6157">
      <w:pPr>
        <w:ind w:left="720"/>
        <w:rPr>
          <w:rFonts w:ascii="Courier" w:hAnsi="Courier" w:cs="Arial"/>
          <w:b/>
          <w:color w:val="FF0000"/>
          <w:sz w:val="36"/>
          <w:szCs w:val="36"/>
        </w:rPr>
      </w:pPr>
      <w:r w:rsidRPr="00595C52">
        <w:rPr>
          <w:rFonts w:ascii="Courier" w:hAnsi="Courier" w:cs="Arial"/>
          <w:b/>
          <w:color w:val="FF0000"/>
          <w:sz w:val="36"/>
          <w:szCs w:val="36"/>
        </w:rPr>
        <w:t>Solid-state relays (SSR)</w:t>
      </w:r>
      <w:r w:rsidR="00A75946">
        <w:rPr>
          <w:rFonts w:ascii="Courier" w:hAnsi="Courier" w:cs="Arial"/>
          <w:b/>
          <w:color w:val="FF0000"/>
          <w:sz w:val="36"/>
          <w:szCs w:val="36"/>
        </w:rPr>
        <w:br/>
      </w:r>
    </w:p>
    <w:p w14:paraId="189A3AE1" w14:textId="253F3719" w:rsidR="000C6157" w:rsidRDefault="00500B3F" w:rsidP="004F7B6F">
      <w:pPr>
        <w:pStyle w:val="NormalWeb"/>
        <w:spacing w:before="0" w:beforeAutospacing="0"/>
        <w:rPr>
          <w:ins w:id="209" w:author="Chris Satterlee" w:date="2022-01-25T16:14:00Z"/>
          <w:rStyle w:val="Hyperlink"/>
          <w:rFonts w:ascii="Courier" w:hAnsi="Courier" w:cs="Arial"/>
          <w:sz w:val="14"/>
          <w:szCs w:val="14"/>
        </w:rPr>
      </w:pPr>
      <w:hyperlink r:id="rId16" w:history="1">
        <w:r w:rsidR="004F7B6F" w:rsidRPr="00595C52">
          <w:rPr>
            <w:rStyle w:val="Hyperlink"/>
            <w:rFonts w:ascii="Courier" w:hAnsi="Courier" w:cs="Arial"/>
            <w:sz w:val="14"/>
            <w:szCs w:val="14"/>
          </w:rPr>
          <w:t>https://github.com/csatt/IV_Swinger/raw/master/PCB/IV_Swinger_2_ss_mod/PDF/IV_Swinger_2_ss_mod_sch.pdf</w:t>
        </w:r>
      </w:hyperlink>
    </w:p>
    <w:p w14:paraId="39D7E9DA" w14:textId="4BBCF5A5" w:rsidR="00B36F70" w:rsidRPr="00595C52" w:rsidRDefault="00E96AE4" w:rsidP="00B36F70">
      <w:pPr>
        <w:pStyle w:val="NormalWeb"/>
        <w:spacing w:before="0" w:beforeAutospacing="0"/>
        <w:rPr>
          <w:ins w:id="210" w:author="Chris Satterlee" w:date="2022-01-25T16:14:00Z"/>
          <w:rFonts w:ascii="Courier" w:hAnsi="Courier" w:cs="Arial"/>
          <w:sz w:val="14"/>
          <w:szCs w:val="14"/>
        </w:rPr>
      </w:pPr>
      <w:ins w:id="211" w:author="Chris Satterlee" w:date="2022-01-25T16:17:00Z">
        <w:r>
          <w:rPr>
            <w:rFonts w:ascii="Courier" w:hAnsi="Courier" w:cs="Arial"/>
            <w:sz w:val="14"/>
            <w:szCs w:val="14"/>
          </w:rPr>
          <w:fldChar w:fldCharType="begin"/>
        </w:r>
        <w:r>
          <w:rPr>
            <w:rFonts w:ascii="Courier" w:hAnsi="Courier" w:cs="Arial"/>
            <w:sz w:val="14"/>
            <w:szCs w:val="14"/>
          </w:rPr>
          <w:instrText xml:space="preserve"> HYPERLINK "</w:instrText>
        </w:r>
      </w:ins>
      <w:ins w:id="212" w:author="Chris Satterlee" w:date="2022-01-25T16:14:00Z">
        <w:r w:rsidRPr="00E96AE4">
          <w:rPr>
            <w:rPrChange w:id="213" w:author="Chris Satterlee" w:date="2022-01-25T16:17:00Z">
              <w:rPr>
                <w:rStyle w:val="Hyperlink"/>
                <w:rFonts w:ascii="Courier" w:hAnsi="Courier" w:cs="Arial"/>
                <w:sz w:val="14"/>
                <w:szCs w:val="14"/>
              </w:rPr>
            </w:rPrChange>
          </w:rPr>
          <w:instrText>https://github.com/csatt/IV_Swinger/raw/master/PCB/IV_Swinger_2_ss_mod/PDF/IV_Swinger_2_ss_mod_</w:instrText>
        </w:r>
      </w:ins>
      <w:ins w:id="214" w:author="Chris Satterlee" w:date="2022-01-25T16:15:00Z">
        <w:r w:rsidRPr="00E96AE4">
          <w:rPr>
            <w:rPrChange w:id="215" w:author="Chris Satterlee" w:date="2022-01-25T16:17:00Z">
              <w:rPr>
                <w:rStyle w:val="Hyperlink"/>
                <w:rFonts w:ascii="Courier" w:hAnsi="Courier" w:cs="Arial"/>
                <w:sz w:val="14"/>
                <w:szCs w:val="14"/>
              </w:rPr>
            </w:rPrChange>
          </w:rPr>
          <w:instrText>brd</w:instrText>
        </w:r>
      </w:ins>
      <w:ins w:id="216" w:author="Chris Satterlee" w:date="2022-01-25T16:14:00Z">
        <w:r w:rsidRPr="00E96AE4">
          <w:rPr>
            <w:rPrChange w:id="217" w:author="Chris Satterlee" w:date="2022-01-25T16:17:00Z">
              <w:rPr>
                <w:rStyle w:val="Hyperlink"/>
                <w:rFonts w:ascii="Courier" w:hAnsi="Courier" w:cs="Arial"/>
                <w:sz w:val="14"/>
                <w:szCs w:val="14"/>
              </w:rPr>
            </w:rPrChange>
          </w:rPr>
          <w:instrText>.pdf</w:instrText>
        </w:r>
      </w:ins>
      <w:ins w:id="218" w:author="Chris Satterlee" w:date="2022-01-25T16:17:00Z">
        <w:r>
          <w:rPr>
            <w:rFonts w:ascii="Courier" w:hAnsi="Courier" w:cs="Arial"/>
            <w:sz w:val="14"/>
            <w:szCs w:val="14"/>
          </w:rPr>
          <w:instrText xml:space="preserve">" </w:instrText>
        </w:r>
        <w:r>
          <w:rPr>
            <w:rFonts w:ascii="Courier" w:hAnsi="Courier" w:cs="Arial"/>
            <w:sz w:val="14"/>
            <w:szCs w:val="14"/>
          </w:rPr>
          <w:fldChar w:fldCharType="separate"/>
        </w:r>
      </w:ins>
      <w:ins w:id="219" w:author="Chris Satterlee" w:date="2022-01-25T16:14:00Z">
        <w:r w:rsidRPr="00E96AE4">
          <w:rPr>
            <w:rStyle w:val="Hyperlink"/>
            <w:rFonts w:ascii="Courier" w:hAnsi="Courier" w:cs="Arial"/>
            <w:sz w:val="14"/>
            <w:szCs w:val="14"/>
          </w:rPr>
          <w:t>https://github.com/csatt/IV_Swinger/raw/master/PCB/IV_Swinger_2_ss_mod/PDF/IV_Swinger_2_ss_mod_</w:t>
        </w:r>
      </w:ins>
      <w:ins w:id="220" w:author="Chris Satterlee" w:date="2022-01-25T16:15:00Z">
        <w:r w:rsidRPr="00E96AE4">
          <w:rPr>
            <w:rStyle w:val="Hyperlink"/>
            <w:rFonts w:ascii="Courier" w:hAnsi="Courier" w:cs="Arial"/>
            <w:sz w:val="14"/>
            <w:szCs w:val="14"/>
          </w:rPr>
          <w:t>brd</w:t>
        </w:r>
      </w:ins>
      <w:ins w:id="221" w:author="Chris Satterlee" w:date="2022-01-25T16:14:00Z">
        <w:r w:rsidRPr="00E96AE4">
          <w:rPr>
            <w:rStyle w:val="Hyperlink"/>
            <w:rFonts w:ascii="Courier" w:hAnsi="Courier" w:cs="Arial"/>
            <w:sz w:val="14"/>
            <w:szCs w:val="14"/>
          </w:rPr>
          <w:t>.pdf</w:t>
        </w:r>
      </w:ins>
      <w:ins w:id="222" w:author="Chris Satterlee" w:date="2022-01-25T16:17:00Z">
        <w:r>
          <w:rPr>
            <w:rFonts w:ascii="Courier" w:hAnsi="Courier" w:cs="Arial"/>
            <w:sz w:val="14"/>
            <w:szCs w:val="14"/>
          </w:rPr>
          <w:fldChar w:fldCharType="end"/>
        </w:r>
      </w:ins>
    </w:p>
    <w:p w14:paraId="05317761" w14:textId="77777777" w:rsidR="00B36F70" w:rsidRPr="00595C52" w:rsidRDefault="00B36F70" w:rsidP="004F7B6F">
      <w:pPr>
        <w:pStyle w:val="NormalWeb"/>
        <w:spacing w:before="0" w:beforeAutospacing="0"/>
        <w:rPr>
          <w:rFonts w:ascii="Courier" w:hAnsi="Courier" w:cs="Arial"/>
          <w:sz w:val="14"/>
          <w:szCs w:val="14"/>
        </w:rPr>
      </w:pPr>
    </w:p>
    <w:p w14:paraId="13BCB7E2" w14:textId="22F03D4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 so you need to use the correct document.</w:t>
      </w:r>
    </w:p>
    <w:p w14:paraId="7DE3014D" w14:textId="0FEE4F7B" w:rsidR="0010589F" w:rsidRPr="00C83733" w:rsidRDefault="00103ED4" w:rsidP="00C83733">
      <w:pPr>
        <w:pStyle w:val="Heading1"/>
      </w:pPr>
      <w:bookmarkStart w:id="223" w:name="_Toc94015348"/>
      <w:bookmarkStart w:id="224" w:name="_Toc96871256"/>
      <w:r>
        <w:t>Install s</w:t>
      </w:r>
      <w:r w:rsidR="00C83733">
        <w:t>oftware</w:t>
      </w:r>
      <w:bookmarkEnd w:id="223"/>
      <w:bookmarkEnd w:id="224"/>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0DCEA193" w:rsidR="0010589F" w:rsidRPr="00CE10E8" w:rsidRDefault="00E435FF" w:rsidP="0010589F">
      <w:pPr>
        <w:pStyle w:val="ListParagraph"/>
        <w:ind w:left="360"/>
        <w:rPr>
          <w:rFonts w:ascii="Courier" w:hAnsi="Courier"/>
        </w:rPr>
      </w:pPr>
      <w:r>
        <w:rPr>
          <w:rFonts w:ascii="Courier" w:hAnsi="Courier"/>
        </w:rPr>
        <w:t xml:space="preserve">    </w:t>
      </w:r>
      <w:hyperlink r:id="rId17"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4B193781"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18" w:history="1">
        <w:r w:rsidR="0010589F" w:rsidRPr="00B10B33">
          <w:rPr>
            <w:rStyle w:val="Hyperlink"/>
            <w:rFonts w:ascii="Courier" w:hAnsi="Courier"/>
          </w:rPr>
          <w:t>https://github.com/csatt/IV_Swinger/releases</w:t>
        </w:r>
      </w:hyperlink>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225" w:name="_Toc94015349"/>
      <w:bookmarkStart w:id="226" w:name="_Toc96871257"/>
      <w:r>
        <w:t>Order PCB</w:t>
      </w:r>
      <w:bookmarkEnd w:id="225"/>
      <w:bookmarkEnd w:id="226"/>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lastRenderedPageBreak/>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2173250F" w:rsidR="00E435FF" w:rsidRDefault="00500B3F" w:rsidP="00E435FF">
      <w:pPr>
        <w:ind w:firstLine="720"/>
        <w:rPr>
          <w:rFonts w:ascii="Courier" w:hAnsi="Courier"/>
        </w:rPr>
      </w:pPr>
      <w:hyperlink r:id="rId19"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59617814" w:rsidR="00E435FF" w:rsidRDefault="00500B3F" w:rsidP="00E435FF">
      <w:pPr>
        <w:ind w:firstLine="720"/>
        <w:rPr>
          <w:rFonts w:ascii="Courier" w:hAnsi="Courier"/>
        </w:rPr>
      </w:pPr>
      <w:hyperlink r:id="rId20"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to </w:t>
      </w:r>
      <w:proofErr w:type="spellStart"/>
      <w:r w:rsidR="008A01B4">
        <w:rPr>
          <w:rFonts w:ascii="Courier" w:hAnsi="Courier"/>
        </w:rPr>
        <w:t>PCBWay</w:t>
      </w:r>
      <w:proofErr w:type="spellEnd"/>
      <w:r w:rsidR="008A01B4">
        <w:rPr>
          <w:rFonts w:ascii="Courier" w:hAnsi="Courier"/>
        </w:rPr>
        <w:t xml:space="preserve">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w:t>
      </w:r>
      <w:proofErr w:type="spellStart"/>
      <w:r>
        <w:rPr>
          <w:rFonts w:ascii="Courier" w:hAnsi="Courier"/>
        </w:rPr>
        <w:t>PCBWay</w:t>
      </w:r>
      <w:proofErr w:type="spellEnd"/>
      <w:r>
        <w:rPr>
          <w:rFonts w:ascii="Courier" w:hAnsi="Courier"/>
        </w:rPr>
        <w:t xml:space="preserve">,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161FFD30" w14:textId="0B4889FC" w:rsidR="003B1E0C" w:rsidRDefault="003B1E0C" w:rsidP="00E75022">
      <w:pPr>
        <w:rPr>
          <w:rFonts w:ascii="Courier" w:hAnsi="Courier"/>
          <w:color w:val="FF0000"/>
          <w:sz w:val="14"/>
          <w:szCs w:val="14"/>
        </w:rPr>
      </w:pPr>
      <w:hyperlink r:id="rId21" w:history="1">
        <w:r w:rsidRPr="00E75022">
          <w:rPr>
            <w:rStyle w:val="Hyperlink"/>
            <w:rFonts w:ascii="Courier" w:hAnsi="Courier"/>
            <w:sz w:val="14"/>
            <w:szCs w:val="14"/>
          </w:rPr>
          <w:t>https://www.pcbway.com/project/shareproject/W112835ASU2_IV_Swinger_2_ss_mod_RevB_2018_12_04.html</w:t>
        </w:r>
      </w:hyperlink>
    </w:p>
    <w:p w14:paraId="630DDDA6" w14:textId="77777777" w:rsidR="003B1E0C" w:rsidRPr="00E75022" w:rsidRDefault="003B1E0C" w:rsidP="00E75022">
      <w:pPr>
        <w:rPr>
          <w:rFonts w:ascii="Courier" w:hAnsi="Courier"/>
          <w:color w:val="FF0000"/>
          <w:sz w:val="14"/>
          <w:szCs w:val="14"/>
        </w:rPr>
      </w:pPr>
    </w:p>
    <w:p w14:paraId="0D2CB109" w14:textId="78E23F8B" w:rsidR="00E435FF" w:rsidRPr="00595C52" w:rsidRDefault="003B1E0C" w:rsidP="00E75022">
      <w:pPr>
        <w:rPr>
          <w:rFonts w:ascii="Courier" w:hAnsi="Courier"/>
          <w:color w:val="FF0000"/>
        </w:rPr>
      </w:pPr>
      <w:hyperlink r:id="rId22" w:history="1">
        <w:r w:rsidRPr="003B1E0C">
          <w:rPr>
            <w:rStyle w:val="Hyperlink"/>
            <w:rFonts w:ascii="Courier" w:hAnsi="Courier"/>
          </w:rPr>
          <w:t>https://www.pcbway.com/project/shareproject/W112835ASU2_IV_Swinger_2_ss_mod_RevB_2018_12_04.html</w:t>
        </w:r>
      </w:hyperlink>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3A88E02F" w:rsidR="00E435FF" w:rsidRPr="00E75022" w:rsidRDefault="00E435FF" w:rsidP="00E435FF">
      <w:pPr>
        <w:rPr>
          <w:rFonts w:ascii="Courier" w:hAnsi="Courier"/>
          <w:lang w:val="de-DE"/>
        </w:rPr>
      </w:pPr>
      <w:r>
        <w:rPr>
          <w:rFonts w:ascii="Courier" w:hAnsi="Courier"/>
        </w:rPr>
        <w:t xml:space="preserve">  </w:t>
      </w:r>
      <w:proofErr w:type="spellStart"/>
      <w:r w:rsidRPr="00E75022">
        <w:rPr>
          <w:rFonts w:ascii="Courier" w:hAnsi="Courier"/>
          <w:lang w:val="de-DE"/>
        </w:rPr>
        <w:t>IV_Swinger</w:t>
      </w:r>
      <w:proofErr w:type="spellEnd"/>
      <w:r w:rsidRPr="00E75022">
        <w:rPr>
          <w:rFonts w:ascii="Courier" w:hAnsi="Courier"/>
          <w:lang w:val="de-DE"/>
        </w:rPr>
        <w:t>/PCB/</w:t>
      </w:r>
      <w:r w:rsidR="000C6157" w:rsidRPr="00E75022">
        <w:rPr>
          <w:rFonts w:ascii="Courier" w:hAnsi="Courier"/>
          <w:lang w:val="de-DE"/>
        </w:rPr>
        <w:t>IV_Swinger_2_ssr_mod</w:t>
      </w:r>
      <w:r w:rsidRPr="00E75022">
        <w:rPr>
          <w:rFonts w:ascii="Courier" w:hAnsi="Courier"/>
          <w:lang w:val="de-DE"/>
        </w:rPr>
        <w:t>/Gerber/*.</w:t>
      </w:r>
      <w:proofErr w:type="spellStart"/>
      <w:r w:rsidRPr="00E75022">
        <w:rPr>
          <w:rFonts w:ascii="Courier" w:hAnsi="Courier"/>
          <w:lang w:val="de-DE"/>
        </w:rPr>
        <w:t>zip</w:t>
      </w:r>
      <w:proofErr w:type="spellEnd"/>
    </w:p>
    <w:p w14:paraId="2CC8EC31" w14:textId="77777777" w:rsidR="00E435FF" w:rsidRPr="00E75022" w:rsidRDefault="00E435FF" w:rsidP="00E435FF">
      <w:pPr>
        <w:rPr>
          <w:rFonts w:ascii="Courier" w:hAnsi="Courier"/>
          <w:lang w:val="de-DE"/>
        </w:rPr>
      </w:pPr>
    </w:p>
    <w:p w14:paraId="099D869F" w14:textId="1271CD7F"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ins w:id="227" w:author="Chris Satterlee" w:date="2022-01-25T13:58:00Z">
        <w:r w:rsidR="00E75022">
          <w:rPr>
            <w:rFonts w:ascii="Courier" w:hAnsi="Courier"/>
          </w:rPr>
          <w:t>e</w:t>
        </w:r>
      </w:ins>
      <w:del w:id="228" w:author="Chris Satterlee" w:date="2022-01-25T13:58:00Z">
        <w:r w:rsidR="00E435FF" w:rsidDel="00E75022">
          <w:rPr>
            <w:rFonts w:ascii="Courier" w:hAnsi="Courier"/>
          </w:rPr>
          <w:delText>E</w:delText>
        </w:r>
      </w:del>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229" w:name="_Toc94015350"/>
      <w:bookmarkStart w:id="230" w:name="_Toc96871258"/>
      <w:r>
        <w:t xml:space="preserve">Buy </w:t>
      </w:r>
      <w:r w:rsidR="00E435FF">
        <w:t>other parts</w:t>
      </w:r>
      <w:bookmarkEnd w:id="229"/>
      <w:bookmarkEnd w:id="230"/>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1B55B3C6" w:rsidR="00E435FF" w:rsidRDefault="00E435FF" w:rsidP="00E435FF">
      <w:pPr>
        <w:rPr>
          <w:rFonts w:ascii="Courier" w:hAnsi="Courier"/>
        </w:rPr>
      </w:pPr>
      <w:r>
        <w:rPr>
          <w:rFonts w:ascii="Courier" w:hAnsi="Courier"/>
        </w:rPr>
        <w:t>SSR PV module version BOM:</w:t>
      </w:r>
    </w:p>
    <w:p w14:paraId="448BF7A8" w14:textId="77777777" w:rsidR="00E435FF" w:rsidRDefault="00E435FF" w:rsidP="00E435FF">
      <w:pPr>
        <w:rPr>
          <w:rFonts w:ascii="Courier" w:hAnsi="Courier"/>
        </w:rPr>
      </w:pPr>
    </w:p>
    <w:p w14:paraId="3A2C9DDD" w14:textId="1AAC9DC7" w:rsidR="00E435FF" w:rsidRPr="00303466" w:rsidRDefault="00500B3F" w:rsidP="00E435FF">
      <w:pPr>
        <w:pStyle w:val="NormalWeb"/>
        <w:spacing w:before="0" w:beforeAutospacing="0"/>
        <w:rPr>
          <w:rFonts w:ascii="Courier" w:hAnsi="Courier" w:cs="Arial"/>
        </w:rPr>
      </w:pPr>
      <w:hyperlink r:id="rId23" w:history="1">
        <w:r w:rsidR="00E435FF" w:rsidRPr="00303466">
          <w:rPr>
            <w:rStyle w:val="Hyperlink"/>
            <w:rFonts w:ascii="Courier" w:hAnsi="Courier" w:cs="Arial"/>
          </w:rPr>
          <w:t>https://github.com/csatt/IV_Swinger/raw/master/PCB/BOM/ssr_mod_BOM.pdf</w:t>
        </w:r>
      </w:hyperlink>
    </w:p>
    <w:p w14:paraId="58A0BAEE" w14:textId="43BBFBF3" w:rsidR="006D6878" w:rsidRDefault="000C6157" w:rsidP="00CE10E8">
      <w:pPr>
        <w:rPr>
          <w:rFonts w:ascii="Courier" w:hAnsi="Courier"/>
        </w:rPr>
      </w:pPr>
      <w:r>
        <w:rPr>
          <w:rFonts w:ascii="Courier" w:hAnsi="Courier"/>
        </w:rPr>
        <w:lastRenderedPageBreak/>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06401A89"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w:t>
      </w:r>
      <w:del w:id="231" w:author="Chris Satterlee" w:date="2022-01-25T13:59:00Z">
        <w:r w:rsidR="00BF68B3" w:rsidDel="00E75022">
          <w:rPr>
            <w:rFonts w:ascii="Courier" w:hAnsi="Courier"/>
          </w:rPr>
          <w:delText xml:space="preserve">there are </w:delText>
        </w:r>
      </w:del>
      <w:r w:rsidR="00BF68B3">
        <w:rPr>
          <w:rFonts w:ascii="Courier" w:hAnsi="Courier"/>
        </w:rPr>
        <w:t>some of the Digi-Key items have</w:t>
      </w:r>
      <w:ins w:id="232" w:author="Chris Satterlee" w:date="2022-01-25T13:59:00Z">
        <w:r w:rsidR="00E75022">
          <w:rPr>
            <w:rFonts w:ascii="Courier" w:hAnsi="Courier"/>
          </w:rPr>
          <w:t xml:space="preserve"> </w:t>
        </w:r>
        <w:proofErr w:type="spellStart"/>
        <w:r w:rsidR="00E75022">
          <w:rPr>
            <w:rFonts w:ascii="Courier" w:hAnsi="Courier"/>
          </w:rPr>
          <w:t>ALT_n</w:t>
        </w:r>
        <w:proofErr w:type="spellEnd"/>
        <w:r w:rsidR="00E75022">
          <w:rPr>
            <w:rFonts w:ascii="Courier" w:hAnsi="Courier"/>
          </w:rPr>
          <w:t xml:space="preserve"> (e.g., ALT_1, ALT_2) </w:t>
        </w:r>
      </w:ins>
      <w:del w:id="233" w:author="Chris Satterlee" w:date="2022-01-25T13:59:00Z">
        <w:r w:rsidR="00BF68B3" w:rsidDel="00E75022">
          <w:rPr>
            <w:rFonts w:ascii="Courier" w:hAnsi="Courier"/>
          </w:rPr>
          <w:delText xml:space="preserve"> *ALTERNATE* </w:delText>
        </w:r>
      </w:del>
      <w:r w:rsidR="00BF68B3">
        <w:rPr>
          <w:rFonts w:ascii="Courier" w:hAnsi="Courier"/>
        </w:rPr>
        <w:t xml:space="preserve">in the “Customer Reference field. These should only be ordered if the primary version of the same part is marked as “backorder”.  </w:t>
      </w:r>
    </w:p>
    <w:p w14:paraId="4BA7F80A" w14:textId="77777777" w:rsidR="006D6878" w:rsidRDefault="006D6878" w:rsidP="00CE10E8">
      <w:pPr>
        <w:rPr>
          <w:rFonts w:ascii="Courier" w:hAnsi="Courier"/>
        </w:rPr>
      </w:pPr>
    </w:p>
    <w:p w14:paraId="22616FAC" w14:textId="77777777" w:rsidR="004C1DF7" w:rsidRDefault="004C1DF7" w:rsidP="004C1DF7">
      <w:pPr>
        <w:rPr>
          <w:ins w:id="234" w:author="Chris Satterlee" w:date="2022-02-27T16:17:00Z"/>
          <w:rFonts w:ascii="Courier" w:hAnsi="Courier"/>
        </w:rPr>
      </w:pPr>
      <w:ins w:id="235" w:author="Chris Satterlee" w:date="2022-02-27T16:17:00Z">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ins>
    </w:p>
    <w:p w14:paraId="0F05E551" w14:textId="77777777" w:rsidR="004C1DF7" w:rsidRDefault="004C1DF7" w:rsidP="004C1DF7">
      <w:pPr>
        <w:rPr>
          <w:ins w:id="236" w:author="Chris Satterlee" w:date="2022-02-27T16:17:00Z"/>
          <w:rFonts w:ascii="Courier" w:hAnsi="Courier"/>
        </w:rPr>
      </w:pPr>
    </w:p>
    <w:p w14:paraId="703B0101" w14:textId="29F39C9E" w:rsidR="004C1DF7" w:rsidRDefault="004C1DF7" w:rsidP="004C1DF7">
      <w:pPr>
        <w:pStyle w:val="NormalWeb"/>
        <w:spacing w:before="0" w:beforeAutospacing="0"/>
        <w:rPr>
          <w:ins w:id="237" w:author="Chris Satterlee" w:date="2022-02-27T16:17:00Z"/>
          <w:rStyle w:val="Hyperlink"/>
          <w:rFonts w:ascii="Courier" w:hAnsi="Courier" w:cs="Arial"/>
          <w:sz w:val="15"/>
          <w:szCs w:val="15"/>
        </w:rPr>
      </w:pPr>
      <w:ins w:id="238" w:author="Chris Satterlee" w:date="2022-02-27T16:17:00Z">
        <w:r>
          <w:fldChar w:fldCharType="begin"/>
        </w:r>
        <w:r>
          <w:instrText>HYPERLINK "https://github.com/csatt/IV_Swinger/raw/master/PCB/BOM/DigiKeyMouser/ssr_mod_DigiKey_Mouser.csv"</w:instrText>
        </w:r>
        <w:r>
          <w:fldChar w:fldCharType="separate"/>
        </w:r>
        <w:r>
          <w:rPr>
            <w:rStyle w:val="Hyperlink"/>
            <w:rFonts w:ascii="Courier" w:hAnsi="Courier" w:cs="Arial"/>
            <w:sz w:val="15"/>
            <w:szCs w:val="15"/>
          </w:rPr>
          <w:t>https://github.com/csatt/IV_Swinger/raw/master/PCB/BOM/DigiKeyMouser/ssr_mod_DigiKey_Mouser.csv</w:t>
        </w:r>
        <w:r>
          <w:rPr>
            <w:rStyle w:val="Hyperlink"/>
            <w:rFonts w:ascii="Courier" w:hAnsi="Courier" w:cs="Arial"/>
            <w:sz w:val="15"/>
            <w:szCs w:val="15"/>
          </w:rPr>
          <w:fldChar w:fldCharType="end"/>
        </w:r>
      </w:ins>
    </w:p>
    <w:p w14:paraId="22A2867D" w14:textId="2D3C3992" w:rsidR="004C1DF7" w:rsidRPr="00605C54" w:rsidRDefault="004C1DF7" w:rsidP="004C1DF7">
      <w:pPr>
        <w:pStyle w:val="NormalWeb"/>
        <w:spacing w:before="0" w:beforeAutospacing="0"/>
        <w:rPr>
          <w:ins w:id="239" w:author="Chris Satterlee" w:date="2022-02-27T16:17:00Z"/>
          <w:rFonts w:ascii="Courier" w:hAnsi="Courier" w:cs="Arial"/>
          <w:sz w:val="24"/>
          <w:szCs w:val="24"/>
        </w:rPr>
      </w:pPr>
      <w:ins w:id="240" w:author="Chris Satterlee" w:date="2022-02-27T16:17:00Z">
        <w:r>
          <w:fldChar w:fldCharType="begin"/>
        </w:r>
        <w:r>
          <w:instrText>HYPERLINK "https://github.com/csatt/IV_Swinger/raw/master/PCB/BOM/DigiKeyMouser/ssr_mod_DigiKey_Mouser.csv"</w:instrText>
        </w:r>
        <w:r>
          <w:fldChar w:fldCharType="separate"/>
        </w:r>
        <w:r>
          <w:rPr>
            <w:rStyle w:val="Hyperlink"/>
            <w:rFonts w:ascii="Courier" w:hAnsi="Courier" w:cs="Arial"/>
            <w:sz w:val="24"/>
            <w:szCs w:val="24"/>
          </w:rPr>
          <w:t>https://github.com/csatt/IV_Swinger/raw/master/PCB/BOM/DigiKeyMouser/ssr_mod_DigiKey_Mouser.csv</w:t>
        </w:r>
        <w:r>
          <w:rPr>
            <w:rStyle w:val="Hyperlink"/>
            <w:rFonts w:ascii="Courier" w:hAnsi="Courier" w:cs="Arial"/>
            <w:sz w:val="24"/>
            <w:szCs w:val="24"/>
          </w:rPr>
          <w:fldChar w:fldCharType="end"/>
        </w:r>
      </w:ins>
    </w:p>
    <w:p w14:paraId="633E6355" w14:textId="77777777" w:rsidR="004C1DF7" w:rsidRDefault="004C1DF7" w:rsidP="00CE10E8">
      <w:pPr>
        <w:rPr>
          <w:ins w:id="241" w:author="Chris Satterlee" w:date="2022-02-27T16:17:00Z"/>
          <w:rFonts w:ascii="Courier" w:hAnsi="Courier"/>
        </w:rPr>
      </w:pPr>
    </w:p>
    <w:p w14:paraId="05E36B2F" w14:textId="2A0A2BC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6B2D8C85"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4" w:history="1">
        <w:r w:rsidRPr="00E435FF">
          <w:rPr>
            <w:rStyle w:val="Hyperlink"/>
            <w:rFonts w:ascii="Courier" w:hAnsi="Courier"/>
          </w:rPr>
          <w:t>https://www.arduino.cc/en/Main/Contribute</w:t>
        </w:r>
      </w:hyperlink>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242" w:name="_Toc94015351"/>
      <w:bookmarkStart w:id="243" w:name="_Toc96871259"/>
      <w:r>
        <w:lastRenderedPageBreak/>
        <w:t>Gather / buy t</w:t>
      </w:r>
      <w:r w:rsidR="00C83733">
        <w:t>ools</w:t>
      </w:r>
      <w:bookmarkEnd w:id="242"/>
      <w:bookmarkEnd w:id="243"/>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244" w:name="_Toc94015352"/>
      <w:bookmarkStart w:id="245" w:name="_Toc96871260"/>
      <w:r>
        <w:t>Prepare for Soldering</w:t>
      </w:r>
      <w:bookmarkEnd w:id="244"/>
      <w:bookmarkEnd w:id="245"/>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4D74B11E" w:rsidR="005130CA" w:rsidRPr="00303466" w:rsidRDefault="00500B3F" w:rsidP="005130CA">
      <w:pPr>
        <w:ind w:left="360"/>
        <w:rPr>
          <w:rStyle w:val="Hyperlink"/>
          <w:rFonts w:ascii="Courier" w:hAnsi="Courier"/>
          <w:sz w:val="16"/>
          <w:szCs w:val="16"/>
        </w:rPr>
      </w:pPr>
      <w:hyperlink r:id="rId25"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lastRenderedPageBreak/>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246" w:name="_Ref409342829"/>
      <w:bookmarkStart w:id="247" w:name="_Ref409342846"/>
      <w:bookmarkStart w:id="248" w:name="_Toc94015353"/>
      <w:bookmarkStart w:id="249" w:name="_Toc96871261"/>
      <w:r>
        <w:t>1/4W resistors</w:t>
      </w:r>
      <w:bookmarkEnd w:id="246"/>
      <w:bookmarkEnd w:id="247"/>
      <w:bookmarkEnd w:id="248"/>
      <w:bookmarkEnd w:id="249"/>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15AAA07B"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r w:rsidR="007E1521">
        <w:rPr>
          <w:rFonts w:ascii="Courier" w:hAnsi="Courier"/>
          <w:b/>
          <w:u w:val="single"/>
        </w:rPr>
        <w:t xml:space="preserve"> – 20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6219EF34" w14:textId="63F1C7CC" w:rsidR="00E435FF" w:rsidRPr="00DB1972" w:rsidRDefault="00E435FF" w:rsidP="004B00B9">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7FA896A" w14:textId="77777777" w:rsidR="00E435FF" w:rsidRPr="005130CA" w:rsidRDefault="00E435FF" w:rsidP="00E435FF">
      <w:pPr>
        <w:ind w:left="2660"/>
        <w:rPr>
          <w:rFonts w:ascii="Courier" w:hAnsi="Courier"/>
        </w:rPr>
      </w:pPr>
    </w:p>
    <w:p w14:paraId="01767417" w14:textId="4D8AC4BC" w:rsidR="00E435FF" w:rsidRPr="00DB1972" w:rsidRDefault="00E435FF" w:rsidP="004B00B9">
      <w:pPr>
        <w:pStyle w:val="ListParagraph"/>
        <w:numPr>
          <w:ilvl w:val="0"/>
          <w:numId w:val="38"/>
        </w:numPr>
        <w:ind w:left="1080"/>
        <w:rPr>
          <w:rFonts w:ascii="Courier" w:hAnsi="Courier"/>
        </w:rPr>
      </w:pPr>
      <w:r>
        <w:rPr>
          <w:rFonts w:ascii="Courier" w:hAnsi="Courier"/>
        </w:rPr>
        <w:t xml:space="preserve">R4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8503BE5" w14:textId="77777777" w:rsidR="00E435FF" w:rsidRPr="005130CA" w:rsidRDefault="00E435FF" w:rsidP="00E435FF">
      <w:pPr>
        <w:ind w:left="2660"/>
        <w:rPr>
          <w:rFonts w:ascii="Courier" w:hAnsi="Courier"/>
        </w:rPr>
      </w:pPr>
    </w:p>
    <w:p w14:paraId="79169A1A" w14:textId="5FAA4227" w:rsidR="00E435FF" w:rsidRPr="00DB1972" w:rsidRDefault="00E435FF" w:rsidP="004B00B9">
      <w:pPr>
        <w:pStyle w:val="ListParagraph"/>
        <w:numPr>
          <w:ilvl w:val="0"/>
          <w:numId w:val="38"/>
        </w:numPr>
        <w:ind w:left="1080"/>
        <w:rPr>
          <w:rFonts w:ascii="Courier" w:hAnsi="Courier"/>
        </w:rPr>
      </w:pPr>
      <w:r>
        <w:rPr>
          <w:rFonts w:ascii="Courier" w:hAnsi="Courier"/>
        </w:rPr>
        <w:t>R5</w:t>
      </w:r>
      <w:proofErr w:type="gramStart"/>
      <w:r>
        <w:rPr>
          <w:rFonts w:ascii="Courier" w:hAnsi="Courier"/>
        </w:rPr>
        <w:t xml:space="preserve">   (</w:t>
      </w:r>
      <w:proofErr w:type="gramEnd"/>
      <w:r>
        <w:rPr>
          <w:rFonts w:ascii="Courier" w:hAnsi="Courier"/>
        </w:rPr>
        <w:t>22k):</w:t>
      </w:r>
      <w:r w:rsidRPr="00DB1972">
        <w:rPr>
          <w:rFonts w:ascii="Courier" w:hAnsi="Courier"/>
        </w:rPr>
        <w:t xml:space="preserve">  _______</w:t>
      </w:r>
    </w:p>
    <w:p w14:paraId="7322E1E9" w14:textId="77777777" w:rsidR="00E435FF" w:rsidRPr="005130CA" w:rsidRDefault="00E435FF" w:rsidP="00E435FF">
      <w:pPr>
        <w:ind w:left="2660"/>
        <w:rPr>
          <w:rFonts w:ascii="Courier" w:hAnsi="Courier"/>
        </w:rPr>
      </w:pPr>
    </w:p>
    <w:p w14:paraId="1C419B43" w14:textId="00F60EC0" w:rsidR="00E435FF"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Pr>
          <w:rFonts w:ascii="Courier" w:hAnsi="Courier"/>
        </w:rPr>
        <w:t>180Ω):</w:t>
      </w:r>
      <w:r w:rsidRPr="00DB1972">
        <w:rPr>
          <w:rFonts w:ascii="Courier" w:hAnsi="Courier"/>
        </w:rPr>
        <w:t xml:space="preserve">  _______</w:t>
      </w:r>
      <w:r w:rsidR="007E1521">
        <w:rPr>
          <w:rFonts w:ascii="Courier" w:hAnsi="Courier"/>
        </w:rPr>
        <w:t xml:space="preserve">  (180 </w:t>
      </w:r>
      <w:r w:rsidR="007E1521" w:rsidRPr="007E1521">
        <w:rPr>
          <w:rFonts w:ascii="Courier" w:hAnsi="Courier"/>
          <w:u w:val="single"/>
        </w:rPr>
        <w:t>ohms</w:t>
      </w:r>
      <w:r w:rsidR="007E1521">
        <w:rPr>
          <w:rFonts w:ascii="Courier" w:hAnsi="Courier"/>
        </w:rPr>
        <w:t xml:space="preserve"> not k!)</w:t>
      </w:r>
    </w:p>
    <w:p w14:paraId="47DF4B28" w14:textId="77777777" w:rsidR="00E435FF" w:rsidRPr="00E435FF" w:rsidRDefault="00E435FF" w:rsidP="00E435FF">
      <w:pPr>
        <w:rPr>
          <w:rFonts w:ascii="Courier" w:hAnsi="Courier"/>
        </w:rPr>
      </w:pPr>
    </w:p>
    <w:p w14:paraId="7E7E21B0" w14:textId="07BBA5DD" w:rsidR="00E435FF"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7  (</w:t>
      </w:r>
      <w:proofErr w:type="gramEnd"/>
      <w:r>
        <w:rPr>
          <w:rFonts w:ascii="Courier" w:hAnsi="Courier"/>
        </w:rPr>
        <w:t>180Ω):</w:t>
      </w:r>
      <w:r w:rsidRPr="00DB1972">
        <w:rPr>
          <w:rFonts w:ascii="Courier" w:hAnsi="Courier"/>
        </w:rPr>
        <w:t xml:space="preserve">  _______</w:t>
      </w:r>
    </w:p>
    <w:p w14:paraId="7E6D7F56" w14:textId="77777777" w:rsidR="00E435FF" w:rsidRPr="00E435FF" w:rsidRDefault="00E435FF" w:rsidP="00E435FF">
      <w:pPr>
        <w:rPr>
          <w:rFonts w:ascii="Courier" w:hAnsi="Courier"/>
        </w:rPr>
      </w:pPr>
    </w:p>
    <w:p w14:paraId="44D6C5C2" w14:textId="1C39BCD8" w:rsidR="00E435FF"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8  (</w:t>
      </w:r>
      <w:proofErr w:type="gramEnd"/>
      <w:r>
        <w:rPr>
          <w:rFonts w:ascii="Courier" w:hAnsi="Courier"/>
        </w:rPr>
        <w:t>180Ω):</w:t>
      </w:r>
      <w:r w:rsidRPr="00DB1972">
        <w:rPr>
          <w:rFonts w:ascii="Courier" w:hAnsi="Courier"/>
        </w:rPr>
        <w:t xml:space="preserve">  _______</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20E14A62"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0C6157">
        <w:rPr>
          <w:rFonts w:ascii="Courier" w:hAnsi="Courier"/>
        </w:rPr>
        <w:t xml:space="preserve">20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633084D9"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r w:rsidR="00C13D15">
        <w:rPr>
          <w:rFonts w:ascii="Courier" w:hAnsi="Courier"/>
        </w:rPr>
        <w:t>Step 27:</w:t>
      </w:r>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C13D15">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77777777"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Pr>
          <w:rFonts w:ascii="Courier" w:hAnsi="Courier"/>
          <w:b/>
          <w:u w:val="single"/>
        </w:rPr>
        <w:t>SS</w:t>
      </w:r>
      <w:r w:rsidRPr="00E435FF">
        <w:rPr>
          <w:rFonts w:ascii="Courier" w:hAnsi="Courier"/>
          <w:b/>
          <w:u w:val="single"/>
        </w:rPr>
        <w:t>R):</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4EBD7F72"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56CF0A76" w14:textId="77777777" w:rsidR="007E1521" w:rsidRPr="005130CA" w:rsidRDefault="007E1521" w:rsidP="007E1521">
      <w:pPr>
        <w:ind w:left="2660"/>
        <w:rPr>
          <w:rFonts w:ascii="Courier" w:hAnsi="Courier"/>
        </w:rPr>
      </w:pPr>
    </w:p>
    <w:p w14:paraId="5FD126BC" w14:textId="77777777" w:rsidR="007E1521" w:rsidRPr="00DB1972" w:rsidRDefault="007E1521" w:rsidP="004B00B9">
      <w:pPr>
        <w:pStyle w:val="ListParagraph"/>
        <w:numPr>
          <w:ilvl w:val="0"/>
          <w:numId w:val="38"/>
        </w:numPr>
        <w:ind w:left="1080"/>
        <w:rPr>
          <w:rFonts w:ascii="Courier" w:hAnsi="Courier"/>
        </w:rPr>
      </w:pPr>
      <w:r>
        <w:rPr>
          <w:rFonts w:ascii="Courier" w:hAnsi="Courier"/>
        </w:rPr>
        <w:t xml:space="preserve">R4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75C7DA47" w14:textId="77777777" w:rsidR="007E1521" w:rsidRPr="005130CA" w:rsidRDefault="007E1521" w:rsidP="007E1521">
      <w:pPr>
        <w:ind w:left="2660"/>
        <w:rPr>
          <w:rFonts w:ascii="Courier" w:hAnsi="Courier"/>
        </w:rPr>
      </w:pPr>
    </w:p>
    <w:p w14:paraId="0F0DC9C9" w14:textId="77777777" w:rsidR="007E1521" w:rsidRPr="00DB1972" w:rsidRDefault="007E1521" w:rsidP="004B00B9">
      <w:pPr>
        <w:pStyle w:val="ListParagraph"/>
        <w:numPr>
          <w:ilvl w:val="0"/>
          <w:numId w:val="38"/>
        </w:numPr>
        <w:ind w:left="1080"/>
        <w:rPr>
          <w:rFonts w:ascii="Courier" w:hAnsi="Courier"/>
        </w:rPr>
      </w:pPr>
      <w:r>
        <w:rPr>
          <w:rFonts w:ascii="Courier" w:hAnsi="Courier"/>
        </w:rPr>
        <w:t>R5</w:t>
      </w:r>
      <w:proofErr w:type="gramStart"/>
      <w:r>
        <w:rPr>
          <w:rFonts w:ascii="Courier" w:hAnsi="Courier"/>
        </w:rPr>
        <w:t xml:space="preserve">   (</w:t>
      </w:r>
      <w:proofErr w:type="gramEnd"/>
      <w:r>
        <w:rPr>
          <w:rFonts w:ascii="Courier" w:hAnsi="Courier"/>
        </w:rPr>
        <w:t>22k):</w:t>
      </w:r>
      <w:r w:rsidRPr="00DB1972">
        <w:rPr>
          <w:rFonts w:ascii="Courier" w:hAnsi="Courier"/>
        </w:rPr>
        <w:t xml:space="preserve">  _______</w:t>
      </w:r>
    </w:p>
    <w:p w14:paraId="1F02DE64" w14:textId="77777777" w:rsidR="007E1521" w:rsidRPr="005130CA" w:rsidRDefault="007E1521" w:rsidP="007E1521">
      <w:pPr>
        <w:ind w:left="2660"/>
        <w:rPr>
          <w:rFonts w:ascii="Courier" w:hAnsi="Courier"/>
        </w:rPr>
      </w:pPr>
    </w:p>
    <w:p w14:paraId="4C1A68E9" w14:textId="6AEB1545"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Pr>
          <w:rFonts w:ascii="Courier" w:hAnsi="Courier"/>
        </w:rPr>
        <w:t>180Ω):</w:t>
      </w:r>
      <w:r w:rsidRPr="00DB1972">
        <w:rPr>
          <w:rFonts w:ascii="Courier" w:hAnsi="Courier"/>
        </w:rPr>
        <w:t xml:space="preserve">  _______</w:t>
      </w:r>
      <w:r>
        <w:rPr>
          <w:rFonts w:ascii="Courier" w:hAnsi="Courier"/>
        </w:rPr>
        <w:t xml:space="preserve">  (180 </w:t>
      </w:r>
      <w:r w:rsidRPr="007E1521">
        <w:rPr>
          <w:rFonts w:ascii="Courier" w:hAnsi="Courier"/>
          <w:u w:val="single"/>
        </w:rPr>
        <w:t>ohms</w:t>
      </w:r>
      <w:r>
        <w:rPr>
          <w:rFonts w:ascii="Courier" w:hAnsi="Courier"/>
        </w:rPr>
        <w:t xml:space="preserve"> not k!)</w:t>
      </w:r>
    </w:p>
    <w:p w14:paraId="2C379088" w14:textId="77777777" w:rsidR="007E1521" w:rsidRPr="00E435FF" w:rsidRDefault="007E1521" w:rsidP="007E1521">
      <w:pPr>
        <w:rPr>
          <w:rFonts w:ascii="Courier" w:hAnsi="Courier"/>
        </w:rPr>
      </w:pPr>
    </w:p>
    <w:p w14:paraId="6AB07BBC" w14:textId="77777777"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7  (</w:t>
      </w:r>
      <w:proofErr w:type="gramEnd"/>
      <w:r>
        <w:rPr>
          <w:rFonts w:ascii="Courier" w:hAnsi="Courier"/>
        </w:rPr>
        <w:t>180Ω):</w:t>
      </w:r>
      <w:r w:rsidRPr="00DB1972">
        <w:rPr>
          <w:rFonts w:ascii="Courier" w:hAnsi="Courier"/>
        </w:rPr>
        <w:t xml:space="preserve">  _______</w:t>
      </w:r>
    </w:p>
    <w:p w14:paraId="0F87BC55" w14:textId="77777777" w:rsidR="007E1521" w:rsidRPr="00E435FF" w:rsidRDefault="007E1521" w:rsidP="007E1521">
      <w:pPr>
        <w:rPr>
          <w:rFonts w:ascii="Courier" w:hAnsi="Courier"/>
        </w:rPr>
      </w:pPr>
    </w:p>
    <w:p w14:paraId="6550C4F8" w14:textId="77777777"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8  (</w:t>
      </w:r>
      <w:proofErr w:type="gramEnd"/>
      <w:r>
        <w:rPr>
          <w:rFonts w:ascii="Courier" w:hAnsi="Courier"/>
        </w:rPr>
        <w:t>180Ω):</w:t>
      </w:r>
      <w:r w:rsidRPr="00DB1972">
        <w:rPr>
          <w:rFonts w:ascii="Courier" w:hAnsi="Courier"/>
        </w:rPr>
        <w:t xml:space="preserve">  _______</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lastRenderedPageBreak/>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5358AEE5" w14:textId="77777777" w:rsidR="007E1521" w:rsidRPr="00595C52" w:rsidRDefault="007E1521" w:rsidP="00595C52">
      <w:pPr>
        <w:rPr>
          <w:rFonts w:ascii="Courier" w:hAnsi="Courier"/>
          <w:b/>
          <w:u w:val="single"/>
        </w:rPr>
      </w:pP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250" w:name="_Toc94015354"/>
      <w:bookmarkStart w:id="251" w:name="_Toc96871262"/>
      <w:r>
        <w:t>IC sockets</w:t>
      </w:r>
      <w:bookmarkEnd w:id="250"/>
      <w:bookmarkEnd w:id="251"/>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w:t>
      </w:r>
      <w:proofErr w:type="gramStart"/>
      <w:r w:rsidR="007E1521">
        <w:rPr>
          <w:rFonts w:ascii="Courier" w:hAnsi="Courier"/>
        </w:rPr>
        <w:t xml:space="preserve">pins  </w:t>
      </w:r>
      <w:r w:rsidRPr="004C014A">
        <w:rPr>
          <w:rFonts w:ascii="Courier" w:hAnsi="Courier"/>
        </w:rPr>
        <w:t>_</w:t>
      </w:r>
      <w:proofErr w:type="gramEnd"/>
      <w:r w:rsidRPr="004C014A">
        <w:rPr>
          <w:rFonts w:ascii="Courier" w:hAnsi="Courier"/>
        </w:rPr>
        <w:t>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0A6CA06F" w14:textId="3768877D" w:rsidR="007E1521" w:rsidRPr="00C268C6" w:rsidRDefault="005130CA" w:rsidP="00595C52">
      <w:pPr>
        <w:ind w:left="360"/>
        <w:rPr>
          <w:rFonts w:ascii="Courier" w:hAnsi="Courier"/>
        </w:rPr>
      </w:pPr>
      <w:r w:rsidRPr="005130CA">
        <w:rPr>
          <w:rFonts w:ascii="Courier" w:hAnsi="Courier"/>
        </w:rPr>
        <w:t xml:space="preserve">     </w:t>
      </w:r>
    </w:p>
    <w:p w14:paraId="0A149D3B" w14:textId="77777777" w:rsidR="007E1521" w:rsidRPr="007E1521" w:rsidRDefault="007E1521" w:rsidP="007E1521"/>
    <w:p w14:paraId="385A44E5" w14:textId="69A86D2E" w:rsidR="007E1521" w:rsidRDefault="007E1521" w:rsidP="007E1521">
      <w:pPr>
        <w:pStyle w:val="Heading1"/>
      </w:pPr>
      <w:bookmarkStart w:id="252" w:name="_Toc94015355"/>
      <w:bookmarkStart w:id="253" w:name="_Toc96871263"/>
      <w:r>
        <w:t>Stacking connectors and female header</w:t>
      </w:r>
      <w:bookmarkEnd w:id="252"/>
      <w:bookmarkEnd w:id="253"/>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3C4178B5"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Stacking connector A4 is not needed. Sta</w:t>
      </w:r>
      <w:r w:rsidR="005E6199">
        <w:rPr>
          <w:rFonts w:ascii="Courier" w:hAnsi="Courier"/>
        </w:rPr>
        <w:t>cking connector A1 can be 8-pin (pins 9 and 10 are not used)</w:t>
      </w:r>
      <w:r>
        <w:rPr>
          <w:rFonts w:ascii="Courier" w:hAnsi="Courier"/>
        </w:rPr>
        <w:t>.</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2A5CAF8D" w14:textId="01A7DF4D" w:rsidR="007E1521" w:rsidRPr="007E1521" w:rsidRDefault="007E1521" w:rsidP="007E1521">
      <w:pPr>
        <w:pStyle w:val="ListParagraph"/>
        <w:rPr>
          <w:rFonts w:ascii="Courier" w:hAnsi="Courier"/>
        </w:rPr>
      </w:pPr>
    </w:p>
    <w:p w14:paraId="08AAF5D5" w14:textId="77777777" w:rsidR="007E1521" w:rsidRPr="007E1521" w:rsidRDefault="007E1521" w:rsidP="007E1521"/>
    <w:p w14:paraId="2812AE0E" w14:textId="374B2CE2" w:rsidR="007E1521" w:rsidRDefault="007E1521" w:rsidP="00C83733">
      <w:pPr>
        <w:pStyle w:val="Heading1"/>
      </w:pPr>
      <w:bookmarkStart w:id="254" w:name="_Toc94015356"/>
      <w:bookmarkStart w:id="255" w:name="_Toc96871264"/>
      <w:r>
        <w:t>Screw terminal block</w:t>
      </w:r>
      <w:bookmarkEnd w:id="254"/>
      <w:bookmarkEnd w:id="255"/>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256" w:name="_Toc94015357"/>
      <w:bookmarkStart w:id="257" w:name="_Toc96871265"/>
      <w:r>
        <w:t>Filter capacitors</w:t>
      </w:r>
      <w:bookmarkEnd w:id="256"/>
      <w:bookmarkEnd w:id="257"/>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63DCA444" w:rsidR="00C268C6" w:rsidRDefault="00C268C6" w:rsidP="00C268C6">
      <w:pPr>
        <w:pStyle w:val="Heading1"/>
        <w:rPr>
          <w:color w:val="FF0000"/>
        </w:rPr>
      </w:pPr>
      <w:bookmarkStart w:id="258" w:name="_Toc94015358"/>
      <w:bookmarkStart w:id="259" w:name="_Toc96871266"/>
      <w:r>
        <w:t>Bypass diode</w:t>
      </w:r>
      <w:bookmarkEnd w:id="258"/>
      <w:bookmarkEnd w:id="259"/>
      <w:del w:id="260" w:author="Chris Satterlee" w:date="2022-01-25T14:03:00Z">
        <w:r w:rsidDel="00E75022">
          <w:delText>(s)</w:delText>
        </w:r>
      </w:del>
    </w:p>
    <w:p w14:paraId="4C4F001B" w14:textId="77777777" w:rsidR="00C268C6" w:rsidRDefault="00C268C6" w:rsidP="00C268C6">
      <w:pPr>
        <w:rPr>
          <w:rFonts w:ascii="Courier" w:hAnsi="Courier"/>
        </w:rPr>
      </w:pPr>
    </w:p>
    <w:p w14:paraId="757E3266" w14:textId="28D4B3FF" w:rsidR="00C268C6" w:rsidDel="00C13D15" w:rsidRDefault="00C268C6" w:rsidP="00C268C6">
      <w:pPr>
        <w:rPr>
          <w:del w:id="261" w:author="Chris Satterlee" w:date="2022-01-25T14:04:00Z"/>
          <w:rFonts w:ascii="Courier" w:hAnsi="Courier"/>
        </w:rPr>
      </w:pPr>
      <w:r>
        <w:rPr>
          <w:rFonts w:ascii="Courier" w:hAnsi="Courier"/>
        </w:rPr>
        <w:t>The purpose of the bypass diode</w:t>
      </w:r>
      <w:ins w:id="262" w:author="Chris Satterlee" w:date="2022-01-25T14:03:00Z">
        <w:r w:rsidR="00E75022">
          <w:rPr>
            <w:rFonts w:ascii="Courier" w:hAnsi="Courier"/>
          </w:rPr>
          <w:t xml:space="preserve"> (15SQ100, 15A/100V) </w:t>
        </w:r>
      </w:ins>
      <w:del w:id="263" w:author="Chris Satterlee" w:date="2022-01-25T14:03:00Z">
        <w:r w:rsidDel="00E75022">
          <w:rPr>
            <w:rFonts w:ascii="Courier" w:hAnsi="Courier"/>
          </w:rPr>
          <w:delText xml:space="preserve">(s) </w:delText>
        </w:r>
      </w:del>
      <w:r>
        <w:rPr>
          <w:rFonts w:ascii="Courier" w:hAnsi="Courier"/>
        </w:rPr>
        <w:t>is to protect the electronics in case the PV is connected to the IV Swinger 2 backwards.</w:t>
      </w:r>
    </w:p>
    <w:p w14:paraId="030A0BB7" w14:textId="77777777" w:rsidR="00C13D15" w:rsidRDefault="00C13D15" w:rsidP="00C268C6">
      <w:pPr>
        <w:rPr>
          <w:ins w:id="264" w:author="Chris Satterlee" w:date="2022-01-25T14:26:00Z"/>
          <w:rFonts w:ascii="Courier" w:hAnsi="Courier"/>
        </w:rPr>
      </w:pPr>
    </w:p>
    <w:p w14:paraId="3E0C79E4" w14:textId="28AB5101" w:rsidR="00E75022" w:rsidRDefault="00C13D15" w:rsidP="00C268C6">
      <w:pPr>
        <w:rPr>
          <w:ins w:id="265" w:author="Chris Satterlee" w:date="2022-01-25T14:04:00Z"/>
          <w:rFonts w:ascii="Courier" w:hAnsi="Courier"/>
        </w:rPr>
      </w:pPr>
      <w:ins w:id="266" w:author="Chris Satterlee" w:date="2022-01-25T14:26:00Z">
        <w:r>
          <w:rPr>
            <w:rFonts w:ascii="Courier" w:hAnsi="Courier"/>
          </w:rPr>
          <w:t>NOTE: The PCB was designed for two 15A, 45V bypass diodes (15SQ045), but this was a design error. The single 100V diode must be used.</w:t>
        </w:r>
      </w:ins>
    </w:p>
    <w:p w14:paraId="5CE562BE" w14:textId="77777777" w:rsidR="00C268C6" w:rsidDel="00E75022" w:rsidRDefault="00C268C6" w:rsidP="00C268C6">
      <w:pPr>
        <w:rPr>
          <w:del w:id="267" w:author="Chris Satterlee" w:date="2022-01-25T14:04:00Z"/>
          <w:rFonts w:ascii="Courier" w:hAnsi="Courier"/>
        </w:rPr>
      </w:pPr>
    </w:p>
    <w:p w14:paraId="07235A2C" w14:textId="1365E895" w:rsidR="00C268C6" w:rsidDel="00E75022" w:rsidRDefault="00C268C6" w:rsidP="00C268C6">
      <w:pPr>
        <w:rPr>
          <w:del w:id="268" w:author="Chris Satterlee" w:date="2022-01-25T14:04:00Z"/>
          <w:rFonts w:ascii="Courier" w:hAnsi="Courier"/>
        </w:rPr>
      </w:pPr>
      <w:del w:id="269" w:author="Chris Satterlee" w:date="2022-01-25T14:04:00Z">
        <w:r w:rsidDel="00E75022">
          <w:rPr>
            <w:rFonts w:ascii="Courier" w:hAnsi="Courier"/>
          </w:rPr>
          <w:delText xml:space="preserve">The PCBs were designed for 15A, 45V bypass diodes (15SQ045). The module versions require two of these in series. </w:delText>
        </w:r>
      </w:del>
    </w:p>
    <w:p w14:paraId="265721FC" w14:textId="47985406" w:rsidR="00C268C6" w:rsidDel="00E75022" w:rsidRDefault="00C268C6" w:rsidP="00C268C6">
      <w:pPr>
        <w:rPr>
          <w:del w:id="270" w:author="Chris Satterlee" w:date="2022-01-25T14:04:00Z"/>
          <w:rFonts w:ascii="Courier" w:hAnsi="Courier"/>
        </w:rPr>
      </w:pPr>
    </w:p>
    <w:p w14:paraId="0DC3F443" w14:textId="2BA64C03" w:rsidR="00C268C6" w:rsidDel="00E75022" w:rsidRDefault="00C268C6" w:rsidP="00C268C6">
      <w:pPr>
        <w:rPr>
          <w:del w:id="271" w:author="Chris Satterlee" w:date="2022-01-25T14:04:00Z"/>
          <w:rFonts w:ascii="Courier" w:hAnsi="Courier"/>
        </w:rPr>
      </w:pPr>
      <w:del w:id="272" w:author="Chris Satterlee" w:date="2022-01-25T14:04:00Z">
        <w:r w:rsidDel="00E75022">
          <w:rPr>
            <w:rFonts w:ascii="Courier" w:hAnsi="Courier"/>
          </w:rPr>
          <w:delText>There is a 15A, 100V part (15SQ100) that may be used in place of the two 45V parts in the module versions (</w:delText>
        </w:r>
        <w:r w:rsidRPr="00C268C6" w:rsidDel="00E75022">
          <w:rPr>
            <w:rFonts w:ascii="Courier" w:hAnsi="Courier"/>
            <w:u w:val="single"/>
          </w:rPr>
          <w:delText>preferred</w:delText>
        </w:r>
        <w:r w:rsidDel="00E75022">
          <w:rPr>
            <w:rFonts w:ascii="Courier" w:hAnsi="Courier"/>
          </w:rPr>
          <w:delText xml:space="preserve">). </w:delText>
        </w:r>
      </w:del>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diode</w:t>
      </w:r>
      <w:del w:id="273" w:author="Chris Satterlee" w:date="2022-01-25T14:04:00Z">
        <w:r w:rsidDel="00E75022">
          <w:rPr>
            <w:rFonts w:ascii="Courier" w:hAnsi="Courier"/>
            <w:b/>
            <w:sz w:val="28"/>
            <w:szCs w:val="28"/>
            <w:u w:val="single"/>
          </w:rPr>
          <w:delText>(s)</w:delText>
        </w:r>
      </w:del>
      <w:r>
        <w:rPr>
          <w:rFonts w:ascii="Courier" w:hAnsi="Courier"/>
          <w:b/>
          <w:sz w:val="28"/>
          <w:szCs w:val="28"/>
          <w:u w:val="single"/>
        </w:rPr>
        <w:t xml:space="preserve"> to PCB – 2 </w:t>
      </w:r>
      <w:del w:id="274" w:author="Chris Satterlee" w:date="2022-01-25T14:04:00Z">
        <w:r w:rsidDel="00E75022">
          <w:rPr>
            <w:rFonts w:ascii="Courier" w:hAnsi="Courier"/>
            <w:b/>
            <w:sz w:val="28"/>
            <w:szCs w:val="28"/>
            <w:u w:val="single"/>
          </w:rPr>
          <w:delText xml:space="preserve">or 4 </w:delText>
        </w:r>
      </w:del>
      <w:r>
        <w:rPr>
          <w:rFonts w:ascii="Courier" w:hAnsi="Courier"/>
          <w:b/>
          <w:sz w:val="28"/>
          <w:szCs w:val="28"/>
          <w:u w:val="single"/>
        </w:rPr>
        <w:t>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4969F10" w:rsidR="00C268C6" w:rsidRPr="004C014A" w:rsidRDefault="000C6157" w:rsidP="004B00B9">
      <w:pPr>
        <w:pStyle w:val="ListParagraph"/>
        <w:numPr>
          <w:ilvl w:val="0"/>
          <w:numId w:val="16"/>
        </w:numPr>
        <w:rPr>
          <w:rFonts w:ascii="Courier" w:hAnsi="Courier"/>
        </w:rPr>
      </w:pPr>
      <w:del w:id="275" w:author="Chris Satterlee" w:date="2022-01-25T14:04:00Z">
        <w:r w:rsidRPr="00595C52" w:rsidDel="00E75022">
          <w:rPr>
            <w:rFonts w:ascii="Courier" w:hAnsi="Courier"/>
          </w:rPr>
          <w:delText>100V diode</w:delText>
        </w:r>
        <w:r w:rsidR="00C268C6" w:rsidRPr="00595C52" w:rsidDel="00E75022">
          <w:rPr>
            <w:rFonts w:ascii="Courier" w:hAnsi="Courier"/>
          </w:rPr>
          <w:delText xml:space="preserve"> (1x 15SQ100)</w:delText>
        </w:r>
        <w:r w:rsidR="00C268C6" w:rsidDel="00E75022">
          <w:rPr>
            <w:rFonts w:ascii="Courier" w:hAnsi="Courier"/>
          </w:rPr>
          <w:delText xml:space="preserve">. </w:delText>
        </w:r>
      </w:del>
      <w:r w:rsidR="00C268C6">
        <w:rPr>
          <w:rFonts w:ascii="Courier" w:hAnsi="Courier"/>
        </w:rPr>
        <w:t>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789D35FA" w:rsidR="00C268C6" w:rsidRDefault="00C268C6" w:rsidP="004B00B9">
      <w:pPr>
        <w:pStyle w:val="ListParagraph"/>
        <w:numPr>
          <w:ilvl w:val="3"/>
          <w:numId w:val="17"/>
        </w:numPr>
        <w:ind w:left="1080"/>
        <w:rPr>
          <w:rFonts w:ascii="Courier" w:hAnsi="Courier"/>
        </w:rPr>
      </w:pPr>
      <w:r>
        <w:rPr>
          <w:rFonts w:ascii="Courier" w:hAnsi="Courier"/>
        </w:rPr>
        <w:t>Pad D1</w:t>
      </w:r>
      <w:ins w:id="276" w:author="Chris Satterlee" w:date="2022-01-25T14:05:00Z">
        <w:r w:rsidR="00E75022">
          <w:rPr>
            <w:rFonts w:ascii="Courier" w:hAnsi="Courier"/>
          </w:rPr>
          <w:t xml:space="preserve"> (cathode)</w:t>
        </w:r>
      </w:ins>
      <w:r>
        <w:rPr>
          <w:rFonts w:ascii="Courier" w:hAnsi="Courier"/>
        </w:rPr>
        <w:t xml:space="preserve">, striped end (top):  </w:t>
      </w:r>
      <w:r w:rsidRPr="004C014A">
        <w:rPr>
          <w:rFonts w:ascii="Courier" w:hAnsi="Courier"/>
        </w:rPr>
        <w:t>________</w:t>
      </w:r>
    </w:p>
    <w:p w14:paraId="0F5D8416" w14:textId="6F4007D5" w:rsidR="00C268C6" w:rsidDel="00E75022" w:rsidRDefault="00C268C6" w:rsidP="004B00B9">
      <w:pPr>
        <w:pStyle w:val="ListParagraph"/>
        <w:numPr>
          <w:ilvl w:val="3"/>
          <w:numId w:val="17"/>
        </w:numPr>
        <w:ind w:left="1080"/>
        <w:rPr>
          <w:del w:id="277" w:author="Chris Satterlee" w:date="2022-01-25T14:05:00Z"/>
          <w:rFonts w:ascii="Courier" w:hAnsi="Courier"/>
        </w:rPr>
      </w:pPr>
      <w:r>
        <w:rPr>
          <w:rFonts w:ascii="Courier" w:hAnsi="Courier"/>
        </w:rPr>
        <w:t>Pad D4</w:t>
      </w:r>
      <w:ins w:id="278" w:author="Chris Satterlee" w:date="2022-01-25T14:05:00Z">
        <w:r w:rsidR="00E75022">
          <w:rPr>
            <w:rFonts w:ascii="Courier" w:hAnsi="Courier"/>
          </w:rPr>
          <w:t xml:space="preserve"> (anode)</w:t>
        </w:r>
      </w:ins>
      <w:r>
        <w:rPr>
          <w:rFonts w:ascii="Courier" w:hAnsi="Courier"/>
        </w:rPr>
        <w:t xml:space="preserve">, non-striped end (bottom):  </w:t>
      </w:r>
      <w:r w:rsidRPr="004C014A">
        <w:rPr>
          <w:rFonts w:ascii="Courier" w:hAnsi="Courier"/>
        </w:rPr>
        <w:t>________</w:t>
      </w:r>
    </w:p>
    <w:p w14:paraId="304E254D" w14:textId="77777777" w:rsidR="00C268C6" w:rsidRPr="00E75022" w:rsidRDefault="00C268C6">
      <w:pPr>
        <w:pStyle w:val="ListParagraph"/>
        <w:numPr>
          <w:ilvl w:val="3"/>
          <w:numId w:val="17"/>
        </w:numPr>
        <w:ind w:left="1080"/>
        <w:rPr>
          <w:rFonts w:ascii="Courier" w:hAnsi="Courier"/>
          <w:rPrChange w:id="279" w:author="Chris Satterlee" w:date="2022-01-25T14:05:00Z">
            <w:rPr/>
          </w:rPrChange>
        </w:rPr>
        <w:pPrChange w:id="280" w:author="Chris Satterlee" w:date="2022-01-25T14:05:00Z">
          <w:pPr>
            <w:pStyle w:val="ListParagraph"/>
            <w:ind w:left="1080"/>
          </w:pPr>
        </w:pPrChange>
      </w:pPr>
    </w:p>
    <w:p w14:paraId="0B550CE6" w14:textId="0DB8F345" w:rsidR="00C268C6" w:rsidRPr="00C268C6" w:rsidDel="00E75022" w:rsidRDefault="00C268C6">
      <w:pPr>
        <w:rPr>
          <w:del w:id="281" w:author="Chris Satterlee" w:date="2022-01-25T14:05:00Z"/>
          <w:rFonts w:ascii="Courier" w:hAnsi="Courier"/>
        </w:rPr>
      </w:pPr>
      <w:r>
        <w:rPr>
          <w:rFonts w:ascii="Courier" w:hAnsi="Courier"/>
        </w:rPr>
        <w:t xml:space="preserve">  </w:t>
      </w:r>
      <w:del w:id="282" w:author="Chris Satterlee" w:date="2022-01-25T14:05:00Z">
        <w:r w:rsidDel="00E75022">
          <w:rPr>
            <w:rFonts w:ascii="Courier" w:hAnsi="Courier"/>
          </w:rPr>
          <w:delText>-OR-</w:delText>
        </w:r>
        <w:r w:rsidRPr="00C268C6" w:rsidDel="00E75022">
          <w:rPr>
            <w:rFonts w:ascii="Courier" w:hAnsi="Courier"/>
          </w:rPr>
          <w:br/>
        </w:r>
      </w:del>
    </w:p>
    <w:p w14:paraId="58705BB2" w14:textId="352FDF66" w:rsidR="00C268C6" w:rsidRPr="004C014A" w:rsidDel="00E75022" w:rsidRDefault="000C6157">
      <w:pPr>
        <w:rPr>
          <w:del w:id="283" w:author="Chris Satterlee" w:date="2022-01-25T14:05:00Z"/>
          <w:rFonts w:ascii="Courier" w:hAnsi="Courier"/>
        </w:rPr>
        <w:pPrChange w:id="284" w:author="Chris Satterlee" w:date="2022-01-25T14:05:00Z">
          <w:pPr>
            <w:pStyle w:val="ListParagraph"/>
            <w:numPr>
              <w:numId w:val="16"/>
            </w:numPr>
            <w:ind w:hanging="360"/>
          </w:pPr>
        </w:pPrChange>
      </w:pPr>
      <w:del w:id="285" w:author="Chris Satterlee" w:date="2022-01-25T14:05:00Z">
        <w:r w:rsidRPr="00595C52" w:rsidDel="00E75022">
          <w:rPr>
            <w:rFonts w:ascii="Courier" w:hAnsi="Courier"/>
          </w:rPr>
          <w:delText>45V diodes</w:delText>
        </w:r>
        <w:r w:rsidR="00C268C6" w:rsidRPr="00595C52" w:rsidDel="00E75022">
          <w:rPr>
            <w:rFonts w:ascii="Courier" w:hAnsi="Courier"/>
          </w:rPr>
          <w:delText xml:space="preserve"> (2x 15SQ045)</w:delText>
        </w:r>
        <w:r w:rsidR="00C268C6" w:rsidRPr="000C6157" w:rsidDel="00E75022">
          <w:rPr>
            <w:rFonts w:ascii="Courier" w:hAnsi="Courier"/>
          </w:rPr>
          <w:delText>.</w:delText>
        </w:r>
        <w:r w:rsidR="00C268C6" w:rsidDel="00E75022">
          <w:rPr>
            <w:rFonts w:ascii="Courier" w:hAnsi="Courier"/>
          </w:rPr>
          <w:delText xml:space="preserve"> Insert leads as follows:</w:delText>
        </w:r>
      </w:del>
    </w:p>
    <w:p w14:paraId="697A9906" w14:textId="1C7E95EF" w:rsidR="00C268C6" w:rsidRPr="005130CA" w:rsidDel="00E75022" w:rsidRDefault="00C268C6">
      <w:pPr>
        <w:rPr>
          <w:del w:id="286" w:author="Chris Satterlee" w:date="2022-01-25T14:05:00Z"/>
          <w:rFonts w:ascii="Courier" w:hAnsi="Courier"/>
        </w:rPr>
        <w:pPrChange w:id="287" w:author="Chris Satterlee" w:date="2022-01-25T14:05:00Z">
          <w:pPr>
            <w:ind w:left="360"/>
          </w:pPr>
        </w:pPrChange>
      </w:pPr>
      <w:del w:id="288" w:author="Chris Satterlee" w:date="2022-01-25T14:05:00Z">
        <w:r w:rsidRPr="005130CA" w:rsidDel="00E75022">
          <w:rPr>
            <w:rFonts w:ascii="Courier" w:hAnsi="Courier"/>
          </w:rPr>
          <w:delText xml:space="preserve">       </w:delText>
        </w:r>
      </w:del>
    </w:p>
    <w:p w14:paraId="1F4D6176" w14:textId="687EEBC0" w:rsidR="00C268C6" w:rsidDel="00E75022" w:rsidRDefault="00C268C6">
      <w:pPr>
        <w:rPr>
          <w:del w:id="289" w:author="Chris Satterlee" w:date="2022-01-25T14:05:00Z"/>
          <w:rFonts w:ascii="Courier" w:hAnsi="Courier"/>
        </w:rPr>
        <w:pPrChange w:id="290" w:author="Chris Satterlee" w:date="2022-01-25T14:05:00Z">
          <w:pPr>
            <w:pStyle w:val="ListParagraph"/>
            <w:numPr>
              <w:ilvl w:val="3"/>
              <w:numId w:val="17"/>
            </w:numPr>
            <w:ind w:left="1080" w:hanging="360"/>
          </w:pPr>
        </w:pPrChange>
      </w:pPr>
      <w:del w:id="291" w:author="Chris Satterlee" w:date="2022-01-25T14:05:00Z">
        <w:r w:rsidDel="00E75022">
          <w:rPr>
            <w:rFonts w:ascii="Courier" w:hAnsi="Courier"/>
          </w:rPr>
          <w:delText xml:space="preserve">Pad D1, striped end (top):  </w:delText>
        </w:r>
        <w:r w:rsidRPr="004C014A" w:rsidDel="00E75022">
          <w:rPr>
            <w:rFonts w:ascii="Courier" w:hAnsi="Courier"/>
          </w:rPr>
          <w:delText>________</w:delText>
        </w:r>
      </w:del>
    </w:p>
    <w:p w14:paraId="09CE4F95" w14:textId="0ECC256D" w:rsidR="00C268C6" w:rsidDel="00E75022" w:rsidRDefault="00C268C6">
      <w:pPr>
        <w:rPr>
          <w:del w:id="292" w:author="Chris Satterlee" w:date="2022-01-25T14:05:00Z"/>
          <w:rFonts w:ascii="Courier" w:hAnsi="Courier"/>
        </w:rPr>
        <w:pPrChange w:id="293" w:author="Chris Satterlee" w:date="2022-01-25T14:05:00Z">
          <w:pPr>
            <w:pStyle w:val="ListParagraph"/>
            <w:numPr>
              <w:ilvl w:val="3"/>
              <w:numId w:val="17"/>
            </w:numPr>
            <w:ind w:left="1080" w:hanging="360"/>
          </w:pPr>
        </w:pPrChange>
      </w:pPr>
      <w:del w:id="294" w:author="Chris Satterlee" w:date="2022-01-25T14:05:00Z">
        <w:r w:rsidDel="00E75022">
          <w:rPr>
            <w:rFonts w:ascii="Courier" w:hAnsi="Courier"/>
          </w:rPr>
          <w:delText xml:space="preserve">Pad D2, non-striped end (bottom):  </w:delText>
        </w:r>
        <w:r w:rsidRPr="004C014A" w:rsidDel="00E75022">
          <w:rPr>
            <w:rFonts w:ascii="Courier" w:hAnsi="Courier"/>
          </w:rPr>
          <w:delText>________</w:delText>
        </w:r>
      </w:del>
    </w:p>
    <w:p w14:paraId="5F624CD4" w14:textId="7597A4A9" w:rsidR="00C268C6" w:rsidDel="00E75022" w:rsidRDefault="00C268C6">
      <w:pPr>
        <w:rPr>
          <w:del w:id="295" w:author="Chris Satterlee" w:date="2022-01-25T14:05:00Z"/>
          <w:rFonts w:ascii="Courier" w:hAnsi="Courier"/>
        </w:rPr>
        <w:pPrChange w:id="296" w:author="Chris Satterlee" w:date="2022-01-25T14:05:00Z">
          <w:pPr>
            <w:pStyle w:val="ListParagraph"/>
            <w:numPr>
              <w:ilvl w:val="3"/>
              <w:numId w:val="17"/>
            </w:numPr>
            <w:ind w:left="1080" w:hanging="360"/>
          </w:pPr>
        </w:pPrChange>
      </w:pPr>
      <w:del w:id="297" w:author="Chris Satterlee" w:date="2022-01-25T14:05:00Z">
        <w:r w:rsidDel="00E75022">
          <w:rPr>
            <w:rFonts w:ascii="Courier" w:hAnsi="Courier"/>
          </w:rPr>
          <w:delText xml:space="preserve">Pad D3, striped end (top):  </w:delText>
        </w:r>
        <w:r w:rsidRPr="004C014A" w:rsidDel="00E75022">
          <w:rPr>
            <w:rFonts w:ascii="Courier" w:hAnsi="Courier"/>
          </w:rPr>
          <w:delText>________</w:delText>
        </w:r>
      </w:del>
    </w:p>
    <w:p w14:paraId="592A4C89" w14:textId="740E1B54" w:rsidR="00C268C6" w:rsidDel="00E75022" w:rsidRDefault="00C268C6">
      <w:pPr>
        <w:rPr>
          <w:del w:id="298" w:author="Chris Satterlee" w:date="2022-01-25T14:05:00Z"/>
          <w:rFonts w:ascii="Courier" w:hAnsi="Courier"/>
        </w:rPr>
        <w:pPrChange w:id="299" w:author="Chris Satterlee" w:date="2022-01-25T14:05:00Z">
          <w:pPr>
            <w:pStyle w:val="ListParagraph"/>
            <w:numPr>
              <w:ilvl w:val="3"/>
              <w:numId w:val="17"/>
            </w:numPr>
            <w:ind w:left="1080" w:hanging="360"/>
          </w:pPr>
        </w:pPrChange>
      </w:pPr>
      <w:del w:id="300" w:author="Chris Satterlee" w:date="2022-01-25T14:05:00Z">
        <w:r w:rsidDel="00E75022">
          <w:rPr>
            <w:rFonts w:ascii="Courier" w:hAnsi="Courier"/>
          </w:rPr>
          <w:delText xml:space="preserve">Pad D4, non-striped end (bottom):  </w:delText>
        </w:r>
        <w:r w:rsidRPr="004C014A" w:rsidDel="00E75022">
          <w:rPr>
            <w:rFonts w:ascii="Courier" w:hAnsi="Courier"/>
          </w:rPr>
          <w:delText>________</w:delText>
        </w:r>
      </w:del>
    </w:p>
    <w:p w14:paraId="463BCADD" w14:textId="77777777" w:rsidR="00C268C6" w:rsidRPr="00E75022" w:rsidRDefault="00C268C6">
      <w:pPr>
        <w:rPr>
          <w:rFonts w:ascii="Courier" w:hAnsi="Courier"/>
          <w:rPrChange w:id="301" w:author="Chris Satterlee" w:date="2022-01-25T14:05:00Z">
            <w:rPr/>
          </w:rPrChange>
        </w:rPr>
        <w:pPrChange w:id="302" w:author="Chris Satterlee" w:date="2022-01-25T14:05:00Z">
          <w:pPr>
            <w:pStyle w:val="ListParagraph"/>
            <w:ind w:left="1080"/>
          </w:pPr>
        </w:pPrChange>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 xml:space="preserve">hand tool and solder both </w:t>
      </w:r>
      <w:del w:id="303" w:author="Chris Satterlee" w:date="2022-01-25T14:05:00Z">
        <w:r w:rsidDel="00E75022">
          <w:rPr>
            <w:rFonts w:ascii="Courier" w:hAnsi="Courier"/>
          </w:rPr>
          <w:delText xml:space="preserve">(or all four) </w:delText>
        </w:r>
      </w:del>
      <w:r>
        <w:rPr>
          <w:rFonts w:ascii="Courier" w:hAnsi="Courier"/>
        </w:rPr>
        <w:t>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71904113"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w:t>
      </w:r>
      <w:del w:id="304" w:author="Chris Satterlee" w:date="2022-01-25T14:05:00Z">
        <w:r w:rsidDel="00E75022">
          <w:rPr>
            <w:rFonts w:ascii="Courier" w:hAnsi="Courier"/>
          </w:rPr>
          <w:delText>/all</w:delText>
        </w:r>
      </w:del>
      <w:r>
        <w:rPr>
          <w:rFonts w:ascii="Courier" w:hAnsi="Courier"/>
        </w:rPr>
        <w:t xml:space="preserve"> </w:t>
      </w:r>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305" w:name="_Toc94015359"/>
      <w:bookmarkStart w:id="306" w:name="_Toc96871267"/>
      <w:r>
        <w:lastRenderedPageBreak/>
        <w:t>Vertical shunt resistor</w:t>
      </w:r>
      <w:bookmarkEnd w:id="305"/>
      <w:bookmarkEnd w:id="306"/>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77777777" w:rsidR="00C268C6" w:rsidRDefault="00C268C6" w:rsidP="00C268C6">
      <w:pPr>
        <w:rPr>
          <w:rFonts w:ascii="Courier" w:hAnsi="Courier"/>
        </w:rPr>
      </w:pPr>
    </w:p>
    <w:p w14:paraId="1DE76521" w14:textId="4DEDB9A5" w:rsidR="00C268C6" w:rsidRDefault="00C268C6" w:rsidP="00C268C6">
      <w:pPr>
        <w:pStyle w:val="Heading1"/>
      </w:pPr>
      <w:bookmarkStart w:id="307" w:name="_Toc94015360"/>
      <w:bookmarkStart w:id="308" w:name="_Toc96871268"/>
      <w:r>
        <w:t>Vertical bleed resistor</w:t>
      </w:r>
      <w:bookmarkEnd w:id="307"/>
      <w:bookmarkEnd w:id="308"/>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7892996B"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lastRenderedPageBreak/>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319261F4" w:rsidR="00C268C6" w:rsidRDefault="00C268C6" w:rsidP="00C268C6">
      <w:pPr>
        <w:pStyle w:val="Heading1"/>
      </w:pPr>
      <w:bookmarkStart w:id="309" w:name="_Toc94015361"/>
      <w:bookmarkStart w:id="310" w:name="_Toc96871269"/>
      <w:r>
        <w:t>Solid-state relays</w:t>
      </w:r>
      <w:bookmarkEnd w:id="309"/>
      <w:bookmarkEnd w:id="310"/>
    </w:p>
    <w:p w14:paraId="2286504B" w14:textId="77777777" w:rsidR="00C268C6" w:rsidRPr="007E1521" w:rsidRDefault="00C268C6" w:rsidP="00C268C6">
      <w:pPr>
        <w:rPr>
          <w:rFonts w:ascii="Courier" w:hAnsi="Courier"/>
        </w:rPr>
      </w:pPr>
    </w:p>
    <w:p w14:paraId="15C31807" w14:textId="72A27E6F"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SSRs to PCB – </w:t>
      </w:r>
      <w:r w:rsidR="000C6157">
        <w:rPr>
          <w:rFonts w:ascii="Courier" w:hAnsi="Courier"/>
          <w:b/>
          <w:sz w:val="28"/>
          <w:szCs w:val="28"/>
          <w:u w:val="single"/>
        </w:rPr>
        <w:t>12</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1A2FB3D1" w:rsidR="00C268C6" w:rsidRDefault="00C268C6" w:rsidP="004B00B9">
      <w:pPr>
        <w:pStyle w:val="ListParagraph"/>
        <w:numPr>
          <w:ilvl w:val="0"/>
          <w:numId w:val="16"/>
        </w:numPr>
        <w:rPr>
          <w:rFonts w:ascii="Courier" w:hAnsi="Courier"/>
        </w:rPr>
      </w:pPr>
      <w:r>
        <w:rPr>
          <w:rFonts w:ascii="Courier" w:hAnsi="Courier"/>
        </w:rPr>
        <w:t>Stack all three SSRs and put them in vise with leads pointing straight up.  Try to make sure they are all aligned so they will look nice</w:t>
      </w:r>
      <w:r w:rsidR="000C6157">
        <w:rPr>
          <w:rFonts w:ascii="Courier" w:hAnsi="Courier"/>
        </w:rPr>
        <w:t>.</w:t>
      </w:r>
      <w:r>
        <w:rPr>
          <w:rFonts w:ascii="Courier" w:hAnsi="Courier"/>
        </w:rPr>
        <w:t xml:space="preserve">  </w:t>
      </w:r>
      <w:r w:rsidR="000C6157">
        <w:rPr>
          <w:rFonts w:ascii="Courier" w:hAnsi="Courier"/>
        </w:rPr>
        <w:br/>
      </w:r>
      <w:r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2264DB2F" w14:textId="6ED7F3F2" w:rsidR="00C268C6" w:rsidRPr="005E6199" w:rsidRDefault="00C268C6" w:rsidP="005E6199">
      <w:pPr>
        <w:pStyle w:val="ListParagraph"/>
        <w:numPr>
          <w:ilvl w:val="0"/>
          <w:numId w:val="16"/>
        </w:numPr>
        <w:rPr>
          <w:rFonts w:ascii="Courier" w:hAnsi="Courier"/>
        </w:rPr>
      </w:pPr>
      <w:r>
        <w:rPr>
          <w:rFonts w:ascii="Courier" w:hAnsi="Courier"/>
        </w:rPr>
        <w:t xml:space="preserve">Lower the PCB over the leads. It is very important that the front of the SSRs is </w:t>
      </w:r>
      <w:r w:rsidR="008A01B4">
        <w:rPr>
          <w:rFonts w:ascii="Courier" w:hAnsi="Courier"/>
        </w:rPr>
        <w:t>pointed toward the middle</w:t>
      </w:r>
      <w:r>
        <w:rPr>
          <w:rFonts w:ascii="Courier" w:hAnsi="Courier"/>
        </w:rPr>
        <w:t xml:space="preserve"> of the PCB. The front is the black side with the label. The back has the metal heat</w:t>
      </w:r>
      <w:r w:rsidR="005E6199">
        <w:rPr>
          <w:rFonts w:ascii="Courier" w:hAnsi="Courier"/>
        </w:rPr>
        <w:t xml:space="preserve"> </w:t>
      </w:r>
      <w:r>
        <w:rPr>
          <w:rFonts w:ascii="Courier" w:hAnsi="Courier"/>
        </w:rPr>
        <w:t xml:space="preserve">sink pad. Hold the PCB with the </w:t>
      </w:r>
      <w:r w:rsidRPr="004C014A">
        <w:rPr>
          <w:rFonts w:ascii="Courier" w:hAnsi="Courier"/>
        </w:rPr>
        <w:t>3rd hand tool</w:t>
      </w:r>
      <w:r>
        <w:rPr>
          <w:rFonts w:ascii="Courier" w:hAnsi="Courier"/>
        </w:rPr>
        <w:t xml:space="preserve"> so the leads a</w:t>
      </w:r>
      <w:r w:rsidR="005E6199">
        <w:rPr>
          <w:rFonts w:ascii="Courier" w:hAnsi="Courier"/>
        </w:rPr>
        <w:t>ll extend the same amount as the stacking connector pins</w:t>
      </w:r>
      <w:r>
        <w:rPr>
          <w:rFonts w:ascii="Courier" w:hAnsi="Courier"/>
        </w:rPr>
        <w:t xml:space="preserve"> and are perpendicular to the PCB.</w:t>
      </w:r>
      <w:r>
        <w:rPr>
          <w:rFonts w:ascii="Courier" w:hAnsi="Courier"/>
        </w:rPr>
        <w:br/>
      </w:r>
      <w:r>
        <w:rPr>
          <w:rFonts w:ascii="Courier" w:hAnsi="Courier"/>
        </w:rPr>
        <w:br/>
        <w:t xml:space="preserve">The bodies of the SSRs should </w:t>
      </w:r>
      <w:r w:rsidRPr="00C268C6">
        <w:rPr>
          <w:rFonts w:ascii="Courier" w:hAnsi="Courier"/>
          <w:u w:val="single"/>
        </w:rPr>
        <w:t>not</w:t>
      </w:r>
      <w:r>
        <w:rPr>
          <w:rFonts w:ascii="Courier" w:hAnsi="Courier"/>
        </w:rPr>
        <w:t xml:space="preserve"> be sitting flat on the PCB; there should be some separation </w:t>
      </w:r>
      <w:r w:rsidR="008A01B4">
        <w:rPr>
          <w:rFonts w:ascii="Courier" w:hAnsi="Courier"/>
        </w:rPr>
        <w:t xml:space="preserve">(~1cm) </w:t>
      </w:r>
      <w:r>
        <w:rPr>
          <w:rFonts w:ascii="Courier" w:hAnsi="Courier"/>
        </w:rPr>
        <w:t>for heat dissipation.</w:t>
      </w:r>
      <w:r w:rsidR="005E6199">
        <w:rPr>
          <w:rFonts w:ascii="Courier" w:hAnsi="Courier"/>
        </w:rPr>
        <w:br/>
      </w:r>
      <w:r w:rsidR="005E6199">
        <w:rPr>
          <w:rFonts w:ascii="Courier" w:hAnsi="Courier"/>
        </w:rPr>
        <w:br/>
      </w:r>
      <w:r w:rsidR="005E6199" w:rsidRPr="004C014A">
        <w:rPr>
          <w:rFonts w:ascii="Courier" w:hAnsi="Courier"/>
        </w:rPr>
        <w:t>________</w:t>
      </w:r>
      <w:r w:rsidR="005E6199" w:rsidRPr="005E6199">
        <w:rPr>
          <w:rFonts w:ascii="Courier" w:hAnsi="Courier"/>
        </w:rPr>
        <w:br/>
      </w:r>
    </w:p>
    <w:p w14:paraId="033C4A98" w14:textId="395326CA" w:rsidR="005E6199" w:rsidRDefault="005E6199" w:rsidP="005E6199">
      <w:pPr>
        <w:pStyle w:val="ListParagraph"/>
        <w:numPr>
          <w:ilvl w:val="0"/>
          <w:numId w:val="80"/>
        </w:numPr>
        <w:rPr>
          <w:rFonts w:ascii="Courier" w:hAnsi="Courier"/>
        </w:rPr>
      </w:pPr>
      <w:r>
        <w:rPr>
          <w:rFonts w:ascii="Courier" w:hAnsi="Courier"/>
        </w:rPr>
        <w:t xml:space="preserve">Solder the 6 outer leads </w:t>
      </w:r>
      <w:r w:rsidRPr="004C014A">
        <w:rPr>
          <w:rFonts w:ascii="Courier" w:hAnsi="Courier"/>
        </w:rPr>
        <w:t>________</w:t>
      </w:r>
      <w:r>
        <w:rPr>
          <w:rFonts w:ascii="Courier" w:hAnsi="Courier"/>
        </w:rPr>
        <w:br/>
      </w:r>
    </w:p>
    <w:p w14:paraId="5788E201" w14:textId="76C4F524" w:rsidR="005E6199" w:rsidRDefault="005E6199" w:rsidP="005E6199">
      <w:pPr>
        <w:pStyle w:val="ListParagraph"/>
        <w:numPr>
          <w:ilvl w:val="0"/>
          <w:numId w:val="80"/>
        </w:numPr>
        <w:rPr>
          <w:rFonts w:ascii="Courier" w:hAnsi="Courier"/>
        </w:rPr>
      </w:pPr>
      <w:r>
        <w:rPr>
          <w:rFonts w:ascii="Courier" w:hAnsi="Courier"/>
        </w:rPr>
        <w:t xml:space="preserve">Trim 6 outer leads </w:t>
      </w:r>
      <w:r w:rsidRPr="004C014A">
        <w:rPr>
          <w:rFonts w:ascii="Courier" w:hAnsi="Courier"/>
        </w:rPr>
        <w:t>________</w:t>
      </w:r>
      <w:r>
        <w:rPr>
          <w:rFonts w:ascii="Courier" w:hAnsi="Courier"/>
        </w:rPr>
        <w:br/>
      </w:r>
    </w:p>
    <w:p w14:paraId="63269A91" w14:textId="6F6C3E83" w:rsidR="005E6199" w:rsidRDefault="005E6199" w:rsidP="005E6199">
      <w:pPr>
        <w:pStyle w:val="ListParagraph"/>
        <w:numPr>
          <w:ilvl w:val="0"/>
          <w:numId w:val="80"/>
        </w:numPr>
        <w:rPr>
          <w:rFonts w:ascii="Courier" w:hAnsi="Courier"/>
        </w:rPr>
      </w:pPr>
      <w:r>
        <w:rPr>
          <w:rFonts w:ascii="Courier" w:hAnsi="Courier"/>
        </w:rPr>
        <w:t xml:space="preserve">Solder 6 inner leads </w:t>
      </w:r>
      <w:r w:rsidRPr="004C014A">
        <w:rPr>
          <w:rFonts w:ascii="Courier" w:hAnsi="Courier"/>
        </w:rPr>
        <w:t>________</w:t>
      </w:r>
      <w:r>
        <w:rPr>
          <w:rFonts w:ascii="Courier" w:hAnsi="Courier"/>
        </w:rPr>
        <w:br/>
      </w:r>
    </w:p>
    <w:p w14:paraId="28480ECB" w14:textId="4F2AD6EB" w:rsidR="005E6199" w:rsidRDefault="005E6199" w:rsidP="005E6199">
      <w:pPr>
        <w:pStyle w:val="ListParagraph"/>
        <w:numPr>
          <w:ilvl w:val="0"/>
          <w:numId w:val="80"/>
        </w:numPr>
        <w:rPr>
          <w:rFonts w:ascii="Courier" w:hAnsi="Courier"/>
        </w:rPr>
      </w:pPr>
      <w:r>
        <w:rPr>
          <w:rFonts w:ascii="Courier" w:hAnsi="Courier"/>
        </w:rPr>
        <w:lastRenderedPageBreak/>
        <w:t xml:space="preserve">Trim 6 inner leads </w:t>
      </w:r>
      <w:r w:rsidRPr="004C014A">
        <w:rPr>
          <w:rFonts w:ascii="Courier" w:hAnsi="Courier"/>
        </w:rPr>
        <w:t>________</w:t>
      </w:r>
      <w:r>
        <w:rPr>
          <w:rFonts w:ascii="Courier" w:hAnsi="Courier"/>
        </w:rPr>
        <w:br/>
      </w:r>
    </w:p>
    <w:p w14:paraId="2FD66699" w14:textId="3566DE8A" w:rsidR="005E6199" w:rsidRDefault="005E6199" w:rsidP="005E6199">
      <w:pPr>
        <w:pStyle w:val="ListParagraph"/>
        <w:numPr>
          <w:ilvl w:val="0"/>
          <w:numId w:val="80"/>
        </w:numPr>
        <w:rPr>
          <w:rFonts w:ascii="Courier" w:hAnsi="Courier"/>
        </w:rPr>
      </w:pPr>
      <w:r>
        <w:rPr>
          <w:rFonts w:ascii="Courier" w:hAnsi="Courier"/>
        </w:rPr>
        <w:t xml:space="preserve">Re-flow/add solder on all 12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311" w:name="_Toc94015362"/>
      <w:bookmarkStart w:id="312" w:name="_Toc96871270"/>
      <w:r>
        <w:t>L</w:t>
      </w:r>
      <w:r w:rsidR="00C83733">
        <w:t>oad capacitors</w:t>
      </w:r>
      <w:bookmarkEnd w:id="311"/>
      <w:bookmarkEnd w:id="312"/>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313" w:name="_Toc94015363"/>
      <w:bookmarkStart w:id="314" w:name="_Toc96871271"/>
      <w:r>
        <w:lastRenderedPageBreak/>
        <w:t>Optionally clean flux residue from PCB</w:t>
      </w:r>
      <w:bookmarkEnd w:id="313"/>
      <w:bookmarkEnd w:id="314"/>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57656ADF"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6" w:history="1">
        <w:r w:rsidR="00B91C75" w:rsidRPr="00B91C75">
          <w:rPr>
            <w:rStyle w:val="Hyperlink"/>
            <w:rFonts w:ascii="Courier" w:eastAsia="Times New Roman" w:hAnsi="Courier" w:cs="Times New Roman"/>
          </w:rPr>
          <w:t>https://www.instructables.com/id/Cleaning-up-your-PCB/</w:t>
        </w:r>
      </w:hyperlink>
    </w:p>
    <w:p w14:paraId="6246C631" w14:textId="4C9EA0CB" w:rsidR="00B91C75" w:rsidRDefault="00B91C75" w:rsidP="008A1BC6">
      <w:pPr>
        <w:pStyle w:val="Heading1"/>
      </w:pPr>
      <w:bookmarkStart w:id="315" w:name="_Toc94015364"/>
      <w:bookmarkStart w:id="316" w:name="_Toc96871272"/>
      <w:r>
        <w:t>Check for shorts</w:t>
      </w:r>
      <w:bookmarkEnd w:id="315"/>
      <w:bookmarkEnd w:id="316"/>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317" w:name="_Toc94015365"/>
      <w:bookmarkStart w:id="318" w:name="_Toc96871273"/>
      <w:r>
        <w:t>Insert ICs</w:t>
      </w:r>
      <w:bookmarkEnd w:id="317"/>
      <w:bookmarkEnd w:id="318"/>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lastRenderedPageBreak/>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319" w:name="_Toc94015366"/>
      <w:bookmarkStart w:id="320" w:name="_Toc96871274"/>
      <w:r>
        <w:t xml:space="preserve">Prepare load circuit </w:t>
      </w:r>
      <w:r w:rsidR="001A5CD4">
        <w:t>wires</w:t>
      </w:r>
      <w:bookmarkEnd w:id="319"/>
      <w:bookmarkEnd w:id="320"/>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44B67872" w14:textId="77777777" w:rsidR="00E75022" w:rsidRPr="00605C54" w:rsidRDefault="005130CA" w:rsidP="00E75022">
      <w:pPr>
        <w:pStyle w:val="ListParagraph"/>
        <w:numPr>
          <w:ilvl w:val="0"/>
          <w:numId w:val="26"/>
        </w:numPr>
        <w:ind w:left="720"/>
        <w:rPr>
          <w:ins w:id="321" w:author="Chris Satterlee" w:date="2022-01-25T14:08:00Z"/>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ins w:id="322" w:author="Chris Satterlee" w:date="2022-01-25T14:08:00Z">
        <w:r w:rsidR="00E75022">
          <w:rPr>
            <w:rFonts w:ascii="Courier" w:hAnsi="Courier"/>
            <w:b/>
          </w:rPr>
          <w:t xml:space="preserve"> (see alternate instructions below)</w:t>
        </w:r>
        <w:r w:rsidR="00E75022" w:rsidRPr="00605C54">
          <w:rPr>
            <w:rFonts w:ascii="Courier" w:hAnsi="Courier"/>
            <w:b/>
          </w:rPr>
          <w:t xml:space="preserve">. </w:t>
        </w:r>
      </w:ins>
    </w:p>
    <w:p w14:paraId="0EB4FB76" w14:textId="26A55B37" w:rsidR="008A1BC6" w:rsidRPr="00595C52" w:rsidDel="00E75022" w:rsidRDefault="005130CA" w:rsidP="00595C52">
      <w:pPr>
        <w:pStyle w:val="ListParagraph"/>
        <w:numPr>
          <w:ilvl w:val="0"/>
          <w:numId w:val="26"/>
        </w:numPr>
        <w:ind w:left="720"/>
        <w:rPr>
          <w:del w:id="323" w:author="Chris Satterlee" w:date="2022-01-25T14:08:00Z"/>
          <w:rFonts w:ascii="Courier" w:hAnsi="Courier"/>
        </w:rPr>
      </w:pPr>
      <w:del w:id="324" w:author="Chris Satterlee" w:date="2022-01-25T14:08:00Z">
        <w:r w:rsidRPr="001A5CD4" w:rsidDel="00E75022">
          <w:rPr>
            <w:rFonts w:ascii="Courier" w:hAnsi="Courier"/>
            <w:b/>
          </w:rPr>
          <w:delText>.</w:delText>
        </w:r>
        <w:r w:rsidR="001A5CD4" w:rsidDel="00E75022">
          <w:rPr>
            <w:rFonts w:ascii="Courier" w:hAnsi="Courier"/>
            <w:b/>
          </w:rPr>
          <w:delText xml:space="preserve"> If solid core is used, ignore the instructions to twist and “tin” the strands.</w:delText>
        </w:r>
      </w:del>
    </w:p>
    <w:p w14:paraId="687BFF7E" w14:textId="29BEAF4A" w:rsidR="008A1BC6" w:rsidRPr="008A1BC6" w:rsidRDefault="008A1BC6" w:rsidP="008A1BC6">
      <w:pPr>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3DCAAC3B" w14:textId="77777777" w:rsidR="00E75022" w:rsidRDefault="000C6157" w:rsidP="00E75022">
      <w:pPr>
        <w:ind w:left="360"/>
        <w:rPr>
          <w:ins w:id="325" w:author="Chris Satterlee" w:date="2022-01-25T14:08:00Z"/>
          <w:rFonts w:ascii="Courier" w:hAnsi="Courier"/>
        </w:rPr>
      </w:pPr>
      <w:r w:rsidRPr="005130CA">
        <w:rPr>
          <w:rFonts w:ascii="Courier" w:hAnsi="Courier"/>
        </w:rPr>
        <w:t xml:space="preserve">     </w:t>
      </w:r>
      <w:ins w:id="326" w:author="Chris Satterlee" w:date="2022-01-25T14:08:00Z">
        <w:r w:rsidR="00E75022" w:rsidRPr="005130CA">
          <w:rPr>
            <w:rFonts w:ascii="Courier" w:hAnsi="Courier"/>
          </w:rPr>
          <w:t xml:space="preserve">     </w:t>
        </w:r>
      </w:ins>
    </w:p>
    <w:p w14:paraId="406747C5" w14:textId="233E32E5" w:rsidR="000C6157" w:rsidRPr="005130CA" w:rsidRDefault="00E75022" w:rsidP="00E75022">
      <w:pPr>
        <w:ind w:left="360"/>
        <w:rPr>
          <w:rFonts w:ascii="Courier" w:hAnsi="Courier"/>
        </w:rPr>
      </w:pPr>
      <w:ins w:id="327" w:author="Chris Satterlee" w:date="2022-01-25T14:08:00Z">
        <w:r w:rsidRPr="00E75022">
          <w:rPr>
            <w:rFonts w:ascii="Courier" w:hAnsi="Courier"/>
          </w:rPr>
          <w:t xml:space="preserve">  </w:t>
        </w:r>
        <w:r w:rsidRPr="00605C54">
          <w:rPr>
            <w:rFonts w:ascii="Courier" w:hAnsi="Courier"/>
            <w:b/>
            <w:bCs/>
            <w:u w:val="single"/>
          </w:rPr>
          <w:t>Stranded wire:</w:t>
        </w:r>
      </w:ins>
    </w:p>
    <w:p w14:paraId="55392BD4" w14:textId="31808B32" w:rsidR="000C6157" w:rsidRPr="00637008" w:rsidRDefault="000C6157" w:rsidP="000C6157">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534700" w14:textId="77777777" w:rsidR="000C6157" w:rsidRPr="005130CA" w:rsidRDefault="000C6157" w:rsidP="000C6157">
      <w:pPr>
        <w:ind w:left="360" w:firstLine="1000"/>
        <w:rPr>
          <w:rFonts w:ascii="Courier" w:hAnsi="Courier"/>
        </w:rPr>
      </w:pPr>
    </w:p>
    <w:p w14:paraId="4ED77C74" w14:textId="19BC7CA3" w:rsidR="000C6157" w:rsidRPr="00637008" w:rsidRDefault="000C6157" w:rsidP="000C6157">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BCE437C" w14:textId="77777777" w:rsidR="000C6157" w:rsidRPr="005130CA" w:rsidRDefault="000C6157" w:rsidP="000C6157">
      <w:pPr>
        <w:ind w:left="360" w:firstLine="1000"/>
        <w:rPr>
          <w:rFonts w:ascii="Courier" w:hAnsi="Courier"/>
        </w:rPr>
      </w:pPr>
    </w:p>
    <w:p w14:paraId="72FFC19D" w14:textId="7D227ADF" w:rsidR="000C6157" w:rsidRDefault="000C6157" w:rsidP="000C6157">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Pr="00637008">
        <w:rPr>
          <w:rFonts w:ascii="Courier" w:hAnsi="Courier"/>
        </w:rPr>
        <w:t xml:space="preserve">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8B38E82" w14:textId="77777777" w:rsidR="000C6157" w:rsidRPr="0042105C" w:rsidRDefault="000C6157" w:rsidP="000C6157">
      <w:pPr>
        <w:rPr>
          <w:rFonts w:ascii="Courier" w:hAnsi="Courier"/>
        </w:rPr>
      </w:pPr>
    </w:p>
    <w:p w14:paraId="7B6EEF68" w14:textId="1855A246" w:rsidR="000C6157" w:rsidRPr="00637008" w:rsidRDefault="000C6157" w:rsidP="000C6157">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r>
      <w:r>
        <w:rPr>
          <w:rFonts w:ascii="Courier" w:hAnsi="Courier"/>
        </w:rPr>
        <w:lastRenderedPageBreak/>
        <w:t>PV- ________</w:t>
      </w:r>
      <w:r>
        <w:rPr>
          <w:rFonts w:ascii="Courier" w:hAnsi="Courier"/>
        </w:rPr>
        <w:br/>
        <w:t xml:space="preserve">PV+ </w:t>
      </w:r>
      <w:r w:rsidRPr="00637008">
        <w:rPr>
          <w:rFonts w:ascii="Courier" w:hAnsi="Courier"/>
        </w:rPr>
        <w:t>________</w:t>
      </w:r>
    </w:p>
    <w:p w14:paraId="69E37558" w14:textId="2ED0AE28" w:rsidR="000C6157" w:rsidRPr="005130CA" w:rsidRDefault="000C6157" w:rsidP="000C6157">
      <w:pPr>
        <w:ind w:left="360" w:firstLine="1000"/>
        <w:rPr>
          <w:rFonts w:ascii="Courier" w:hAnsi="Courier"/>
        </w:rPr>
      </w:pPr>
    </w:p>
    <w:p w14:paraId="5619A7E1" w14:textId="6C026625" w:rsidR="000C6157" w:rsidRPr="00637008" w:rsidRDefault="000C6157" w:rsidP="000C6157">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w:t>
      </w:r>
      <w:proofErr w:type="gramStart"/>
      <w:r w:rsidRPr="00637008">
        <w:rPr>
          <w:rFonts w:ascii="Courier" w:hAnsi="Courier"/>
        </w:rPr>
        <w:t xml:space="preserve">it)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14A46B2" w14:textId="77777777" w:rsidR="000C6157" w:rsidRPr="005130CA" w:rsidRDefault="000C6157" w:rsidP="000C6157">
      <w:pPr>
        <w:ind w:left="360"/>
        <w:rPr>
          <w:rFonts w:ascii="Courier" w:hAnsi="Courier"/>
        </w:rPr>
      </w:pPr>
      <w:r w:rsidRPr="005130CA">
        <w:rPr>
          <w:rFonts w:ascii="Courier" w:hAnsi="Courier"/>
        </w:rPr>
        <w:t xml:space="preserve">       </w:t>
      </w:r>
    </w:p>
    <w:p w14:paraId="442891CD" w14:textId="77777777" w:rsidR="00E75022" w:rsidRPr="00605C54" w:rsidRDefault="00E75022" w:rsidP="00E75022">
      <w:pPr>
        <w:ind w:left="360"/>
        <w:rPr>
          <w:ins w:id="328" w:author="Chris Satterlee" w:date="2022-01-25T14:09:00Z"/>
          <w:rFonts w:ascii="Courier" w:hAnsi="Courier"/>
          <w:b/>
          <w:bCs/>
          <w:u w:val="single"/>
        </w:rPr>
      </w:pPr>
      <w:ins w:id="329" w:author="Chris Satterlee" w:date="2022-01-25T14:09:00Z">
        <w:r w:rsidRPr="00605C54">
          <w:rPr>
            <w:rFonts w:ascii="Courier" w:hAnsi="Courier"/>
          </w:rPr>
          <w:t xml:space="preserve">  </w:t>
        </w:r>
        <w:r w:rsidRPr="00605C54">
          <w:rPr>
            <w:rFonts w:ascii="Courier" w:hAnsi="Courier"/>
            <w:b/>
            <w:bCs/>
            <w:u w:val="single"/>
          </w:rPr>
          <w:t xml:space="preserve">Solid </w:t>
        </w:r>
        <w:r>
          <w:rPr>
            <w:rFonts w:ascii="Courier" w:hAnsi="Courier"/>
            <w:b/>
            <w:bCs/>
            <w:u w:val="single"/>
          </w:rPr>
          <w:t xml:space="preserve">core </w:t>
        </w:r>
        <w:r w:rsidRPr="00605C54">
          <w:rPr>
            <w:rFonts w:ascii="Courier" w:hAnsi="Courier"/>
            <w:b/>
            <w:bCs/>
            <w:u w:val="single"/>
          </w:rPr>
          <w:t>wire</w:t>
        </w:r>
        <w:r>
          <w:rPr>
            <w:rFonts w:ascii="Courier" w:hAnsi="Courier"/>
            <w:b/>
            <w:bCs/>
            <w:u w:val="single"/>
          </w:rPr>
          <w:t xml:space="preserve"> (alternate)</w:t>
        </w:r>
        <w:r w:rsidRPr="00605C54">
          <w:rPr>
            <w:rFonts w:ascii="Courier" w:hAnsi="Courier"/>
            <w:b/>
            <w:bCs/>
            <w:u w:val="single"/>
          </w:rPr>
          <w:t>:</w:t>
        </w:r>
      </w:ins>
    </w:p>
    <w:p w14:paraId="636E3AD0" w14:textId="77777777" w:rsidR="00E75022" w:rsidRPr="00637008" w:rsidRDefault="00E75022" w:rsidP="00E75022">
      <w:pPr>
        <w:pStyle w:val="ListParagraph"/>
        <w:numPr>
          <w:ilvl w:val="0"/>
          <w:numId w:val="27"/>
        </w:numPr>
        <w:rPr>
          <w:ins w:id="330" w:author="Chris Satterlee" w:date="2022-01-25T14:09:00Z"/>
          <w:rFonts w:ascii="Courier" w:hAnsi="Courier"/>
        </w:rPr>
      </w:pPr>
      <w:ins w:id="331" w:author="Chris Satterlee" w:date="2022-01-25T14:09:00Z">
        <w:r>
          <w:rPr>
            <w:rFonts w:ascii="Courier" w:hAnsi="Courier"/>
          </w:rPr>
          <w:t xml:space="preserve">Cut to length: 8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ins>
    </w:p>
    <w:p w14:paraId="16D3397F" w14:textId="77777777" w:rsidR="00E75022" w:rsidRPr="005130CA" w:rsidRDefault="00E75022" w:rsidP="00E75022">
      <w:pPr>
        <w:ind w:left="360" w:firstLine="1000"/>
        <w:rPr>
          <w:ins w:id="332" w:author="Chris Satterlee" w:date="2022-01-25T14:09:00Z"/>
          <w:rFonts w:ascii="Courier" w:hAnsi="Courier"/>
        </w:rPr>
      </w:pPr>
    </w:p>
    <w:p w14:paraId="4051813F" w14:textId="77777777" w:rsidR="00E75022" w:rsidRPr="00637008" w:rsidRDefault="00E75022" w:rsidP="00E75022">
      <w:pPr>
        <w:pStyle w:val="ListParagraph"/>
        <w:numPr>
          <w:ilvl w:val="0"/>
          <w:numId w:val="27"/>
        </w:numPr>
        <w:rPr>
          <w:ins w:id="333" w:author="Chris Satterlee" w:date="2022-01-25T14:09:00Z"/>
          <w:rFonts w:ascii="Courier" w:hAnsi="Courier"/>
        </w:rPr>
      </w:pPr>
      <w:ins w:id="334" w:author="Chris Satterlee" w:date="2022-01-25T14:09:00Z">
        <w:r w:rsidRPr="00637008">
          <w:rPr>
            <w:rFonts w:ascii="Courier" w:hAnsi="Courier"/>
          </w:rPr>
          <w:t>Strip 1</w:t>
        </w:r>
        <w:r>
          <w:rPr>
            <w:rFonts w:ascii="Courier" w:hAnsi="Courier"/>
          </w:rPr>
          <w:t xml:space="preserve"> </w:t>
        </w:r>
        <w:r w:rsidRPr="00637008">
          <w:rPr>
            <w:rFonts w:ascii="Courier" w:hAnsi="Courier"/>
          </w:rPr>
          <w:t xml:space="preserve">cm </w:t>
        </w:r>
        <w:r>
          <w:rPr>
            <w:rFonts w:ascii="Courier" w:hAnsi="Courier"/>
          </w:rPr>
          <w:t>from one end and 2 cm from the other end</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ins>
    </w:p>
    <w:p w14:paraId="11D82C00" w14:textId="77777777" w:rsidR="00E75022" w:rsidRPr="005130CA" w:rsidRDefault="00E75022" w:rsidP="00E75022">
      <w:pPr>
        <w:ind w:left="360" w:firstLine="1000"/>
        <w:rPr>
          <w:ins w:id="335" w:author="Chris Satterlee" w:date="2022-01-25T14:09:00Z"/>
          <w:rFonts w:ascii="Courier" w:hAnsi="Courier"/>
        </w:rPr>
      </w:pPr>
    </w:p>
    <w:p w14:paraId="2D1CB4DF" w14:textId="77777777" w:rsidR="00E75022" w:rsidRDefault="00E75022" w:rsidP="00E75022">
      <w:pPr>
        <w:pStyle w:val="ListParagraph"/>
        <w:numPr>
          <w:ilvl w:val="0"/>
          <w:numId w:val="27"/>
        </w:numPr>
        <w:rPr>
          <w:ins w:id="336" w:author="Chris Satterlee" w:date="2022-01-25T14:09:00Z"/>
          <w:rFonts w:ascii="Courier" w:hAnsi="Courier"/>
        </w:rPr>
      </w:pPr>
      <w:ins w:id="337" w:author="Chris Satterlee" w:date="2022-01-25T14:09:00Z">
        <w:r>
          <w:rPr>
            <w:rFonts w:ascii="Courier" w:hAnsi="Courier"/>
          </w:rPr>
          <w:t xml:space="preserve">Use long-nose pliers to bend the 2cm end into a loop </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ins>
    </w:p>
    <w:p w14:paraId="4153A3AE" w14:textId="77777777" w:rsidR="00E75022" w:rsidRPr="005130CA" w:rsidRDefault="00E75022" w:rsidP="00E75022">
      <w:pPr>
        <w:rPr>
          <w:ins w:id="338" w:author="Chris Satterlee" w:date="2022-01-25T14:09:00Z"/>
          <w:rFonts w:ascii="Courier" w:hAnsi="Courier"/>
        </w:rPr>
      </w:pPr>
      <w:ins w:id="339" w:author="Chris Satterlee" w:date="2022-01-25T14:09:00Z">
        <w:r w:rsidRPr="005130CA">
          <w:rPr>
            <w:rFonts w:ascii="Courier" w:hAnsi="Courier"/>
          </w:rPr>
          <w:t xml:space="preserve">       </w:t>
        </w:r>
      </w:ins>
    </w:p>
    <w:p w14:paraId="0DFCF9B9" w14:textId="77777777" w:rsidR="008A1BC6" w:rsidRPr="005130CA" w:rsidRDefault="008A1BC6">
      <w:pPr>
        <w:rPr>
          <w:rFonts w:ascii="Courier" w:hAnsi="Courier"/>
        </w:rPr>
        <w:pPrChange w:id="340" w:author="Chris Satterlee" w:date="2022-01-25T14:09:00Z">
          <w:pPr>
            <w:ind w:left="360" w:firstLine="1000"/>
          </w:pPr>
        </w:pPrChange>
      </w:pPr>
    </w:p>
    <w:p w14:paraId="058BADC2" w14:textId="77777777" w:rsidR="008A1BC6" w:rsidRDefault="008A1BC6" w:rsidP="008A1BC6">
      <w:pPr>
        <w:pStyle w:val="ListParagraph"/>
        <w:ind w:left="1080"/>
        <w:rPr>
          <w:rFonts w:ascii="Courier" w:hAnsi="Courier"/>
        </w:rPr>
      </w:pPr>
    </w:p>
    <w:p w14:paraId="0CD12C1D" w14:textId="7538B1C5" w:rsidR="00191B8A" w:rsidRPr="00C83733" w:rsidRDefault="00191B8A" w:rsidP="00191B8A">
      <w:pPr>
        <w:pStyle w:val="Heading1"/>
      </w:pPr>
      <w:bookmarkStart w:id="341" w:name="_Toc94015367"/>
      <w:bookmarkStart w:id="342" w:name="_Toc96871275"/>
      <w:r>
        <w:t>Make load circuit connections</w:t>
      </w:r>
      <w:bookmarkEnd w:id="341"/>
      <w:bookmarkEnd w:id="342"/>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0FC6BB1E" w:rsidR="00191B8A" w:rsidRPr="00A214AE" w:rsidRDefault="00191B8A" w:rsidP="004B00B9">
      <w:pPr>
        <w:pStyle w:val="ListParagraph"/>
        <w:numPr>
          <w:ilvl w:val="0"/>
          <w:numId w:val="44"/>
        </w:numPr>
        <w:rPr>
          <w:rFonts w:ascii="Courier" w:hAnsi="Courier"/>
          <w:b/>
          <w:sz w:val="28"/>
          <w:szCs w:val="28"/>
        </w:rPr>
      </w:pPr>
      <w:r>
        <w:rPr>
          <w:rFonts w:ascii="Courier" w:hAnsi="Courier"/>
        </w:rPr>
        <w:t>Insert threaded post of black side through the cable ring connector</w:t>
      </w:r>
      <w:ins w:id="343" w:author="Chris Satterlee" w:date="2022-01-25T14:10:00Z">
        <w:r w:rsidR="00E75022">
          <w:rPr>
            <w:rFonts w:ascii="Courier" w:hAnsi="Courier"/>
          </w:rPr>
          <w:t xml:space="preserve"> (or loop, if solid core wire is used)</w:t>
        </w:r>
      </w:ins>
      <w:r>
        <w:rPr>
          <w:rFonts w:ascii="Courier" w:hAnsi="Courier"/>
        </w:rPr>
        <w:t xml:space="preserve"> on </w:t>
      </w:r>
      <w:r w:rsidR="001A5CD4">
        <w:rPr>
          <w:rFonts w:ascii="Courier" w:hAnsi="Courier"/>
        </w:rPr>
        <w:t>load circuit wire</w:t>
      </w:r>
      <w:r>
        <w:rPr>
          <w:rFonts w:ascii="Courier" w:hAnsi="Courier"/>
        </w:rPr>
        <w:t>:</w:t>
      </w:r>
      <w:r>
        <w:rPr>
          <w:rFonts w:ascii="Courier" w:hAnsi="Courier"/>
        </w:rPr>
        <w:br/>
        <w:t xml:space="preserve">    </w:t>
      </w:r>
      <w:del w:id="344" w:author="Chris Satterlee" w:date="2022-01-25T14:11:00Z">
        <w:r w:rsidDel="00E75022">
          <w:rPr>
            <w:rFonts w:ascii="Courier" w:hAnsi="Courier"/>
          </w:rPr>
          <w:delText xml:space="preserve">  </w:delText>
        </w:r>
      </w:del>
      <w:r>
        <w:rPr>
          <w:rFonts w:ascii="Courier" w:hAnsi="Courier"/>
        </w:rPr>
        <w:t>“PV</w:t>
      </w:r>
      <w:proofErr w:type="gramStart"/>
      <w:r>
        <w:rPr>
          <w:rFonts w:ascii="Courier" w:hAnsi="Courier"/>
        </w:rPr>
        <w:t>-“</w:t>
      </w:r>
      <w:proofErr w:type="gramEnd"/>
      <w:r>
        <w:rPr>
          <w:rFonts w:ascii="Courier" w:hAnsi="Courier"/>
        </w:rPr>
        <w:br/>
        <w:t>________</w:t>
      </w:r>
      <w:r>
        <w:rPr>
          <w:rFonts w:ascii="Courier" w:hAnsi="Courier"/>
        </w:rPr>
        <w:br/>
      </w:r>
    </w:p>
    <w:p w14:paraId="5A47A072" w14:textId="0906BF1C" w:rsidR="00191B8A" w:rsidRDefault="00191B8A" w:rsidP="00595C52">
      <w:pPr>
        <w:pStyle w:val="ListParagraph"/>
        <w:numPr>
          <w:ilvl w:val="0"/>
          <w:numId w:val="44"/>
        </w:numPr>
        <w:rPr>
          <w:rFonts w:ascii="Courier" w:hAnsi="Courier"/>
        </w:rPr>
      </w:pPr>
      <w:r>
        <w:rPr>
          <w:rFonts w:ascii="Courier" w:hAnsi="Courier"/>
        </w:rPr>
        <w:t xml:space="preserve">Insert threaded post of red side through the cable ring connector </w:t>
      </w:r>
      <w:ins w:id="345" w:author="Chris Satterlee" w:date="2022-01-25T14:11:00Z">
        <w:r w:rsidR="00E75022">
          <w:rPr>
            <w:rFonts w:ascii="Courier" w:hAnsi="Courier"/>
          </w:rPr>
          <w:t xml:space="preserve">(or loop, if solid core wire is used) </w:t>
        </w:r>
      </w:ins>
      <w:r>
        <w:rPr>
          <w:rFonts w:ascii="Courier" w:hAnsi="Courier"/>
        </w:rPr>
        <w:t xml:space="preserve">on </w:t>
      </w:r>
      <w:r w:rsidR="001A5CD4">
        <w:rPr>
          <w:rFonts w:ascii="Courier" w:hAnsi="Courier"/>
        </w:rPr>
        <w:t>load circuit wire</w:t>
      </w:r>
      <w:r>
        <w:rPr>
          <w:rFonts w:ascii="Courier" w:hAnsi="Courier"/>
        </w:rPr>
        <w:t>:</w:t>
      </w:r>
      <w:r>
        <w:rPr>
          <w:rFonts w:ascii="Courier" w:hAnsi="Courier"/>
        </w:rPr>
        <w:br/>
        <w:t xml:space="preserve">    </w:t>
      </w:r>
      <w:del w:id="346" w:author="Chris Satterlee" w:date="2022-01-25T14:11:00Z">
        <w:r w:rsidDel="00E75022">
          <w:rPr>
            <w:rFonts w:ascii="Courier" w:hAnsi="Courier"/>
          </w:rPr>
          <w:delText xml:space="preserve">  </w:delText>
        </w:r>
      </w:del>
      <w:r>
        <w:rPr>
          <w:rFonts w:ascii="Courier" w:hAnsi="Courier"/>
        </w:rPr>
        <w:t>“PV</w:t>
      </w:r>
      <w:proofErr w:type="gramStart"/>
      <w:r>
        <w:rPr>
          <w:rFonts w:ascii="Courier" w:hAnsi="Courier"/>
        </w:rPr>
        <w:t>+“</w:t>
      </w:r>
      <w:proofErr w:type="gramEnd"/>
    </w:p>
    <w:p w14:paraId="7AFD1806" w14:textId="54222E90" w:rsidR="00191B8A" w:rsidRDefault="00191B8A" w:rsidP="00191B8A">
      <w:pPr>
        <w:rPr>
          <w:rFonts w:ascii="Courier" w:hAnsi="Courier"/>
        </w:rPr>
      </w:pPr>
      <w:r>
        <w:rPr>
          <w:rFonts w:ascii="Courier" w:hAnsi="Courier"/>
        </w:rPr>
        <w:lastRenderedPageBreak/>
        <w:t xml:space="preserve">     </w:t>
      </w:r>
      <w:r w:rsidRPr="00191B8A">
        <w:rPr>
          <w:rFonts w:ascii="Courier" w:hAnsi="Courier"/>
        </w:rPr>
        <w:t>________</w:t>
      </w:r>
      <w:r>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010A99FC" w:rsidR="00191B8A" w:rsidRPr="00785088"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w:t>
      </w:r>
      <w:ins w:id="347" w:author="Chris Satterlee" w:date="2022-01-25T14:45:00Z">
        <w:r w:rsidR="00C13D15">
          <w:rPr>
            <w:rFonts w:ascii="Courier" w:hAnsi="Courier"/>
          </w:rPr>
          <w:t>other</w:t>
        </w:r>
      </w:ins>
      <w:del w:id="348" w:author="Chris Satterlee" w:date="2022-01-25T14:45:00Z">
        <w:r w:rsidDel="00C13D15">
          <w:rPr>
            <w:rFonts w:ascii="Courier" w:hAnsi="Courier"/>
          </w:rPr>
          <w:delText>twisted/soldered</w:delText>
        </w:r>
      </w:del>
      <w:r>
        <w:rPr>
          <w:rFonts w:ascii="Courier" w:hAnsi="Courier"/>
        </w:rPr>
        <w:t xml:space="preserve">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w:t>
      </w:r>
      <w:del w:id="349" w:author="Chris Satterlee" w:date="2022-01-25T14:11:00Z">
        <w:r w:rsidDel="00E75022">
          <w:rPr>
            <w:rFonts w:ascii="Courier" w:hAnsi="Courier"/>
          </w:rPr>
          <w:delText xml:space="preserve">  </w:delText>
        </w:r>
      </w:del>
      <w:r>
        <w:rPr>
          <w:rFonts w:ascii="Courier" w:hAnsi="Courier"/>
        </w:rPr>
        <w:t xml:space="preserve">“PV-“ </w:t>
      </w:r>
      <w:r>
        <w:rPr>
          <w:rFonts w:ascii="Courier" w:hAnsi="Courier"/>
        </w:rPr>
        <w:br/>
        <w:t>_________</w:t>
      </w:r>
      <w:r w:rsidRPr="00785088">
        <w:rPr>
          <w:rFonts w:ascii="Courier" w:hAnsi="Courier"/>
        </w:rPr>
        <w:br/>
      </w:r>
    </w:p>
    <w:p w14:paraId="6B5ED188" w14:textId="2E3DBB55" w:rsidR="001A5CD4" w:rsidRPr="00595C52" w:rsidRDefault="00191B8A" w:rsidP="00595C52">
      <w:pPr>
        <w:pStyle w:val="ListParagraph"/>
        <w:numPr>
          <w:ilvl w:val="0"/>
          <w:numId w:val="44"/>
        </w:numPr>
        <w:rPr>
          <w:rFonts w:ascii="Courier" w:hAnsi="Courier"/>
        </w:rPr>
      </w:pPr>
      <w:r w:rsidRPr="00785088">
        <w:rPr>
          <w:rFonts w:ascii="Courier" w:hAnsi="Courier"/>
        </w:rPr>
        <w:t xml:space="preserve">Loosen screw and insert the </w:t>
      </w:r>
      <w:ins w:id="350" w:author="Chris Satterlee" w:date="2022-01-25T14:45:00Z">
        <w:r w:rsidR="00C13D15">
          <w:rPr>
            <w:rFonts w:ascii="Courier" w:hAnsi="Courier"/>
          </w:rPr>
          <w:t>other</w:t>
        </w:r>
      </w:ins>
      <w:del w:id="351" w:author="Chris Satterlee" w:date="2022-01-25T14:45:00Z">
        <w:r w:rsidRPr="00785088" w:rsidDel="00C13D15">
          <w:rPr>
            <w:rFonts w:ascii="Courier" w:hAnsi="Courier"/>
          </w:rPr>
          <w:delText>twisted/soldered</w:delText>
        </w:r>
      </w:del>
      <w:r w:rsidRPr="00785088">
        <w:rPr>
          <w:rFonts w:ascii="Courier" w:hAnsi="Courier"/>
        </w:rPr>
        <w:t xml:space="preserve"> end of the </w:t>
      </w:r>
      <w:r w:rsidR="001A5CD4" w:rsidRPr="00785088">
        <w:rPr>
          <w:rFonts w:ascii="Courier" w:hAnsi="Courier"/>
        </w:rPr>
        <w:t>load circuit wire</w:t>
      </w:r>
      <w:r w:rsidRPr="00785088">
        <w:rPr>
          <w:rFonts w:ascii="Courier" w:hAnsi="Courier"/>
        </w:rPr>
        <w:t xml:space="preserve"> from the red binding post into the adjacent hole of screw terminal J1 and tighten down the screw.</w:t>
      </w:r>
      <w:r w:rsidRPr="00785088">
        <w:rPr>
          <w:rFonts w:ascii="Courier" w:hAnsi="Courier"/>
        </w:rPr>
        <w:br/>
        <w:t xml:space="preserve">    </w:t>
      </w:r>
      <w:del w:id="352" w:author="Chris Satterlee" w:date="2022-01-25T14:12:00Z">
        <w:r w:rsidRPr="00785088" w:rsidDel="00E75022">
          <w:rPr>
            <w:rFonts w:ascii="Courier" w:hAnsi="Courier"/>
          </w:rPr>
          <w:delText xml:space="preserve">  </w:delText>
        </w:r>
      </w:del>
      <w:r w:rsidRPr="00785088">
        <w:rPr>
          <w:rFonts w:ascii="Courier" w:hAnsi="Courier"/>
        </w:rPr>
        <w:t>“PV</w:t>
      </w:r>
      <w:proofErr w:type="gramStart"/>
      <w:r w:rsidRPr="00785088">
        <w:rPr>
          <w:rFonts w:ascii="Courier" w:hAnsi="Courier"/>
        </w:rPr>
        <w:t>+“</w:t>
      </w:r>
      <w:proofErr w:type="gramEnd"/>
    </w:p>
    <w:p w14:paraId="2B3022B0" w14:textId="40D66542" w:rsidR="00326E27" w:rsidRPr="00191B8A" w:rsidRDefault="001A5CD4" w:rsidP="00191B8A">
      <w:pPr>
        <w:rPr>
          <w:rFonts w:ascii="Courier" w:hAnsi="Courier"/>
          <w:b/>
          <w:sz w:val="28"/>
          <w:szCs w:val="28"/>
        </w:rPr>
      </w:pPr>
      <w:r>
        <w:rPr>
          <w:rFonts w:ascii="Courier" w:hAnsi="Courier"/>
        </w:rPr>
        <w:t xml:space="preserve">     </w:t>
      </w:r>
      <w:r w:rsidRPr="001A5CD4">
        <w:rPr>
          <w:rFonts w:ascii="Courier" w:hAnsi="Courier"/>
        </w:rPr>
        <w:t>_________</w:t>
      </w:r>
      <w:r w:rsidR="00191B8A" w:rsidRPr="001A5CD4">
        <w:rPr>
          <w:rFonts w:ascii="Courier" w:hAnsi="Courier"/>
          <w:color w:val="FF0000"/>
        </w:rPr>
        <w:br/>
      </w:r>
      <w:r w:rsidR="00191B8A">
        <w:br/>
      </w:r>
    </w:p>
    <w:p w14:paraId="348AEAAC" w14:textId="7BF77901" w:rsidR="00191B8A" w:rsidRDefault="00191B8A" w:rsidP="00C83733">
      <w:pPr>
        <w:pStyle w:val="Heading1"/>
      </w:pPr>
      <w:bookmarkStart w:id="353" w:name="_Toc94015368"/>
      <w:bookmarkStart w:id="354" w:name="_Toc96871276"/>
      <w:r>
        <w:t>Check off-PCB connections</w:t>
      </w:r>
      <w:bookmarkEnd w:id="353"/>
      <w:bookmarkEnd w:id="354"/>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 xml:space="preserve">Use the drawing of off-PCB connections and double-check </w:t>
      </w:r>
      <w:proofErr w:type="gramStart"/>
      <w:r>
        <w:rPr>
          <w:rFonts w:ascii="Courier" w:hAnsi="Courier"/>
        </w:rPr>
        <w:t>that connections</w:t>
      </w:r>
      <w:proofErr w:type="gramEnd"/>
      <w:r>
        <w:rPr>
          <w:rFonts w:ascii="Courier" w:hAnsi="Courier"/>
        </w:rPr>
        <w:t xml:space="preserve">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355" w:name="_Toc94015369"/>
      <w:bookmarkStart w:id="356" w:name="_Toc96871277"/>
      <w:r>
        <w:lastRenderedPageBreak/>
        <w:t>Mate PCB with Arduino</w:t>
      </w:r>
      <w:bookmarkEnd w:id="355"/>
      <w:bookmarkEnd w:id="356"/>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2DC85636" w14:textId="2DE8F952" w:rsidR="00C83733" w:rsidRPr="00C83733" w:rsidRDefault="004B00B9" w:rsidP="00C83733">
      <w:pPr>
        <w:pStyle w:val="Heading1"/>
      </w:pPr>
      <w:bookmarkStart w:id="357" w:name="_Toc94015370"/>
      <w:bookmarkStart w:id="358" w:name="_Toc96871278"/>
      <w:r>
        <w:t>Smoke</w:t>
      </w:r>
      <w:r w:rsidR="00C83733">
        <w:t xml:space="preserve"> test</w:t>
      </w:r>
      <w:bookmarkEnd w:id="357"/>
      <w:bookmarkEnd w:id="358"/>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359" w:name="_Toc94015371"/>
      <w:bookmarkStart w:id="360" w:name="_Toc96871279"/>
      <w:r>
        <w:t>Load Arduino sketch</w:t>
      </w:r>
      <w:bookmarkEnd w:id="359"/>
      <w:bookmarkEnd w:id="360"/>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6F970C9A"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27" w:history="1">
        <w:r w:rsidR="00084A2B" w:rsidRPr="00595C52">
          <w:rPr>
            <w:rStyle w:val="Hyperlink"/>
            <w:rFonts w:ascii="Courier" w:hAnsi="Courier"/>
            <w:sz w:val="14"/>
            <w:szCs w:val="14"/>
          </w:rPr>
          <w:t>https://raw.githubusercontent.com/csatt/IV_Swinger/master/Arduino/IV_Swinger2/IV_Swinger2.ino</w:t>
        </w:r>
      </w:hyperlink>
      <w:r w:rsidR="00084A2B">
        <w:rPr>
          <w:rStyle w:val="Hyperlink"/>
          <w:rFonts w:ascii="Courier" w:hAnsi="Courier"/>
        </w:rPr>
        <w:br/>
      </w:r>
      <w:r>
        <w:rPr>
          <w:rFonts w:ascii="Courier" w:hAnsi="Courier"/>
        </w:rPr>
        <w:br/>
      </w:r>
      <w:hyperlink r:id="rId28"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361" w:name="_Toc94015372"/>
      <w:bookmarkStart w:id="362" w:name="_Toc96871280"/>
      <w:r>
        <w:t>Connect via IV Swinger 2 app</w:t>
      </w:r>
      <w:bookmarkEnd w:id="361"/>
      <w:bookmarkEnd w:id="362"/>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lastRenderedPageBreak/>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363" w:name="_Ref409343234"/>
      <w:bookmarkStart w:id="364" w:name="_Toc94015373"/>
      <w:bookmarkStart w:id="365" w:name="_Toc96871281"/>
      <w:r>
        <w:t>Apply resistor calibration</w:t>
      </w:r>
      <w:bookmarkEnd w:id="363"/>
      <w:bookmarkEnd w:id="364"/>
      <w:bookmarkEnd w:id="365"/>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5DA98485"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r w:rsidR="00C13D15">
        <w:rPr>
          <w:rFonts w:ascii="Courier" w:hAnsi="Courier"/>
        </w:rPr>
        <w:t>Step 7:</w:t>
      </w:r>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C13D15">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C13D15">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366" w:name="_Ref411594434"/>
      <w:bookmarkStart w:id="367" w:name="_Ref411594441"/>
      <w:bookmarkStart w:id="368" w:name="_Toc94015374"/>
      <w:bookmarkStart w:id="369" w:name="_Toc96871282"/>
      <w:r>
        <w:t>Sanity tests</w:t>
      </w:r>
      <w:bookmarkEnd w:id="366"/>
      <w:bookmarkEnd w:id="367"/>
      <w:bookmarkEnd w:id="368"/>
      <w:bookmarkEnd w:id="369"/>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t>
      </w:r>
      <w:r>
        <w:rPr>
          <w:rFonts w:ascii="Courier" w:hAnsi="Courier"/>
        </w:rPr>
        <w:lastRenderedPageBreak/>
        <w:t xml:space="preserve">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6C322CBE"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 xml:space="preserve">Voc is zero volts” </w:t>
      </w:r>
      <w:ins w:id="370" w:author="Chris Satterlee" w:date="2022-01-25T14:13:00Z">
        <w:r w:rsidR="00E75022">
          <w:rPr>
            <w:rFonts w:ascii="Courier" w:hAnsi="Courier"/>
          </w:rPr>
          <w:t>or “</w:t>
        </w:r>
        <w:r w:rsidR="00E75022" w:rsidRPr="004B00B9">
          <w:rPr>
            <w:rFonts w:ascii="Courier" w:hAnsi="Courier"/>
          </w:rPr>
          <w:t>ERROR: Timed out polling for stable Isc</w:t>
        </w:r>
        <w:r w:rsidR="00E75022">
          <w:rPr>
            <w:rFonts w:ascii="Courier" w:hAnsi="Courier"/>
          </w:rPr>
          <w:t xml:space="preserve">”, </w:t>
        </w:r>
      </w:ins>
      <w:r>
        <w:rPr>
          <w:rFonts w:ascii="Courier" w:hAnsi="Courier"/>
        </w:rPr>
        <w:t>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526780C4" w:rsidR="004B00B9" w:rsidDel="00E75022" w:rsidRDefault="004B00B9" w:rsidP="004B00B9">
      <w:pPr>
        <w:pStyle w:val="ListParagraph"/>
        <w:numPr>
          <w:ilvl w:val="0"/>
          <w:numId w:val="51"/>
        </w:numPr>
        <w:rPr>
          <w:del w:id="371" w:author="Chris Satterlee" w:date="2022-01-25T14:13:00Z"/>
          <w:rFonts w:ascii="Courier" w:hAnsi="Courier"/>
        </w:rPr>
      </w:pPr>
      <w:del w:id="372" w:author="Chris Satterlee" w:date="2022-01-25T14:13:00Z">
        <w:r w:rsidDel="00E75022">
          <w:rPr>
            <w:rFonts w:ascii="Courier" w:hAnsi="Courier"/>
          </w:rPr>
          <w:delText>If you get an error dialog that says: “</w:delText>
        </w:r>
        <w:r w:rsidRPr="004B00B9" w:rsidDel="00E75022">
          <w:rPr>
            <w:rFonts w:ascii="Courier" w:hAnsi="Courier"/>
          </w:rPr>
          <w:delText>ERROR: Timed out polling for stable Isc</w:delText>
        </w:r>
        <w:r w:rsidDel="00E75022">
          <w:rPr>
            <w:rFonts w:ascii="Courier" w:hAnsi="Courier"/>
          </w:rPr>
          <w:delText>”</w:delText>
        </w:r>
      </w:del>
    </w:p>
    <w:p w14:paraId="2C8DCD6B" w14:textId="67C3C601" w:rsidR="004B00B9" w:rsidRPr="004B00B9" w:rsidDel="00E75022" w:rsidRDefault="004B00B9" w:rsidP="004B00B9">
      <w:pPr>
        <w:rPr>
          <w:del w:id="373" w:author="Chris Satterlee" w:date="2022-01-25T14:13:00Z"/>
          <w:rFonts w:ascii="Courier" w:hAnsi="Courier"/>
        </w:rPr>
      </w:pPr>
    </w:p>
    <w:p w14:paraId="0E5D5492" w14:textId="6805E50A" w:rsidR="004B00B9" w:rsidRPr="004B00B9" w:rsidDel="00E75022" w:rsidRDefault="004B00B9" w:rsidP="004B00B9">
      <w:pPr>
        <w:pStyle w:val="ListParagraph"/>
        <w:numPr>
          <w:ilvl w:val="0"/>
          <w:numId w:val="77"/>
        </w:numPr>
        <w:ind w:left="1440"/>
        <w:rPr>
          <w:del w:id="374" w:author="Chris Satterlee" w:date="2022-01-25T14:13:00Z"/>
          <w:rFonts w:ascii="Courier" w:hAnsi="Courier"/>
        </w:rPr>
      </w:pPr>
      <w:del w:id="375" w:author="Chris Satterlee" w:date="2022-01-25T14:13:00Z">
        <w:r w:rsidDel="00E75022">
          <w:rPr>
            <w:rFonts w:ascii="Courier" w:hAnsi="Courier"/>
          </w:rPr>
          <w:delText>Click on Preferences, c</w:delText>
        </w:r>
        <w:r w:rsidRPr="004B00B9" w:rsidDel="00E75022">
          <w:rPr>
            <w:rFonts w:ascii="Courier" w:hAnsi="Courier"/>
          </w:rPr>
          <w:delText>lick on Arduino tab</w:delText>
        </w:r>
        <w:r w:rsidDel="00E75022">
          <w:rPr>
            <w:rFonts w:ascii="Courier" w:hAnsi="Courier"/>
          </w:rPr>
          <w:delText>, c</w:delText>
        </w:r>
        <w:r w:rsidRPr="004B00B9" w:rsidDel="00E75022">
          <w:rPr>
            <w:rFonts w:ascii="Courier" w:hAnsi="Courier"/>
          </w:rPr>
          <w:delText>hange value of “Isc stable ADC” to 500</w:delText>
        </w:r>
        <w:r w:rsidDel="00E75022">
          <w:rPr>
            <w:rFonts w:ascii="Courier" w:hAnsi="Courier"/>
          </w:rPr>
          <w:delText>, click OK</w:delText>
        </w:r>
      </w:del>
    </w:p>
    <w:p w14:paraId="44DC20DD" w14:textId="45309C01" w:rsidR="004B00B9" w:rsidRPr="004B00B9" w:rsidDel="00E75022" w:rsidRDefault="004B00B9" w:rsidP="004B00B9">
      <w:pPr>
        <w:ind w:left="1080"/>
        <w:rPr>
          <w:del w:id="376" w:author="Chris Satterlee" w:date="2022-01-25T14:13:00Z"/>
          <w:rFonts w:ascii="Courier" w:hAnsi="Courier"/>
        </w:rPr>
      </w:pPr>
    </w:p>
    <w:p w14:paraId="0F8798EF" w14:textId="78D0654A" w:rsidR="004B00B9" w:rsidDel="00E75022" w:rsidRDefault="004B00B9" w:rsidP="004B00B9">
      <w:pPr>
        <w:pStyle w:val="ListParagraph"/>
        <w:numPr>
          <w:ilvl w:val="0"/>
          <w:numId w:val="77"/>
        </w:numPr>
        <w:ind w:left="1440"/>
        <w:rPr>
          <w:del w:id="377" w:author="Chris Satterlee" w:date="2022-01-25T14:13:00Z"/>
          <w:rFonts w:ascii="Courier" w:hAnsi="Courier"/>
        </w:rPr>
      </w:pPr>
      <w:del w:id="378" w:author="Chris Satterlee" w:date="2022-01-25T14:13:00Z">
        <w:r w:rsidDel="00E75022">
          <w:rPr>
            <w:rFonts w:ascii="Courier" w:hAnsi="Courier"/>
          </w:rPr>
          <w:delText>Retry the battery test; it should work</w:delText>
        </w:r>
      </w:del>
    </w:p>
    <w:p w14:paraId="626C39C0" w14:textId="6DCAC77C" w:rsidR="004B00B9" w:rsidRPr="004B00B9" w:rsidDel="00E75022" w:rsidRDefault="004B00B9" w:rsidP="004B00B9">
      <w:pPr>
        <w:ind w:left="1080"/>
        <w:rPr>
          <w:del w:id="379" w:author="Chris Satterlee" w:date="2022-01-25T14:13:00Z"/>
          <w:rFonts w:ascii="Courier" w:hAnsi="Courier"/>
        </w:rPr>
      </w:pPr>
    </w:p>
    <w:p w14:paraId="5876FB4A" w14:textId="48B669B1" w:rsidR="004B00B9" w:rsidRPr="004B00B9" w:rsidDel="00E75022" w:rsidRDefault="004B00B9" w:rsidP="004B00B9">
      <w:pPr>
        <w:pStyle w:val="ListParagraph"/>
        <w:numPr>
          <w:ilvl w:val="0"/>
          <w:numId w:val="77"/>
        </w:numPr>
        <w:ind w:left="1440"/>
        <w:rPr>
          <w:del w:id="380" w:author="Chris Satterlee" w:date="2022-01-25T14:13:00Z"/>
          <w:rFonts w:ascii="Courier" w:hAnsi="Courier"/>
        </w:rPr>
      </w:pPr>
      <w:del w:id="381" w:author="Chris Satterlee" w:date="2022-01-25T14:13:00Z">
        <w:r w:rsidDel="00E75022">
          <w:rPr>
            <w:rFonts w:ascii="Courier" w:hAnsi="Courier"/>
          </w:rPr>
          <w:delText>Click on Preferences, c</w:delText>
        </w:r>
        <w:r w:rsidRPr="004B00B9" w:rsidDel="00E75022">
          <w:rPr>
            <w:rFonts w:ascii="Courier" w:hAnsi="Courier"/>
          </w:rPr>
          <w:delText>lick on Arduino tab</w:delText>
        </w:r>
        <w:r w:rsidDel="00E75022">
          <w:rPr>
            <w:rFonts w:ascii="Courier" w:hAnsi="Courier"/>
          </w:rPr>
          <w:delText>, click on “Restore Defaults”, click OK</w:delText>
        </w:r>
      </w:del>
    </w:p>
    <w:p w14:paraId="4231B3B9" w14:textId="1E747273" w:rsidR="004B00B9" w:rsidRPr="001A5CD4" w:rsidRDefault="004B00B9" w:rsidP="001A5CD4">
      <w:pPr>
        <w:ind w:left="1080"/>
        <w:rPr>
          <w:rFonts w:ascii="Courier" w:hAnsi="Courier"/>
        </w:rPr>
      </w:pPr>
    </w:p>
    <w:p w14:paraId="19BE6606" w14:textId="6B63A3D4" w:rsidR="00F04FF2" w:rsidRPr="00C83733" w:rsidRDefault="00C83733" w:rsidP="00C83733">
      <w:pPr>
        <w:pStyle w:val="Heading1"/>
      </w:pPr>
      <w:bookmarkStart w:id="382" w:name="_Toc94015375"/>
      <w:bookmarkStart w:id="383" w:name="_Toc96871283"/>
      <w:r>
        <w:t>Prepare for case and final assembly</w:t>
      </w:r>
      <w:bookmarkEnd w:id="382"/>
      <w:bookmarkEnd w:id="383"/>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lastRenderedPageBreak/>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384" w:name="_Toc94015376"/>
      <w:bookmarkStart w:id="385" w:name="_Toc96871284"/>
      <w:r>
        <w:t>Mark holes for Arduino standoffs</w:t>
      </w:r>
      <w:bookmarkEnd w:id="384"/>
      <w:bookmarkEnd w:id="385"/>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lastRenderedPageBreak/>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386" w:name="_Toc94015377"/>
      <w:bookmarkStart w:id="387" w:name="_Toc96871285"/>
      <w:r>
        <w:t>Mark holes for binding posts</w:t>
      </w:r>
      <w:bookmarkEnd w:id="386"/>
      <w:bookmarkEnd w:id="387"/>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lastRenderedPageBreak/>
        <w:br/>
      </w:r>
    </w:p>
    <w:p w14:paraId="5A45C8D4" w14:textId="09A5EDD3" w:rsidR="006647B9" w:rsidRPr="006A0897" w:rsidRDefault="00191B8A" w:rsidP="00C83733">
      <w:pPr>
        <w:pStyle w:val="Heading1"/>
      </w:pPr>
      <w:bookmarkStart w:id="388" w:name="_Toc94015378"/>
      <w:bookmarkStart w:id="389" w:name="_Toc96871286"/>
      <w:r>
        <w:t xml:space="preserve">Drill </w:t>
      </w:r>
      <w:r w:rsidR="00C83733">
        <w:t>marked holes</w:t>
      </w:r>
      <w:bookmarkEnd w:id="388"/>
      <w:bookmarkEnd w:id="389"/>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390" w:name="_Toc94015379"/>
      <w:bookmarkStart w:id="391" w:name="_Toc96871287"/>
      <w:r>
        <w:lastRenderedPageBreak/>
        <w:t>Install binding posts</w:t>
      </w:r>
      <w:bookmarkEnd w:id="390"/>
      <w:bookmarkEnd w:id="391"/>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392" w:name="_Toc94015380"/>
      <w:bookmarkStart w:id="393" w:name="_Toc96871288"/>
      <w:r>
        <w:t>Install Arduino and PCB</w:t>
      </w:r>
      <w:bookmarkEnd w:id="392"/>
      <w:bookmarkEnd w:id="393"/>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r>
      <w:r>
        <w:rPr>
          <w:rFonts w:ascii="Courier" w:hAnsi="Courier"/>
        </w:rPr>
        <w:lastRenderedPageBreak/>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394" w:name="_Toc94015381"/>
      <w:bookmarkStart w:id="395" w:name="_Toc96871289"/>
      <w:r>
        <w:t>Restore</w:t>
      </w:r>
      <w:r w:rsidR="00C83733">
        <w:t xml:space="preserve"> binding post connections</w:t>
      </w:r>
      <w:bookmarkEnd w:id="394"/>
      <w:bookmarkEnd w:id="395"/>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396" w:name="_Toc94015382"/>
      <w:bookmarkStart w:id="397" w:name="_Toc96871290"/>
      <w:r>
        <w:t>Drill USB connector hole</w:t>
      </w:r>
      <w:bookmarkEnd w:id="396"/>
      <w:bookmarkEnd w:id="397"/>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lastRenderedPageBreak/>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398" w:name="_Toc94015383"/>
      <w:bookmarkStart w:id="399" w:name="_Toc96871291"/>
      <w:r>
        <w:t>Make PV cables</w:t>
      </w:r>
      <w:bookmarkEnd w:id="398"/>
      <w:bookmarkEnd w:id="399"/>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w:t>
      </w:r>
      <w:r w:rsidRPr="008A50EA">
        <w:rPr>
          <w:rFonts w:ascii="Courier" w:hAnsi="Courier" w:cs="Arial"/>
          <w:sz w:val="24"/>
          <w:szCs w:val="24"/>
        </w:rPr>
        <w:lastRenderedPageBreak/>
        <w:t>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400" w:name="_Toc94015384"/>
      <w:bookmarkStart w:id="401" w:name="_Toc96871292"/>
      <w:r>
        <w:t>Final test</w:t>
      </w:r>
      <w:bookmarkEnd w:id="400"/>
      <w:bookmarkEnd w:id="401"/>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6E3057CA" w:rsidR="00EC0572" w:rsidRPr="00EC0572" w:rsidRDefault="00595C52" w:rsidP="00EC0572">
      <w:pPr>
        <w:rPr>
          <w:rFonts w:ascii="Courier" w:hAnsi="Courier"/>
        </w:rPr>
      </w:pPr>
      <w:r>
        <w:rPr>
          <w:rFonts w:ascii="Courier" w:hAnsi="Courier"/>
        </w:rPr>
        <w:t>Repeat the tests you did in “</w:t>
      </w:r>
      <w:r>
        <w:rPr>
          <w:rFonts w:ascii="Courier" w:hAnsi="Courier"/>
        </w:rPr>
        <w:fldChar w:fldCharType="begin"/>
      </w:r>
      <w:r>
        <w:rPr>
          <w:rFonts w:ascii="Courier" w:hAnsi="Courier"/>
        </w:rPr>
        <w:instrText xml:space="preserve"> REF _Ref411594434 \r \h </w:instrText>
      </w:r>
      <w:r>
        <w:rPr>
          <w:rFonts w:ascii="Courier" w:hAnsi="Courier"/>
        </w:rPr>
      </w:r>
      <w:r>
        <w:rPr>
          <w:rFonts w:ascii="Courier" w:hAnsi="Courier"/>
        </w:rPr>
        <w:fldChar w:fldCharType="separate"/>
      </w:r>
      <w:r w:rsidR="00C13D15">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r>
        <w:rPr>
          <w:rFonts w:ascii="Courier" w:hAnsi="Courier"/>
        </w:rPr>
        <w:fldChar w:fldCharType="separate"/>
      </w:r>
      <w:r w:rsidR="00C13D15">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2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BEF2" w14:textId="77777777" w:rsidR="004D2AD7" w:rsidRDefault="004D2AD7" w:rsidP="0010589F">
      <w:r>
        <w:separator/>
      </w:r>
    </w:p>
  </w:endnote>
  <w:endnote w:type="continuationSeparator" w:id="0">
    <w:p w14:paraId="5434CEE8" w14:textId="77777777" w:rsidR="004D2AD7" w:rsidRDefault="004D2AD7"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E0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24DC9" w14:textId="77777777" w:rsidR="004D2AD7" w:rsidRDefault="004D2AD7" w:rsidP="0010589F">
      <w:r>
        <w:separator/>
      </w:r>
    </w:p>
  </w:footnote>
  <w:footnote w:type="continuationSeparator" w:id="0">
    <w:p w14:paraId="0171A337" w14:textId="77777777" w:rsidR="004D2AD7" w:rsidRDefault="004D2AD7"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Satterlee">
    <w15:presenceInfo w15:providerId="Windows Live" w15:userId="6b7bc3c03dc094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7723"/>
    <w:rsid w:val="00020E53"/>
    <w:rsid w:val="00026A66"/>
    <w:rsid w:val="00033255"/>
    <w:rsid w:val="00036ED1"/>
    <w:rsid w:val="00042397"/>
    <w:rsid w:val="00084A2B"/>
    <w:rsid w:val="00087094"/>
    <w:rsid w:val="0009613E"/>
    <w:rsid w:val="00096DBE"/>
    <w:rsid w:val="000B58F5"/>
    <w:rsid w:val="000C6157"/>
    <w:rsid w:val="000D1E3C"/>
    <w:rsid w:val="000E711B"/>
    <w:rsid w:val="000F65B6"/>
    <w:rsid w:val="000F68E7"/>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26E27"/>
    <w:rsid w:val="003328FA"/>
    <w:rsid w:val="00361441"/>
    <w:rsid w:val="00365B03"/>
    <w:rsid w:val="00385AC8"/>
    <w:rsid w:val="00392A9A"/>
    <w:rsid w:val="00395E4A"/>
    <w:rsid w:val="003B1E0C"/>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C1DF7"/>
    <w:rsid w:val="004D2AD7"/>
    <w:rsid w:val="004D3FCB"/>
    <w:rsid w:val="004F7B6F"/>
    <w:rsid w:val="00500B3F"/>
    <w:rsid w:val="005130CA"/>
    <w:rsid w:val="00516EAB"/>
    <w:rsid w:val="005203DC"/>
    <w:rsid w:val="005220A6"/>
    <w:rsid w:val="005246AB"/>
    <w:rsid w:val="00531850"/>
    <w:rsid w:val="00532279"/>
    <w:rsid w:val="00550BBF"/>
    <w:rsid w:val="005774B2"/>
    <w:rsid w:val="005853C9"/>
    <w:rsid w:val="0059303A"/>
    <w:rsid w:val="00595C52"/>
    <w:rsid w:val="005A7569"/>
    <w:rsid w:val="005B0058"/>
    <w:rsid w:val="005C33BB"/>
    <w:rsid w:val="005E44DF"/>
    <w:rsid w:val="005E6199"/>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6F37FF"/>
    <w:rsid w:val="00711212"/>
    <w:rsid w:val="007370D8"/>
    <w:rsid w:val="00745603"/>
    <w:rsid w:val="00780644"/>
    <w:rsid w:val="00785088"/>
    <w:rsid w:val="007859AF"/>
    <w:rsid w:val="00785E25"/>
    <w:rsid w:val="007B506C"/>
    <w:rsid w:val="007B5C9C"/>
    <w:rsid w:val="007D32F6"/>
    <w:rsid w:val="007E1521"/>
    <w:rsid w:val="007E6F65"/>
    <w:rsid w:val="007F5169"/>
    <w:rsid w:val="00844FB9"/>
    <w:rsid w:val="00860A5A"/>
    <w:rsid w:val="00863F06"/>
    <w:rsid w:val="00866F54"/>
    <w:rsid w:val="008A01B4"/>
    <w:rsid w:val="008A1BC6"/>
    <w:rsid w:val="008A50EA"/>
    <w:rsid w:val="008C5830"/>
    <w:rsid w:val="008D293F"/>
    <w:rsid w:val="008F696F"/>
    <w:rsid w:val="009270F5"/>
    <w:rsid w:val="00940838"/>
    <w:rsid w:val="009824A9"/>
    <w:rsid w:val="00987002"/>
    <w:rsid w:val="00992517"/>
    <w:rsid w:val="009A0D04"/>
    <w:rsid w:val="009D523C"/>
    <w:rsid w:val="009E34EE"/>
    <w:rsid w:val="00A02B8C"/>
    <w:rsid w:val="00A041BC"/>
    <w:rsid w:val="00A214AE"/>
    <w:rsid w:val="00A24C10"/>
    <w:rsid w:val="00A31620"/>
    <w:rsid w:val="00A75946"/>
    <w:rsid w:val="00A815D8"/>
    <w:rsid w:val="00A962A4"/>
    <w:rsid w:val="00AA3975"/>
    <w:rsid w:val="00AC2C68"/>
    <w:rsid w:val="00AC3CCB"/>
    <w:rsid w:val="00AD01D7"/>
    <w:rsid w:val="00AE277E"/>
    <w:rsid w:val="00B15D86"/>
    <w:rsid w:val="00B3429E"/>
    <w:rsid w:val="00B36F70"/>
    <w:rsid w:val="00B421DA"/>
    <w:rsid w:val="00B54DCE"/>
    <w:rsid w:val="00B82E34"/>
    <w:rsid w:val="00B91C75"/>
    <w:rsid w:val="00BE08E1"/>
    <w:rsid w:val="00BF68B3"/>
    <w:rsid w:val="00C13D15"/>
    <w:rsid w:val="00C268C6"/>
    <w:rsid w:val="00C30382"/>
    <w:rsid w:val="00C52B60"/>
    <w:rsid w:val="00C625DF"/>
    <w:rsid w:val="00C73815"/>
    <w:rsid w:val="00C73CE7"/>
    <w:rsid w:val="00C83733"/>
    <w:rsid w:val="00CA49DA"/>
    <w:rsid w:val="00CE10E8"/>
    <w:rsid w:val="00CF7C8E"/>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75022"/>
    <w:rsid w:val="00E820DC"/>
    <w:rsid w:val="00E837A5"/>
    <w:rsid w:val="00E96AE4"/>
    <w:rsid w:val="00EC0572"/>
    <w:rsid w:val="00ED341F"/>
    <w:rsid w:val="00EE0200"/>
    <w:rsid w:val="00EE1C70"/>
    <w:rsid w:val="00F04FF2"/>
    <w:rsid w:val="00F10396"/>
    <w:rsid w:val="00F10DA3"/>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047449AA-8EDA-604A-B841-A2A16CA1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E75022"/>
    <w:pPr>
      <w:pBdr>
        <w:bottom w:val="single" w:sz="8" w:space="4" w:color="4F81BD" w:themeColor="accent1"/>
      </w:pBdr>
      <w:tabs>
        <w:tab w:val="left" w:pos="1278"/>
      </w:tabs>
      <w:spacing w:after="300"/>
      <w:contextualSpacing/>
      <w:pPrChange w:id="0" w:author="Chris Satterlee" w:date="2022-01-25T13:56:00Z">
        <w:pPr>
          <w:pBdr>
            <w:bottom w:val="single" w:sz="8" w:space="4" w:color="4F81BD" w:themeColor="accent1"/>
          </w:pBdr>
          <w:tabs>
            <w:tab w:val="left" w:pos="1278"/>
          </w:tabs>
          <w:spacing w:after="300"/>
          <w:contextualSpacing/>
        </w:pPr>
      </w:pPrChange>
    </w:pPr>
    <w:rPr>
      <w:rFonts w:asciiTheme="majorHAnsi" w:eastAsiaTheme="majorEastAsia" w:hAnsiTheme="majorHAnsi" w:cstheme="majorBidi"/>
      <w:color w:val="17365D" w:themeColor="text2" w:themeShade="BF"/>
      <w:spacing w:val="5"/>
      <w:kern w:val="28"/>
      <w:sz w:val="96"/>
      <w:szCs w:val="52"/>
      <w:rPrChange w:id="0" w:author="Chris Satterlee" w:date="2022-01-25T13:56:00Z">
        <w:rPr>
          <w:rFonts w:asciiTheme="majorHAnsi" w:eastAsiaTheme="majorEastAsia" w:hAnsiTheme="majorHAnsi" w:cstheme="majorBidi"/>
          <w:color w:val="17365D" w:themeColor="text2" w:themeShade="BF"/>
          <w:spacing w:val="5"/>
          <w:kern w:val="28"/>
          <w:sz w:val="96"/>
          <w:szCs w:val="52"/>
          <w:lang w:val="en-US" w:eastAsia="en-US" w:bidi="ar-SA"/>
        </w:rPr>
      </w:rPrChange>
    </w:rPr>
  </w:style>
  <w:style w:type="character" w:customStyle="1" w:styleId="TitleChar">
    <w:name w:val="Title Char"/>
    <w:basedOn w:val="DefaultParagraphFont"/>
    <w:link w:val="Title"/>
    <w:uiPriority w:val="10"/>
    <w:rsid w:val="00E75022"/>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E75022"/>
  </w:style>
  <w:style w:type="character" w:styleId="UnresolvedMention">
    <w:name w:val="Unresolved Mention"/>
    <w:basedOn w:val="DefaultParagraphFont"/>
    <w:uiPriority w:val="99"/>
    <w:semiHidden/>
    <w:unhideWhenUsed/>
    <w:rsid w:val="00B36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structables.com" TargetMode="External"/><Relationship Id="rId18" Type="http://schemas.openxmlformats.org/officeDocument/2006/relationships/hyperlink" Target="https://github.com/csatt/IV_Swinger/releases" TargetMode="External"/><Relationship Id="rId26" Type="http://schemas.openxmlformats.org/officeDocument/2006/relationships/hyperlink" Target="https://www.instructables.com/id/Cleaning-up-your-PCB/" TargetMode="External"/><Relationship Id="rId3" Type="http://schemas.openxmlformats.org/officeDocument/2006/relationships/styles" Target="styles.xml"/><Relationship Id="rId21" Type="http://schemas.openxmlformats.org/officeDocument/2006/relationships/hyperlink" Target="https://www.pcbway.com/project/shareproject/W112835ASU2_IV_Swinger_2_ss_mod_RevB_2018_12_04.html" TargetMode="Externa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www.arduino.cc/en/Main/Software" TargetMode="External"/><Relationship Id="rId25" Type="http://schemas.openxmlformats.org/officeDocument/2006/relationships/hyperlink" Target="https://learn.adafruit.com/adafruit-guide-excellent-soldering/common-problem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satt/IV_Swinger/raw/master/PCB/IV_Swinger_2_ss_mod/PDF/IV_Swinger_2_ss_mod_sch.pdf" TargetMode="External"/><Relationship Id="rId20" Type="http://schemas.openxmlformats.org/officeDocument/2006/relationships/hyperlink" Target="https://www.pcbway.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www.arduino.cc/en/Main/Contribut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instructables.com/id/IV-Swinger-2-a-50-IV-Curve-Tracer" TargetMode="External"/><Relationship Id="rId23" Type="http://schemas.openxmlformats.org/officeDocument/2006/relationships/hyperlink" Target="https://github.com/csatt/IV_Swinger/raw/master/PCB/BOM/ssr_mod_BOM.pdf" TargetMode="External"/><Relationship Id="rId28" Type="http://schemas.openxmlformats.org/officeDocument/2006/relationships/hyperlink" Target="https://raw.githubusercontent.com/csatt/IV_Swinger/master/Arduino/IV_Swinger2/IV_Swinger2.ino" TargetMode="External"/><Relationship Id="rId10" Type="http://schemas.openxmlformats.org/officeDocument/2006/relationships/hyperlink" Target="http://www.tapr.org/OHL" TargetMode="External"/><Relationship Id="rId19" Type="http://schemas.openxmlformats.org/officeDocument/2006/relationships/hyperlink" Target="https://oshpark.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instructables.com/id/IV-Swinger-2-a-50-IV-Curve-Tracer" TargetMode="External"/><Relationship Id="rId22" Type="http://schemas.openxmlformats.org/officeDocument/2006/relationships/hyperlink" Target="https://www.pcbway.com/project/shareproject/W112835ASU2_IV_Swinger_2_ss_mod_RevB_2018_12_04.html" TargetMode="External"/><Relationship Id="rId27" Type="http://schemas.openxmlformats.org/officeDocument/2006/relationships/hyperlink" Target="https://raw.githubusercontent.com/csatt/IV_Swinger/master/Arduino/IV_Swinger2/IV_Swinger2.ino" TargetMode="Externa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25FA1-762D-774A-B005-CB51F70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32</Pages>
  <Words>5971</Words>
  <Characters>34037</Characters>
  <Application>Microsoft Office Word</Application>
  <DocSecurity>0</DocSecurity>
  <Lines>283</Lines>
  <Paragraphs>79</Paragraphs>
  <ScaleCrop>false</ScaleCrop>
  <Company/>
  <LinksUpToDate>false</LinksUpToDate>
  <CharactersWithSpaces>39929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104</cp:revision>
  <cp:lastPrinted>2019-02-13T02:50:00Z</cp:lastPrinted>
  <dcterms:created xsi:type="dcterms:W3CDTF">2017-03-27T20:30:00Z</dcterms:created>
  <dcterms:modified xsi:type="dcterms:W3CDTF">2022-02-28T00:21:00Z</dcterms:modified>
</cp:coreProperties>
</file>