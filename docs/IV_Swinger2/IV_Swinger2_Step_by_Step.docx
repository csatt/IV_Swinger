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 xml:space="preserve">Swinger </w:t>
      </w:r>
      <w:bookmarkStart w:id="0" w:name="_GoBack"/>
      <w:bookmarkEnd w:id="0"/>
      <w:r w:rsidRPr="0059303A">
        <w:rPr>
          <w:rFonts w:ascii="Cambria" w:hAnsi="Cambria"/>
        </w:rPr>
        <w:t>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39FE6CAF" w14:textId="1B294A19" w:rsidR="0059303A" w:rsidRDefault="0059303A" w:rsidP="0059303A">
      <w:pPr>
        <w:pStyle w:val="Subtitle"/>
        <w:rPr>
          <w:sz w:val="52"/>
          <w:szCs w:val="52"/>
        </w:rPr>
      </w:pPr>
      <w:r>
        <w:t xml:space="preserve">   </w:t>
      </w:r>
      <w:r>
        <w:rPr>
          <w:sz w:val="52"/>
          <w:szCs w:val="52"/>
        </w:rPr>
        <w:t>Step-by-step Construction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24772C08" w:rsidR="0059303A" w:rsidRDefault="00EE1C70" w:rsidP="0059303A">
      <w:r>
        <w:t>Document Revision: 1.0</w:t>
      </w:r>
      <w:ins w:id="1" w:author="Cindy W" w:date="2017-11-12T14:39:00Z">
        <w:r w:rsidR="008C5830">
          <w:t>2</w:t>
        </w:r>
      </w:ins>
      <w:del w:id="2" w:author="Cindy W" w:date="2017-11-12T14:39:00Z">
        <w:r w:rsidDel="008C5830">
          <w:delText>1</w:delText>
        </w:r>
      </w:del>
      <w:r w:rsidR="0059303A">
        <w:t xml:space="preserve">  (</w:t>
      </w:r>
      <w:ins w:id="3" w:author="Cindy W" w:date="2017-11-28T17:49:00Z">
        <w:r w:rsidR="00007723">
          <w:t>28</w:t>
        </w:r>
      </w:ins>
      <w:del w:id="4" w:author="Cindy W" w:date="2017-11-28T17:49:00Z">
        <w:r w:rsidDel="00007723">
          <w:delText>1</w:delText>
        </w:r>
      </w:del>
      <w:del w:id="5" w:author="Cindy W" w:date="2017-11-12T14:39:00Z">
        <w:r w:rsidDel="008C5830">
          <w:delText>7</w:delText>
        </w:r>
      </w:del>
      <w:r w:rsidR="0059303A">
        <w:t>-</w:t>
      </w:r>
      <w:ins w:id="6" w:author="Cindy W" w:date="2017-11-12T14:39:00Z">
        <w:r w:rsidR="008C5830">
          <w:t>Nov</w:t>
        </w:r>
      </w:ins>
      <w:del w:id="7" w:author="Cindy W" w:date="2017-11-12T14:39:00Z">
        <w:r w:rsidR="00C83733" w:rsidDel="008C5830">
          <w:delText>May</w:delText>
        </w:r>
      </w:del>
      <w:r w:rsidR="0059303A">
        <w:t>, 2017)</w:t>
      </w:r>
      <w:r w:rsidR="0059303A">
        <w:tab/>
      </w:r>
      <w:r w:rsidR="0059303A">
        <w:tab/>
      </w:r>
      <w:r w:rsidR="0059303A">
        <w:tab/>
        <w:t>Chris Satterlee</w:t>
      </w:r>
    </w:p>
    <w:p w14:paraId="6FD97E63" w14:textId="77777777" w:rsidR="0059303A" w:rsidRDefault="0059303A" w:rsidP="0059303A"/>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24154BB1" w:rsidR="0059303A" w:rsidRDefault="0059303A" w:rsidP="00153373">
            <w:r>
              <w:rPr>
                <w:noProof/>
              </w:rPr>
              <w:drawing>
                <wp:inline distT="0" distB="0" distL="0" distR="0" wp14:anchorId="60057F38" wp14:editId="4F6BDEB7">
                  <wp:extent cx="5486400" cy="445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connections.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45706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7F896DC0" w:rsidR="00C83733" w:rsidRPr="00C83733" w:rsidRDefault="00C83733" w:rsidP="00C83733">
      <w:pPr>
        <w:rPr>
          <w:rFonts w:ascii="Courier" w:hAnsi="Courier"/>
        </w:rPr>
      </w:pPr>
      <w:r>
        <w:br w:type="page"/>
      </w:r>
      <w:r w:rsidRPr="00274C7A">
        <w:lastRenderedPageBreak/>
        <w:t>Copyright (C) 2017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r w:rsidR="00A02B8C">
        <w:fldChar w:fldCharType="begin"/>
      </w:r>
      <w:r w:rsidR="00A02B8C">
        <w:instrText xml:space="preserve"> HYPERLINK "http://www.tapr.org/OHL" </w:instrText>
      </w:r>
      <w:ins w:id="8" w:author="Cindy W" w:date="2017-11-28T18:42:00Z"/>
      <w:r w:rsidR="00A02B8C">
        <w:fldChar w:fldCharType="separate"/>
      </w:r>
      <w:r w:rsidRPr="00274C7A">
        <w:rPr>
          <w:rStyle w:val="Hyperlink"/>
        </w:rPr>
        <w:t>http://www.tapr.org/OHL</w:t>
      </w:r>
      <w:r w:rsidR="00A02B8C">
        <w:rPr>
          <w:rStyle w:val="Hyperlink"/>
        </w:rPr>
        <w:fldChar w:fldCharType="end"/>
      </w:r>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r w:rsidR="00A02B8C">
        <w:fldChar w:fldCharType="begin"/>
      </w:r>
      <w:r w:rsidR="00A02B8C">
        <w:instrText xml:space="preserve"> HYPERLINK "http://www.gnu.org/licenses" </w:instrText>
      </w:r>
      <w:ins w:id="9" w:author="Cindy W" w:date="2017-11-28T18:42:00Z"/>
      <w:r w:rsidR="00A02B8C">
        <w:fldChar w:fldCharType="separate"/>
      </w:r>
      <w:r w:rsidRPr="00274C7A">
        <w:rPr>
          <w:rStyle w:val="Hyperlink"/>
        </w:rPr>
        <w:t>http://www.gnu.org/licenses</w:t>
      </w:r>
      <w:r w:rsidR="00A02B8C">
        <w:rPr>
          <w:rStyle w:val="Hyperlink"/>
        </w:rPr>
        <w:fldChar w:fldCharType="end"/>
      </w:r>
      <w:r w:rsidRPr="00274C7A">
        <w:t>.</w:t>
      </w:r>
    </w:p>
    <w:p w14:paraId="3E2AD5E0" w14:textId="77777777" w:rsidR="00C83733" w:rsidRPr="00274C7A" w:rsidRDefault="00C83733" w:rsidP="00C83733">
      <w:pPr>
        <w:ind w:left="90"/>
      </w:pPr>
      <w:r w:rsidRPr="00274C7A">
        <w:t xml:space="preserve"> </w:t>
      </w:r>
    </w:p>
    <w:p w14:paraId="0C5BC83F" w14:textId="77777777" w:rsidR="00C83733" w:rsidRPr="00274C7A" w:rsidRDefault="00C83733" w:rsidP="00C83733">
      <w:pPr>
        <w:ind w:left="90"/>
      </w:pPr>
      <w:r w:rsidRPr="00274C7A">
        <w:t>Current versions of the license files, documentation, Fritzing file (hardware description),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r w:rsidR="00A02B8C">
        <w:fldChar w:fldCharType="begin"/>
      </w:r>
      <w:r w:rsidR="00A02B8C">
        <w:instrText xml:space="preserve"> HYPERLINK "https://github.com/csatt/IV_Swinger" </w:instrText>
      </w:r>
      <w:ins w:id="10" w:author="Cindy W" w:date="2017-11-28T18:42:00Z"/>
      <w:r w:rsidR="00A02B8C">
        <w:fldChar w:fldCharType="separate"/>
      </w:r>
      <w:r w:rsidRPr="00274C7A">
        <w:rPr>
          <w:rStyle w:val="Hyperlink"/>
        </w:rPr>
        <w:t>https://github.com/csatt/IV_Swinger</w:t>
      </w:r>
      <w:r w:rsidR="00A02B8C">
        <w:rPr>
          <w:rStyle w:val="Hyperlink"/>
        </w:rPr>
        <w:fldChar w:fldCharType="end"/>
      </w:r>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4151A46E" w14:textId="77777777" w:rsidR="00A02B8C" w:rsidRDefault="00C83733">
      <w:pPr>
        <w:pStyle w:val="TOC1"/>
        <w:tabs>
          <w:tab w:val="right" w:leader="dot" w:pos="8630"/>
        </w:tabs>
        <w:rPr>
          <w:ins w:id="11" w:author="Cindy W" w:date="2017-11-28T18:42:00Z"/>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ins w:id="12" w:author="Cindy W" w:date="2017-11-28T18:42:00Z">
        <w:r w:rsidR="00A02B8C">
          <w:rPr>
            <w:noProof/>
          </w:rPr>
          <w:t>Intro</w:t>
        </w:r>
        <w:r w:rsidR="00A02B8C">
          <w:rPr>
            <w:noProof/>
          </w:rPr>
          <w:tab/>
        </w:r>
        <w:r w:rsidR="00A02B8C">
          <w:rPr>
            <w:noProof/>
          </w:rPr>
          <w:fldChar w:fldCharType="begin"/>
        </w:r>
        <w:r w:rsidR="00A02B8C">
          <w:rPr>
            <w:noProof/>
          </w:rPr>
          <w:instrText xml:space="preserve"> PAGEREF _Toc373513857 \h </w:instrText>
        </w:r>
        <w:r w:rsidR="00A02B8C">
          <w:rPr>
            <w:noProof/>
          </w:rPr>
        </w:r>
      </w:ins>
      <w:r w:rsidR="00A02B8C">
        <w:rPr>
          <w:noProof/>
        </w:rPr>
        <w:fldChar w:fldCharType="separate"/>
      </w:r>
      <w:ins w:id="13" w:author="Cindy W" w:date="2017-11-28T18:42:00Z">
        <w:r w:rsidR="00A02B8C">
          <w:rPr>
            <w:noProof/>
          </w:rPr>
          <w:t>5</w:t>
        </w:r>
        <w:r w:rsidR="00A02B8C">
          <w:rPr>
            <w:noProof/>
          </w:rPr>
          <w:fldChar w:fldCharType="end"/>
        </w:r>
      </w:ins>
    </w:p>
    <w:p w14:paraId="741DE2C1" w14:textId="77777777" w:rsidR="00A02B8C" w:rsidRDefault="00A02B8C">
      <w:pPr>
        <w:pStyle w:val="TOC1"/>
        <w:tabs>
          <w:tab w:val="right" w:leader="dot" w:pos="8630"/>
        </w:tabs>
        <w:rPr>
          <w:ins w:id="14" w:author="Cindy W" w:date="2017-11-28T18:42:00Z"/>
          <w:noProof/>
          <w:lang w:eastAsia="ja-JP"/>
        </w:rPr>
      </w:pPr>
      <w:ins w:id="15" w:author="Cindy W" w:date="2017-11-28T18:42:00Z">
        <w:r>
          <w:rPr>
            <w:noProof/>
          </w:rPr>
          <w:t>Step 1: Understand the hardware design</w:t>
        </w:r>
        <w:r>
          <w:rPr>
            <w:noProof/>
          </w:rPr>
          <w:tab/>
        </w:r>
        <w:r>
          <w:rPr>
            <w:noProof/>
          </w:rPr>
          <w:fldChar w:fldCharType="begin"/>
        </w:r>
        <w:r>
          <w:rPr>
            <w:noProof/>
          </w:rPr>
          <w:instrText xml:space="preserve"> PAGEREF _Toc373513858 \h </w:instrText>
        </w:r>
        <w:r>
          <w:rPr>
            <w:noProof/>
          </w:rPr>
        </w:r>
      </w:ins>
      <w:r>
        <w:rPr>
          <w:noProof/>
        </w:rPr>
        <w:fldChar w:fldCharType="separate"/>
      </w:r>
      <w:ins w:id="16" w:author="Cindy W" w:date="2017-11-28T18:42:00Z">
        <w:r>
          <w:rPr>
            <w:noProof/>
          </w:rPr>
          <w:t>6</w:t>
        </w:r>
        <w:r>
          <w:rPr>
            <w:noProof/>
          </w:rPr>
          <w:fldChar w:fldCharType="end"/>
        </w:r>
      </w:ins>
    </w:p>
    <w:p w14:paraId="3990FB4D" w14:textId="77777777" w:rsidR="00A02B8C" w:rsidRDefault="00A02B8C">
      <w:pPr>
        <w:pStyle w:val="TOC1"/>
        <w:tabs>
          <w:tab w:val="right" w:leader="dot" w:pos="8630"/>
        </w:tabs>
        <w:rPr>
          <w:ins w:id="17" w:author="Cindy W" w:date="2017-11-28T18:42:00Z"/>
          <w:noProof/>
          <w:lang w:eastAsia="ja-JP"/>
        </w:rPr>
      </w:pPr>
      <w:ins w:id="18" w:author="Cindy W" w:date="2017-11-28T18:42:00Z">
        <w:r>
          <w:rPr>
            <w:noProof/>
          </w:rPr>
          <w:t>Step 2: Install software</w:t>
        </w:r>
        <w:r>
          <w:rPr>
            <w:noProof/>
          </w:rPr>
          <w:tab/>
        </w:r>
        <w:r>
          <w:rPr>
            <w:noProof/>
          </w:rPr>
          <w:fldChar w:fldCharType="begin"/>
        </w:r>
        <w:r>
          <w:rPr>
            <w:noProof/>
          </w:rPr>
          <w:instrText xml:space="preserve"> PAGEREF _Toc373513859 \h </w:instrText>
        </w:r>
        <w:r>
          <w:rPr>
            <w:noProof/>
          </w:rPr>
        </w:r>
      </w:ins>
      <w:r>
        <w:rPr>
          <w:noProof/>
        </w:rPr>
        <w:fldChar w:fldCharType="separate"/>
      </w:r>
      <w:ins w:id="19" w:author="Cindy W" w:date="2017-11-28T18:42:00Z">
        <w:r>
          <w:rPr>
            <w:noProof/>
          </w:rPr>
          <w:t>7</w:t>
        </w:r>
        <w:r>
          <w:rPr>
            <w:noProof/>
          </w:rPr>
          <w:fldChar w:fldCharType="end"/>
        </w:r>
      </w:ins>
    </w:p>
    <w:p w14:paraId="0A05961D" w14:textId="77777777" w:rsidR="00A02B8C" w:rsidRDefault="00A02B8C">
      <w:pPr>
        <w:pStyle w:val="TOC1"/>
        <w:tabs>
          <w:tab w:val="right" w:leader="dot" w:pos="8630"/>
        </w:tabs>
        <w:rPr>
          <w:ins w:id="20" w:author="Cindy W" w:date="2017-11-28T18:42:00Z"/>
          <w:noProof/>
          <w:lang w:eastAsia="ja-JP"/>
        </w:rPr>
      </w:pPr>
      <w:ins w:id="21" w:author="Cindy W" w:date="2017-11-28T18:42:00Z">
        <w:r>
          <w:rPr>
            <w:noProof/>
          </w:rPr>
          <w:t>Step 3: Buy parts</w:t>
        </w:r>
        <w:r>
          <w:rPr>
            <w:noProof/>
          </w:rPr>
          <w:tab/>
        </w:r>
        <w:r>
          <w:rPr>
            <w:noProof/>
          </w:rPr>
          <w:fldChar w:fldCharType="begin"/>
        </w:r>
        <w:r>
          <w:rPr>
            <w:noProof/>
          </w:rPr>
          <w:instrText xml:space="preserve"> PAGEREF _Toc373513860 \h </w:instrText>
        </w:r>
        <w:r>
          <w:rPr>
            <w:noProof/>
          </w:rPr>
        </w:r>
      </w:ins>
      <w:r>
        <w:rPr>
          <w:noProof/>
        </w:rPr>
        <w:fldChar w:fldCharType="separate"/>
      </w:r>
      <w:ins w:id="22" w:author="Cindy W" w:date="2017-11-28T18:42:00Z">
        <w:r>
          <w:rPr>
            <w:noProof/>
          </w:rPr>
          <w:t>7</w:t>
        </w:r>
        <w:r>
          <w:rPr>
            <w:noProof/>
          </w:rPr>
          <w:fldChar w:fldCharType="end"/>
        </w:r>
      </w:ins>
    </w:p>
    <w:p w14:paraId="135C818C" w14:textId="77777777" w:rsidR="00A02B8C" w:rsidRDefault="00A02B8C">
      <w:pPr>
        <w:pStyle w:val="TOC1"/>
        <w:tabs>
          <w:tab w:val="right" w:leader="dot" w:pos="8630"/>
        </w:tabs>
        <w:rPr>
          <w:ins w:id="23" w:author="Cindy W" w:date="2017-11-28T18:42:00Z"/>
          <w:noProof/>
          <w:lang w:eastAsia="ja-JP"/>
        </w:rPr>
      </w:pPr>
      <w:ins w:id="24" w:author="Cindy W" w:date="2017-11-28T18:42:00Z">
        <w:r>
          <w:rPr>
            <w:noProof/>
          </w:rPr>
          <w:t>Step 4: Gather / buy tools</w:t>
        </w:r>
        <w:r>
          <w:rPr>
            <w:noProof/>
          </w:rPr>
          <w:tab/>
        </w:r>
        <w:r>
          <w:rPr>
            <w:noProof/>
          </w:rPr>
          <w:fldChar w:fldCharType="begin"/>
        </w:r>
        <w:r>
          <w:rPr>
            <w:noProof/>
          </w:rPr>
          <w:instrText xml:space="preserve"> PAGEREF _Toc373513861 \h </w:instrText>
        </w:r>
        <w:r>
          <w:rPr>
            <w:noProof/>
          </w:rPr>
        </w:r>
      </w:ins>
      <w:r>
        <w:rPr>
          <w:noProof/>
        </w:rPr>
        <w:fldChar w:fldCharType="separate"/>
      </w:r>
      <w:ins w:id="25" w:author="Cindy W" w:date="2017-11-28T18:42:00Z">
        <w:r>
          <w:rPr>
            <w:noProof/>
          </w:rPr>
          <w:t>8</w:t>
        </w:r>
        <w:r>
          <w:rPr>
            <w:noProof/>
          </w:rPr>
          <w:fldChar w:fldCharType="end"/>
        </w:r>
      </w:ins>
    </w:p>
    <w:p w14:paraId="5EE29560" w14:textId="77777777" w:rsidR="00A02B8C" w:rsidRDefault="00A02B8C">
      <w:pPr>
        <w:pStyle w:val="TOC1"/>
        <w:tabs>
          <w:tab w:val="right" w:leader="dot" w:pos="8630"/>
        </w:tabs>
        <w:rPr>
          <w:ins w:id="26" w:author="Cindy W" w:date="2017-11-28T18:42:00Z"/>
          <w:noProof/>
          <w:lang w:eastAsia="ja-JP"/>
        </w:rPr>
      </w:pPr>
      <w:ins w:id="27" w:author="Cindy W" w:date="2017-11-28T18:42:00Z">
        <w:r>
          <w:rPr>
            <w:noProof/>
          </w:rPr>
          <w:t>Step 5: Modify Perma-Proto</w:t>
        </w:r>
        <w:r>
          <w:rPr>
            <w:noProof/>
          </w:rPr>
          <w:tab/>
        </w:r>
        <w:r>
          <w:rPr>
            <w:noProof/>
          </w:rPr>
          <w:fldChar w:fldCharType="begin"/>
        </w:r>
        <w:r>
          <w:rPr>
            <w:noProof/>
          </w:rPr>
          <w:instrText xml:space="preserve"> PAGEREF _Toc373513862 \h </w:instrText>
        </w:r>
        <w:r>
          <w:rPr>
            <w:noProof/>
          </w:rPr>
        </w:r>
      </w:ins>
      <w:r>
        <w:rPr>
          <w:noProof/>
        </w:rPr>
        <w:fldChar w:fldCharType="separate"/>
      </w:r>
      <w:ins w:id="28" w:author="Cindy W" w:date="2017-11-28T18:42:00Z">
        <w:r>
          <w:rPr>
            <w:noProof/>
          </w:rPr>
          <w:t>9</w:t>
        </w:r>
        <w:r>
          <w:rPr>
            <w:noProof/>
          </w:rPr>
          <w:fldChar w:fldCharType="end"/>
        </w:r>
      </w:ins>
    </w:p>
    <w:p w14:paraId="35896296" w14:textId="77777777" w:rsidR="00A02B8C" w:rsidRDefault="00A02B8C">
      <w:pPr>
        <w:pStyle w:val="TOC1"/>
        <w:tabs>
          <w:tab w:val="right" w:leader="dot" w:pos="8630"/>
        </w:tabs>
        <w:rPr>
          <w:ins w:id="29" w:author="Cindy W" w:date="2017-11-28T18:42:00Z"/>
          <w:noProof/>
          <w:lang w:eastAsia="ja-JP"/>
        </w:rPr>
      </w:pPr>
      <w:ins w:id="30" w:author="Cindy W" w:date="2017-11-28T18:42:00Z">
        <w:r>
          <w:rPr>
            <w:noProof/>
          </w:rPr>
          <w:t>Step 6: Manually test the relay module</w:t>
        </w:r>
        <w:r>
          <w:rPr>
            <w:noProof/>
          </w:rPr>
          <w:tab/>
        </w:r>
        <w:r>
          <w:rPr>
            <w:noProof/>
          </w:rPr>
          <w:fldChar w:fldCharType="begin"/>
        </w:r>
        <w:r>
          <w:rPr>
            <w:noProof/>
          </w:rPr>
          <w:instrText xml:space="preserve"> PAGEREF _Toc373513863 \h </w:instrText>
        </w:r>
        <w:r>
          <w:rPr>
            <w:noProof/>
          </w:rPr>
        </w:r>
      </w:ins>
      <w:r>
        <w:rPr>
          <w:noProof/>
        </w:rPr>
        <w:fldChar w:fldCharType="separate"/>
      </w:r>
      <w:ins w:id="31" w:author="Cindy W" w:date="2017-11-28T18:42:00Z">
        <w:r>
          <w:rPr>
            <w:noProof/>
          </w:rPr>
          <w:t>9</w:t>
        </w:r>
        <w:r>
          <w:rPr>
            <w:noProof/>
          </w:rPr>
          <w:fldChar w:fldCharType="end"/>
        </w:r>
      </w:ins>
    </w:p>
    <w:p w14:paraId="7297DEBE" w14:textId="77777777" w:rsidR="00A02B8C" w:rsidRDefault="00A02B8C">
      <w:pPr>
        <w:pStyle w:val="TOC1"/>
        <w:tabs>
          <w:tab w:val="right" w:leader="dot" w:pos="8630"/>
        </w:tabs>
        <w:rPr>
          <w:ins w:id="32" w:author="Cindy W" w:date="2017-11-28T18:42:00Z"/>
          <w:noProof/>
          <w:lang w:eastAsia="ja-JP"/>
        </w:rPr>
      </w:pPr>
      <w:ins w:id="33" w:author="Cindy W" w:date="2017-11-28T18:42:00Z">
        <w:r>
          <w:rPr>
            <w:noProof/>
          </w:rPr>
          <w:t>Step 7: Prepare for Soldering</w:t>
        </w:r>
        <w:r>
          <w:rPr>
            <w:noProof/>
          </w:rPr>
          <w:tab/>
        </w:r>
        <w:r>
          <w:rPr>
            <w:noProof/>
          </w:rPr>
          <w:fldChar w:fldCharType="begin"/>
        </w:r>
        <w:r>
          <w:rPr>
            <w:noProof/>
          </w:rPr>
          <w:instrText xml:space="preserve"> PAGEREF _Toc373513864 \h </w:instrText>
        </w:r>
        <w:r>
          <w:rPr>
            <w:noProof/>
          </w:rPr>
        </w:r>
      </w:ins>
      <w:r>
        <w:rPr>
          <w:noProof/>
        </w:rPr>
        <w:fldChar w:fldCharType="separate"/>
      </w:r>
      <w:ins w:id="34" w:author="Cindy W" w:date="2017-11-28T18:42:00Z">
        <w:r>
          <w:rPr>
            <w:noProof/>
          </w:rPr>
          <w:t>11</w:t>
        </w:r>
        <w:r>
          <w:rPr>
            <w:noProof/>
          </w:rPr>
          <w:fldChar w:fldCharType="end"/>
        </w:r>
      </w:ins>
    </w:p>
    <w:p w14:paraId="47491F73" w14:textId="77777777" w:rsidR="00A02B8C" w:rsidRDefault="00A02B8C">
      <w:pPr>
        <w:pStyle w:val="TOC1"/>
        <w:tabs>
          <w:tab w:val="right" w:leader="dot" w:pos="8630"/>
        </w:tabs>
        <w:rPr>
          <w:ins w:id="35" w:author="Cindy W" w:date="2017-11-28T18:42:00Z"/>
          <w:noProof/>
          <w:lang w:eastAsia="ja-JP"/>
        </w:rPr>
      </w:pPr>
      <w:ins w:id="36" w:author="Cindy W" w:date="2017-11-28T18:42:00Z">
        <w:r>
          <w:rPr>
            <w:noProof/>
          </w:rPr>
          <w:t>Step 8: BLACK (ground) wires</w:t>
        </w:r>
        <w:r>
          <w:rPr>
            <w:noProof/>
          </w:rPr>
          <w:tab/>
        </w:r>
        <w:r>
          <w:rPr>
            <w:noProof/>
          </w:rPr>
          <w:fldChar w:fldCharType="begin"/>
        </w:r>
        <w:r>
          <w:rPr>
            <w:noProof/>
          </w:rPr>
          <w:instrText xml:space="preserve"> PAGEREF _Toc373513865 \h </w:instrText>
        </w:r>
        <w:r>
          <w:rPr>
            <w:noProof/>
          </w:rPr>
        </w:r>
      </w:ins>
      <w:r>
        <w:rPr>
          <w:noProof/>
        </w:rPr>
        <w:fldChar w:fldCharType="separate"/>
      </w:r>
      <w:ins w:id="37" w:author="Cindy W" w:date="2017-11-28T18:42:00Z">
        <w:r>
          <w:rPr>
            <w:noProof/>
          </w:rPr>
          <w:t>14</w:t>
        </w:r>
        <w:r>
          <w:rPr>
            <w:noProof/>
          </w:rPr>
          <w:fldChar w:fldCharType="end"/>
        </w:r>
      </w:ins>
    </w:p>
    <w:p w14:paraId="5B486581" w14:textId="77777777" w:rsidR="00A02B8C" w:rsidRDefault="00A02B8C">
      <w:pPr>
        <w:pStyle w:val="TOC1"/>
        <w:tabs>
          <w:tab w:val="right" w:leader="dot" w:pos="8630"/>
        </w:tabs>
        <w:rPr>
          <w:ins w:id="38" w:author="Cindy W" w:date="2017-11-28T18:42:00Z"/>
          <w:noProof/>
          <w:lang w:eastAsia="ja-JP"/>
        </w:rPr>
      </w:pPr>
      <w:ins w:id="39" w:author="Cindy W" w:date="2017-11-28T18:42:00Z">
        <w:r>
          <w:rPr>
            <w:noProof/>
          </w:rPr>
          <w:t>Step 9: RED (+5V) wires</w:t>
        </w:r>
        <w:r>
          <w:rPr>
            <w:noProof/>
          </w:rPr>
          <w:tab/>
        </w:r>
        <w:r>
          <w:rPr>
            <w:noProof/>
          </w:rPr>
          <w:fldChar w:fldCharType="begin"/>
        </w:r>
        <w:r>
          <w:rPr>
            <w:noProof/>
          </w:rPr>
          <w:instrText xml:space="preserve"> PAGEREF _Toc373513866 \h </w:instrText>
        </w:r>
        <w:r>
          <w:rPr>
            <w:noProof/>
          </w:rPr>
        </w:r>
      </w:ins>
      <w:r>
        <w:rPr>
          <w:noProof/>
        </w:rPr>
        <w:fldChar w:fldCharType="separate"/>
      </w:r>
      <w:ins w:id="40" w:author="Cindy W" w:date="2017-11-28T18:42:00Z">
        <w:r>
          <w:rPr>
            <w:noProof/>
          </w:rPr>
          <w:t>16</w:t>
        </w:r>
        <w:r>
          <w:rPr>
            <w:noProof/>
          </w:rPr>
          <w:fldChar w:fldCharType="end"/>
        </w:r>
      </w:ins>
    </w:p>
    <w:p w14:paraId="036AE0D5" w14:textId="77777777" w:rsidR="00A02B8C" w:rsidRDefault="00A02B8C">
      <w:pPr>
        <w:pStyle w:val="TOC1"/>
        <w:tabs>
          <w:tab w:val="right" w:leader="dot" w:pos="8630"/>
        </w:tabs>
        <w:rPr>
          <w:ins w:id="41" w:author="Cindy W" w:date="2017-11-28T18:42:00Z"/>
          <w:noProof/>
          <w:lang w:eastAsia="ja-JP"/>
        </w:rPr>
      </w:pPr>
      <w:ins w:id="42" w:author="Cindy W" w:date="2017-11-28T18:42:00Z">
        <w:r>
          <w:rPr>
            <w:noProof/>
          </w:rPr>
          <w:t>Step 10: BLUE (and one GREEN) wires</w:t>
        </w:r>
        <w:r>
          <w:rPr>
            <w:noProof/>
          </w:rPr>
          <w:tab/>
        </w:r>
        <w:r>
          <w:rPr>
            <w:noProof/>
          </w:rPr>
          <w:fldChar w:fldCharType="begin"/>
        </w:r>
        <w:r>
          <w:rPr>
            <w:noProof/>
          </w:rPr>
          <w:instrText xml:space="preserve"> PAGEREF _Toc373513867 \h </w:instrText>
        </w:r>
        <w:r>
          <w:rPr>
            <w:noProof/>
          </w:rPr>
        </w:r>
      </w:ins>
      <w:r>
        <w:rPr>
          <w:noProof/>
        </w:rPr>
        <w:fldChar w:fldCharType="separate"/>
      </w:r>
      <w:ins w:id="43" w:author="Cindy W" w:date="2017-11-28T18:42:00Z">
        <w:r>
          <w:rPr>
            <w:noProof/>
          </w:rPr>
          <w:t>17</w:t>
        </w:r>
        <w:r>
          <w:rPr>
            <w:noProof/>
          </w:rPr>
          <w:fldChar w:fldCharType="end"/>
        </w:r>
      </w:ins>
    </w:p>
    <w:p w14:paraId="363FEC20" w14:textId="77777777" w:rsidR="00A02B8C" w:rsidRDefault="00A02B8C">
      <w:pPr>
        <w:pStyle w:val="TOC1"/>
        <w:tabs>
          <w:tab w:val="right" w:leader="dot" w:pos="8630"/>
        </w:tabs>
        <w:rPr>
          <w:ins w:id="44" w:author="Cindy W" w:date="2017-11-28T18:42:00Z"/>
          <w:noProof/>
          <w:lang w:eastAsia="ja-JP"/>
        </w:rPr>
      </w:pPr>
      <w:ins w:id="45" w:author="Cindy W" w:date="2017-11-28T18:42:00Z">
        <w:r>
          <w:rPr>
            <w:noProof/>
          </w:rPr>
          <w:t>Step 11: 1/4W resistors</w:t>
        </w:r>
        <w:r>
          <w:rPr>
            <w:noProof/>
          </w:rPr>
          <w:tab/>
        </w:r>
        <w:r>
          <w:rPr>
            <w:noProof/>
          </w:rPr>
          <w:fldChar w:fldCharType="begin"/>
        </w:r>
        <w:r>
          <w:rPr>
            <w:noProof/>
          </w:rPr>
          <w:instrText xml:space="preserve"> PAGEREF _Toc373513868 \h </w:instrText>
        </w:r>
        <w:r>
          <w:rPr>
            <w:noProof/>
          </w:rPr>
        </w:r>
      </w:ins>
      <w:r>
        <w:rPr>
          <w:noProof/>
        </w:rPr>
        <w:fldChar w:fldCharType="separate"/>
      </w:r>
      <w:ins w:id="46" w:author="Cindy W" w:date="2017-11-28T18:42:00Z">
        <w:r>
          <w:rPr>
            <w:noProof/>
          </w:rPr>
          <w:t>18</w:t>
        </w:r>
        <w:r>
          <w:rPr>
            <w:noProof/>
          </w:rPr>
          <w:fldChar w:fldCharType="end"/>
        </w:r>
      </w:ins>
    </w:p>
    <w:p w14:paraId="4D524990" w14:textId="77777777" w:rsidR="00A02B8C" w:rsidRDefault="00A02B8C">
      <w:pPr>
        <w:pStyle w:val="TOC1"/>
        <w:tabs>
          <w:tab w:val="right" w:leader="dot" w:pos="8630"/>
        </w:tabs>
        <w:rPr>
          <w:ins w:id="47" w:author="Cindy W" w:date="2017-11-28T18:42:00Z"/>
          <w:noProof/>
          <w:lang w:eastAsia="ja-JP"/>
        </w:rPr>
      </w:pPr>
      <w:ins w:id="48" w:author="Cindy W" w:date="2017-11-28T18:42:00Z">
        <w:r>
          <w:rPr>
            <w:noProof/>
          </w:rPr>
          <w:t>Step 12: IC sockets</w:t>
        </w:r>
        <w:r>
          <w:rPr>
            <w:noProof/>
          </w:rPr>
          <w:tab/>
        </w:r>
        <w:r>
          <w:rPr>
            <w:noProof/>
          </w:rPr>
          <w:fldChar w:fldCharType="begin"/>
        </w:r>
        <w:r>
          <w:rPr>
            <w:noProof/>
          </w:rPr>
          <w:instrText xml:space="preserve"> PAGEREF _Toc373513869 \h </w:instrText>
        </w:r>
        <w:r>
          <w:rPr>
            <w:noProof/>
          </w:rPr>
        </w:r>
      </w:ins>
      <w:r>
        <w:rPr>
          <w:noProof/>
        </w:rPr>
        <w:fldChar w:fldCharType="separate"/>
      </w:r>
      <w:ins w:id="49" w:author="Cindy W" w:date="2017-11-28T18:42:00Z">
        <w:r>
          <w:rPr>
            <w:noProof/>
          </w:rPr>
          <w:t>20</w:t>
        </w:r>
        <w:r>
          <w:rPr>
            <w:noProof/>
          </w:rPr>
          <w:fldChar w:fldCharType="end"/>
        </w:r>
      </w:ins>
    </w:p>
    <w:p w14:paraId="68DCED28" w14:textId="77777777" w:rsidR="00A02B8C" w:rsidRDefault="00A02B8C">
      <w:pPr>
        <w:pStyle w:val="TOC1"/>
        <w:tabs>
          <w:tab w:val="right" w:leader="dot" w:pos="8630"/>
        </w:tabs>
        <w:rPr>
          <w:ins w:id="50" w:author="Cindy W" w:date="2017-11-28T18:42:00Z"/>
          <w:noProof/>
          <w:lang w:eastAsia="ja-JP"/>
        </w:rPr>
      </w:pPr>
      <w:ins w:id="51" w:author="Cindy W" w:date="2017-11-28T18:42:00Z">
        <w:r>
          <w:rPr>
            <w:noProof/>
          </w:rPr>
          <w:t>Step 13: Filter capacitors</w:t>
        </w:r>
        <w:r>
          <w:rPr>
            <w:noProof/>
          </w:rPr>
          <w:tab/>
        </w:r>
        <w:r>
          <w:rPr>
            <w:noProof/>
          </w:rPr>
          <w:fldChar w:fldCharType="begin"/>
        </w:r>
        <w:r>
          <w:rPr>
            <w:noProof/>
          </w:rPr>
          <w:instrText xml:space="preserve"> PAGEREF _Toc373513870 \h </w:instrText>
        </w:r>
        <w:r>
          <w:rPr>
            <w:noProof/>
          </w:rPr>
        </w:r>
      </w:ins>
      <w:r>
        <w:rPr>
          <w:noProof/>
        </w:rPr>
        <w:fldChar w:fldCharType="separate"/>
      </w:r>
      <w:ins w:id="52" w:author="Cindy W" w:date="2017-11-28T18:42:00Z">
        <w:r>
          <w:rPr>
            <w:noProof/>
          </w:rPr>
          <w:t>23</w:t>
        </w:r>
        <w:r>
          <w:rPr>
            <w:noProof/>
          </w:rPr>
          <w:fldChar w:fldCharType="end"/>
        </w:r>
      </w:ins>
    </w:p>
    <w:p w14:paraId="7E82FB2F" w14:textId="77777777" w:rsidR="00A02B8C" w:rsidRDefault="00A02B8C">
      <w:pPr>
        <w:pStyle w:val="TOC1"/>
        <w:tabs>
          <w:tab w:val="right" w:leader="dot" w:pos="8630"/>
        </w:tabs>
        <w:rPr>
          <w:ins w:id="53" w:author="Cindy W" w:date="2017-11-28T18:42:00Z"/>
          <w:noProof/>
          <w:lang w:eastAsia="ja-JP"/>
        </w:rPr>
      </w:pPr>
      <w:ins w:id="54" w:author="Cindy W" w:date="2017-11-28T18:42:00Z">
        <w:r>
          <w:rPr>
            <w:noProof/>
          </w:rPr>
          <w:t>Step 14: Two more GREEN wires, one WHITE wire</w:t>
        </w:r>
        <w:r>
          <w:rPr>
            <w:noProof/>
          </w:rPr>
          <w:tab/>
        </w:r>
        <w:r>
          <w:rPr>
            <w:noProof/>
          </w:rPr>
          <w:fldChar w:fldCharType="begin"/>
        </w:r>
        <w:r>
          <w:rPr>
            <w:noProof/>
          </w:rPr>
          <w:instrText xml:space="preserve"> PAGEREF _Toc373513871 \h </w:instrText>
        </w:r>
        <w:r>
          <w:rPr>
            <w:noProof/>
          </w:rPr>
        </w:r>
      </w:ins>
      <w:r>
        <w:rPr>
          <w:noProof/>
        </w:rPr>
        <w:fldChar w:fldCharType="separate"/>
      </w:r>
      <w:ins w:id="55" w:author="Cindy W" w:date="2017-11-28T18:42:00Z">
        <w:r>
          <w:rPr>
            <w:noProof/>
          </w:rPr>
          <w:t>26</w:t>
        </w:r>
        <w:r>
          <w:rPr>
            <w:noProof/>
          </w:rPr>
          <w:fldChar w:fldCharType="end"/>
        </w:r>
      </w:ins>
    </w:p>
    <w:p w14:paraId="01EB2A3F" w14:textId="77777777" w:rsidR="00A02B8C" w:rsidRDefault="00A02B8C">
      <w:pPr>
        <w:pStyle w:val="TOC1"/>
        <w:tabs>
          <w:tab w:val="right" w:leader="dot" w:pos="8630"/>
        </w:tabs>
        <w:rPr>
          <w:ins w:id="56" w:author="Cindy W" w:date="2017-11-28T18:42:00Z"/>
          <w:noProof/>
          <w:lang w:eastAsia="ja-JP"/>
        </w:rPr>
      </w:pPr>
      <w:ins w:id="57" w:author="Cindy W" w:date="2017-11-28T18:42:00Z">
        <w:r>
          <w:rPr>
            <w:noProof/>
          </w:rPr>
          <w:t>Step 15: Insert bleed resistor</w:t>
        </w:r>
        <w:r>
          <w:rPr>
            <w:noProof/>
          </w:rPr>
          <w:tab/>
        </w:r>
        <w:r>
          <w:rPr>
            <w:noProof/>
          </w:rPr>
          <w:fldChar w:fldCharType="begin"/>
        </w:r>
        <w:r>
          <w:rPr>
            <w:noProof/>
          </w:rPr>
          <w:instrText xml:space="preserve"> PAGEREF _Toc373513872 \h </w:instrText>
        </w:r>
        <w:r>
          <w:rPr>
            <w:noProof/>
          </w:rPr>
        </w:r>
      </w:ins>
      <w:r>
        <w:rPr>
          <w:noProof/>
        </w:rPr>
        <w:fldChar w:fldCharType="separate"/>
      </w:r>
      <w:ins w:id="58" w:author="Cindy W" w:date="2017-11-28T18:42:00Z">
        <w:r>
          <w:rPr>
            <w:noProof/>
          </w:rPr>
          <w:t>28</w:t>
        </w:r>
        <w:r>
          <w:rPr>
            <w:noProof/>
          </w:rPr>
          <w:fldChar w:fldCharType="end"/>
        </w:r>
      </w:ins>
    </w:p>
    <w:p w14:paraId="35C06337" w14:textId="77777777" w:rsidR="00A02B8C" w:rsidRDefault="00A02B8C">
      <w:pPr>
        <w:pStyle w:val="TOC1"/>
        <w:tabs>
          <w:tab w:val="right" w:leader="dot" w:pos="8630"/>
        </w:tabs>
        <w:rPr>
          <w:ins w:id="59" w:author="Cindy W" w:date="2017-11-28T18:42:00Z"/>
          <w:noProof/>
          <w:lang w:eastAsia="ja-JP"/>
        </w:rPr>
      </w:pPr>
      <w:ins w:id="60" w:author="Cindy W" w:date="2017-11-28T18:42:00Z">
        <w:r>
          <w:rPr>
            <w:noProof/>
          </w:rPr>
          <w:t>Step 16: Insert load capacitors</w:t>
        </w:r>
        <w:r>
          <w:rPr>
            <w:noProof/>
          </w:rPr>
          <w:tab/>
        </w:r>
        <w:r>
          <w:rPr>
            <w:noProof/>
          </w:rPr>
          <w:fldChar w:fldCharType="begin"/>
        </w:r>
        <w:r>
          <w:rPr>
            <w:noProof/>
          </w:rPr>
          <w:instrText xml:space="preserve"> PAGEREF _Toc373513873 \h </w:instrText>
        </w:r>
        <w:r>
          <w:rPr>
            <w:noProof/>
          </w:rPr>
        </w:r>
      </w:ins>
      <w:r>
        <w:rPr>
          <w:noProof/>
        </w:rPr>
        <w:fldChar w:fldCharType="separate"/>
      </w:r>
      <w:ins w:id="61" w:author="Cindy W" w:date="2017-11-28T18:42:00Z">
        <w:r>
          <w:rPr>
            <w:noProof/>
          </w:rPr>
          <w:t>28</w:t>
        </w:r>
        <w:r>
          <w:rPr>
            <w:noProof/>
          </w:rPr>
          <w:fldChar w:fldCharType="end"/>
        </w:r>
      </w:ins>
    </w:p>
    <w:p w14:paraId="30AB14E4" w14:textId="77777777" w:rsidR="00A02B8C" w:rsidRDefault="00A02B8C">
      <w:pPr>
        <w:pStyle w:val="TOC1"/>
        <w:tabs>
          <w:tab w:val="right" w:leader="dot" w:pos="8630"/>
        </w:tabs>
        <w:rPr>
          <w:ins w:id="62" w:author="Cindy W" w:date="2017-11-28T18:42:00Z"/>
          <w:noProof/>
          <w:lang w:eastAsia="ja-JP"/>
        </w:rPr>
      </w:pPr>
      <w:ins w:id="63" w:author="Cindy W" w:date="2017-11-28T18:42:00Z">
        <w:r>
          <w:rPr>
            <w:noProof/>
          </w:rPr>
          <w:t>Step 17: Solder bleed resistor</w:t>
        </w:r>
        <w:r>
          <w:rPr>
            <w:noProof/>
          </w:rPr>
          <w:tab/>
        </w:r>
        <w:r>
          <w:rPr>
            <w:noProof/>
          </w:rPr>
          <w:fldChar w:fldCharType="begin"/>
        </w:r>
        <w:r>
          <w:rPr>
            <w:noProof/>
          </w:rPr>
          <w:instrText xml:space="preserve"> PAGEREF _Toc373513874 \h </w:instrText>
        </w:r>
        <w:r>
          <w:rPr>
            <w:noProof/>
          </w:rPr>
        </w:r>
      </w:ins>
      <w:r>
        <w:rPr>
          <w:noProof/>
        </w:rPr>
        <w:fldChar w:fldCharType="separate"/>
      </w:r>
      <w:ins w:id="64" w:author="Cindy W" w:date="2017-11-28T18:42:00Z">
        <w:r>
          <w:rPr>
            <w:noProof/>
          </w:rPr>
          <w:t>29</w:t>
        </w:r>
        <w:r>
          <w:rPr>
            <w:noProof/>
          </w:rPr>
          <w:fldChar w:fldCharType="end"/>
        </w:r>
      </w:ins>
    </w:p>
    <w:p w14:paraId="2E4D4C7D" w14:textId="77777777" w:rsidR="00A02B8C" w:rsidRDefault="00A02B8C">
      <w:pPr>
        <w:pStyle w:val="TOC1"/>
        <w:tabs>
          <w:tab w:val="right" w:leader="dot" w:pos="8630"/>
        </w:tabs>
        <w:rPr>
          <w:ins w:id="65" w:author="Cindy W" w:date="2017-11-28T18:42:00Z"/>
          <w:noProof/>
          <w:lang w:eastAsia="ja-JP"/>
        </w:rPr>
      </w:pPr>
      <w:ins w:id="66" w:author="Cindy W" w:date="2017-11-28T18:42:00Z">
        <w:r>
          <w:rPr>
            <w:noProof/>
          </w:rPr>
          <w:t>Step 18: Shunt resistor</w:t>
        </w:r>
        <w:r>
          <w:rPr>
            <w:noProof/>
          </w:rPr>
          <w:tab/>
        </w:r>
        <w:r>
          <w:rPr>
            <w:noProof/>
          </w:rPr>
          <w:fldChar w:fldCharType="begin"/>
        </w:r>
        <w:r>
          <w:rPr>
            <w:noProof/>
          </w:rPr>
          <w:instrText xml:space="preserve"> PAGEREF _Toc373513875 \h </w:instrText>
        </w:r>
        <w:r>
          <w:rPr>
            <w:noProof/>
          </w:rPr>
        </w:r>
      </w:ins>
      <w:r>
        <w:rPr>
          <w:noProof/>
        </w:rPr>
        <w:fldChar w:fldCharType="separate"/>
      </w:r>
      <w:ins w:id="67" w:author="Cindy W" w:date="2017-11-28T18:42:00Z">
        <w:r>
          <w:rPr>
            <w:noProof/>
          </w:rPr>
          <w:t>29</w:t>
        </w:r>
        <w:r>
          <w:rPr>
            <w:noProof/>
          </w:rPr>
          <w:fldChar w:fldCharType="end"/>
        </w:r>
      </w:ins>
    </w:p>
    <w:p w14:paraId="667C3332" w14:textId="77777777" w:rsidR="00A02B8C" w:rsidRDefault="00A02B8C">
      <w:pPr>
        <w:pStyle w:val="TOC1"/>
        <w:tabs>
          <w:tab w:val="right" w:leader="dot" w:pos="8630"/>
        </w:tabs>
        <w:rPr>
          <w:ins w:id="68" w:author="Cindy W" w:date="2017-11-28T18:42:00Z"/>
          <w:noProof/>
          <w:lang w:eastAsia="ja-JP"/>
        </w:rPr>
      </w:pPr>
      <w:ins w:id="69" w:author="Cindy W" w:date="2017-11-28T18:42:00Z">
        <w:r>
          <w:rPr>
            <w:noProof/>
          </w:rPr>
          <w:t>Step 19: Prepare load circuit zip cord</w:t>
        </w:r>
        <w:r>
          <w:rPr>
            <w:noProof/>
          </w:rPr>
          <w:tab/>
        </w:r>
        <w:r>
          <w:rPr>
            <w:noProof/>
          </w:rPr>
          <w:fldChar w:fldCharType="begin"/>
        </w:r>
        <w:r>
          <w:rPr>
            <w:noProof/>
          </w:rPr>
          <w:instrText xml:space="preserve"> PAGEREF _Toc373513876 \h </w:instrText>
        </w:r>
        <w:r>
          <w:rPr>
            <w:noProof/>
          </w:rPr>
        </w:r>
      </w:ins>
      <w:r>
        <w:rPr>
          <w:noProof/>
        </w:rPr>
        <w:fldChar w:fldCharType="separate"/>
      </w:r>
      <w:ins w:id="70" w:author="Cindy W" w:date="2017-11-28T18:42:00Z">
        <w:r>
          <w:rPr>
            <w:noProof/>
          </w:rPr>
          <w:t>30</w:t>
        </w:r>
        <w:r>
          <w:rPr>
            <w:noProof/>
          </w:rPr>
          <w:fldChar w:fldCharType="end"/>
        </w:r>
      </w:ins>
    </w:p>
    <w:p w14:paraId="45C4F28F" w14:textId="77777777" w:rsidR="00A02B8C" w:rsidRDefault="00A02B8C">
      <w:pPr>
        <w:pStyle w:val="TOC1"/>
        <w:tabs>
          <w:tab w:val="right" w:leader="dot" w:pos="8630"/>
        </w:tabs>
        <w:rPr>
          <w:ins w:id="71" w:author="Cindy W" w:date="2017-11-28T18:42:00Z"/>
          <w:noProof/>
          <w:lang w:eastAsia="ja-JP"/>
        </w:rPr>
      </w:pPr>
      <w:ins w:id="72" w:author="Cindy W" w:date="2017-11-28T18:42:00Z">
        <w:r>
          <w:rPr>
            <w:noProof/>
          </w:rPr>
          <w:t>Step 20: Load capacitor (+) leads</w:t>
        </w:r>
        <w:r>
          <w:rPr>
            <w:noProof/>
          </w:rPr>
          <w:tab/>
        </w:r>
        <w:r>
          <w:rPr>
            <w:noProof/>
          </w:rPr>
          <w:fldChar w:fldCharType="begin"/>
        </w:r>
        <w:r>
          <w:rPr>
            <w:noProof/>
          </w:rPr>
          <w:instrText xml:space="preserve"> PAGEREF _Toc373513877 \h </w:instrText>
        </w:r>
        <w:r>
          <w:rPr>
            <w:noProof/>
          </w:rPr>
        </w:r>
      </w:ins>
      <w:r>
        <w:rPr>
          <w:noProof/>
        </w:rPr>
        <w:fldChar w:fldCharType="separate"/>
      </w:r>
      <w:ins w:id="73" w:author="Cindy W" w:date="2017-11-28T18:42:00Z">
        <w:r>
          <w:rPr>
            <w:noProof/>
          </w:rPr>
          <w:t>31</w:t>
        </w:r>
        <w:r>
          <w:rPr>
            <w:noProof/>
          </w:rPr>
          <w:fldChar w:fldCharType="end"/>
        </w:r>
      </w:ins>
    </w:p>
    <w:p w14:paraId="2F9A3948" w14:textId="77777777" w:rsidR="00A02B8C" w:rsidRDefault="00A02B8C">
      <w:pPr>
        <w:pStyle w:val="TOC1"/>
        <w:tabs>
          <w:tab w:val="right" w:leader="dot" w:pos="8630"/>
        </w:tabs>
        <w:rPr>
          <w:ins w:id="74" w:author="Cindy W" w:date="2017-11-28T18:42:00Z"/>
          <w:noProof/>
          <w:lang w:eastAsia="ja-JP"/>
        </w:rPr>
      </w:pPr>
      <w:ins w:id="75" w:author="Cindy W" w:date="2017-11-28T18:42:00Z">
        <w:r>
          <w:rPr>
            <w:noProof/>
          </w:rPr>
          <w:t>Step 21: Load capacitor (-) leads</w:t>
        </w:r>
        <w:r>
          <w:rPr>
            <w:noProof/>
          </w:rPr>
          <w:tab/>
        </w:r>
        <w:r>
          <w:rPr>
            <w:noProof/>
          </w:rPr>
          <w:fldChar w:fldCharType="begin"/>
        </w:r>
        <w:r>
          <w:rPr>
            <w:noProof/>
          </w:rPr>
          <w:instrText xml:space="preserve"> PAGEREF _Toc373513878 \h </w:instrText>
        </w:r>
        <w:r>
          <w:rPr>
            <w:noProof/>
          </w:rPr>
        </w:r>
      </w:ins>
      <w:r>
        <w:rPr>
          <w:noProof/>
        </w:rPr>
        <w:fldChar w:fldCharType="separate"/>
      </w:r>
      <w:ins w:id="76" w:author="Cindy W" w:date="2017-11-28T18:42:00Z">
        <w:r>
          <w:rPr>
            <w:noProof/>
          </w:rPr>
          <w:t>32</w:t>
        </w:r>
        <w:r>
          <w:rPr>
            <w:noProof/>
          </w:rPr>
          <w:fldChar w:fldCharType="end"/>
        </w:r>
      </w:ins>
    </w:p>
    <w:p w14:paraId="4A94571F" w14:textId="77777777" w:rsidR="00A02B8C" w:rsidRDefault="00A02B8C">
      <w:pPr>
        <w:pStyle w:val="TOC1"/>
        <w:tabs>
          <w:tab w:val="right" w:leader="dot" w:pos="8630"/>
        </w:tabs>
        <w:rPr>
          <w:ins w:id="77" w:author="Cindy W" w:date="2017-11-28T18:42:00Z"/>
          <w:noProof/>
          <w:lang w:eastAsia="ja-JP"/>
        </w:rPr>
      </w:pPr>
      <w:ins w:id="78" w:author="Cindy W" w:date="2017-11-28T18:42:00Z">
        <w:r>
          <w:rPr>
            <w:noProof/>
          </w:rPr>
          <w:t>Step 22: Zip cord “A”</w:t>
        </w:r>
        <w:r>
          <w:rPr>
            <w:noProof/>
          </w:rPr>
          <w:tab/>
        </w:r>
        <w:r>
          <w:rPr>
            <w:noProof/>
          </w:rPr>
          <w:fldChar w:fldCharType="begin"/>
        </w:r>
        <w:r>
          <w:rPr>
            <w:noProof/>
          </w:rPr>
          <w:instrText xml:space="preserve"> PAGEREF _Toc373513879 \h </w:instrText>
        </w:r>
        <w:r>
          <w:rPr>
            <w:noProof/>
          </w:rPr>
        </w:r>
      </w:ins>
      <w:r>
        <w:rPr>
          <w:noProof/>
        </w:rPr>
        <w:fldChar w:fldCharType="separate"/>
      </w:r>
      <w:ins w:id="79" w:author="Cindy W" w:date="2017-11-28T18:42:00Z">
        <w:r>
          <w:rPr>
            <w:noProof/>
          </w:rPr>
          <w:t>33</w:t>
        </w:r>
        <w:r>
          <w:rPr>
            <w:noProof/>
          </w:rPr>
          <w:fldChar w:fldCharType="end"/>
        </w:r>
      </w:ins>
    </w:p>
    <w:p w14:paraId="37DF238B" w14:textId="77777777" w:rsidR="00A02B8C" w:rsidRDefault="00A02B8C">
      <w:pPr>
        <w:pStyle w:val="TOC1"/>
        <w:tabs>
          <w:tab w:val="right" w:leader="dot" w:pos="8630"/>
        </w:tabs>
        <w:rPr>
          <w:ins w:id="80" w:author="Cindy W" w:date="2017-11-28T18:42:00Z"/>
          <w:noProof/>
          <w:lang w:eastAsia="ja-JP"/>
        </w:rPr>
      </w:pPr>
      <w:ins w:id="81" w:author="Cindy W" w:date="2017-11-28T18:42:00Z">
        <w:r>
          <w:rPr>
            <w:noProof/>
          </w:rPr>
          <w:t>Step 23: Test previous 8 steps</w:t>
        </w:r>
        <w:r>
          <w:rPr>
            <w:noProof/>
          </w:rPr>
          <w:tab/>
        </w:r>
        <w:r>
          <w:rPr>
            <w:noProof/>
          </w:rPr>
          <w:fldChar w:fldCharType="begin"/>
        </w:r>
        <w:r>
          <w:rPr>
            <w:noProof/>
          </w:rPr>
          <w:instrText xml:space="preserve"> PAGEREF _Toc373513880 \h </w:instrText>
        </w:r>
        <w:r>
          <w:rPr>
            <w:noProof/>
          </w:rPr>
        </w:r>
      </w:ins>
      <w:r>
        <w:rPr>
          <w:noProof/>
        </w:rPr>
        <w:fldChar w:fldCharType="separate"/>
      </w:r>
      <w:ins w:id="82" w:author="Cindy W" w:date="2017-11-28T18:42:00Z">
        <w:r>
          <w:rPr>
            <w:noProof/>
          </w:rPr>
          <w:t>33</w:t>
        </w:r>
        <w:r>
          <w:rPr>
            <w:noProof/>
          </w:rPr>
          <w:fldChar w:fldCharType="end"/>
        </w:r>
      </w:ins>
    </w:p>
    <w:p w14:paraId="066358D3" w14:textId="77777777" w:rsidR="00A02B8C" w:rsidRDefault="00A02B8C">
      <w:pPr>
        <w:pStyle w:val="TOC1"/>
        <w:tabs>
          <w:tab w:val="right" w:leader="dot" w:pos="8630"/>
        </w:tabs>
        <w:rPr>
          <w:ins w:id="83" w:author="Cindy W" w:date="2017-11-28T18:42:00Z"/>
          <w:noProof/>
          <w:lang w:eastAsia="ja-JP"/>
        </w:rPr>
      </w:pPr>
      <w:ins w:id="84" w:author="Cindy W" w:date="2017-11-28T18:42:00Z">
        <w:r>
          <w:rPr>
            <w:noProof/>
          </w:rPr>
          <w:t>Step 24: Insert ICs</w:t>
        </w:r>
        <w:r>
          <w:rPr>
            <w:noProof/>
          </w:rPr>
          <w:tab/>
        </w:r>
        <w:r>
          <w:rPr>
            <w:noProof/>
          </w:rPr>
          <w:fldChar w:fldCharType="begin"/>
        </w:r>
        <w:r>
          <w:rPr>
            <w:noProof/>
          </w:rPr>
          <w:instrText xml:space="preserve"> PAGEREF _Toc373513881 \h </w:instrText>
        </w:r>
        <w:r>
          <w:rPr>
            <w:noProof/>
          </w:rPr>
        </w:r>
      </w:ins>
      <w:r>
        <w:rPr>
          <w:noProof/>
        </w:rPr>
        <w:fldChar w:fldCharType="separate"/>
      </w:r>
      <w:ins w:id="85" w:author="Cindy W" w:date="2017-11-28T18:42:00Z">
        <w:r>
          <w:rPr>
            <w:noProof/>
          </w:rPr>
          <w:t>34</w:t>
        </w:r>
        <w:r>
          <w:rPr>
            <w:noProof/>
          </w:rPr>
          <w:fldChar w:fldCharType="end"/>
        </w:r>
      </w:ins>
    </w:p>
    <w:p w14:paraId="2C535B83" w14:textId="77777777" w:rsidR="00A02B8C" w:rsidRDefault="00A02B8C">
      <w:pPr>
        <w:pStyle w:val="TOC1"/>
        <w:tabs>
          <w:tab w:val="right" w:leader="dot" w:pos="8630"/>
        </w:tabs>
        <w:rPr>
          <w:ins w:id="86" w:author="Cindy W" w:date="2017-11-28T18:42:00Z"/>
          <w:noProof/>
          <w:lang w:eastAsia="ja-JP"/>
        </w:rPr>
      </w:pPr>
      <w:ins w:id="87" w:author="Cindy W" w:date="2017-11-28T18:42:00Z">
        <w:r>
          <w:rPr>
            <w:noProof/>
          </w:rPr>
          <w:t>Step 25: Off-Perma-Proto hookup wires</w:t>
        </w:r>
        <w:r>
          <w:rPr>
            <w:noProof/>
          </w:rPr>
          <w:tab/>
        </w:r>
        <w:r>
          <w:rPr>
            <w:noProof/>
          </w:rPr>
          <w:fldChar w:fldCharType="begin"/>
        </w:r>
        <w:r>
          <w:rPr>
            <w:noProof/>
          </w:rPr>
          <w:instrText xml:space="preserve"> PAGEREF _Toc373513882 \h </w:instrText>
        </w:r>
        <w:r>
          <w:rPr>
            <w:noProof/>
          </w:rPr>
        </w:r>
      </w:ins>
      <w:r>
        <w:rPr>
          <w:noProof/>
        </w:rPr>
        <w:fldChar w:fldCharType="separate"/>
      </w:r>
      <w:ins w:id="88" w:author="Cindy W" w:date="2017-11-28T18:42:00Z">
        <w:r>
          <w:rPr>
            <w:noProof/>
          </w:rPr>
          <w:t>34</w:t>
        </w:r>
        <w:r>
          <w:rPr>
            <w:noProof/>
          </w:rPr>
          <w:fldChar w:fldCharType="end"/>
        </w:r>
      </w:ins>
    </w:p>
    <w:p w14:paraId="14EA87A9" w14:textId="77777777" w:rsidR="00A02B8C" w:rsidRDefault="00A02B8C">
      <w:pPr>
        <w:pStyle w:val="TOC1"/>
        <w:tabs>
          <w:tab w:val="right" w:leader="dot" w:pos="8630"/>
        </w:tabs>
        <w:rPr>
          <w:ins w:id="89" w:author="Cindy W" w:date="2017-11-28T18:42:00Z"/>
          <w:noProof/>
          <w:lang w:eastAsia="ja-JP"/>
        </w:rPr>
      </w:pPr>
      <w:ins w:id="90" w:author="Cindy W" w:date="2017-11-28T18:42:00Z">
        <w:r>
          <w:rPr>
            <w:noProof/>
          </w:rPr>
          <w:t>Step 26: Solder Male-Female relay jumpers to Perma-Proto</w:t>
        </w:r>
        <w:r>
          <w:rPr>
            <w:noProof/>
          </w:rPr>
          <w:tab/>
        </w:r>
        <w:r>
          <w:rPr>
            <w:noProof/>
          </w:rPr>
          <w:fldChar w:fldCharType="begin"/>
        </w:r>
        <w:r>
          <w:rPr>
            <w:noProof/>
          </w:rPr>
          <w:instrText xml:space="preserve"> PAGEREF _Toc373513883 \h </w:instrText>
        </w:r>
        <w:r>
          <w:rPr>
            <w:noProof/>
          </w:rPr>
        </w:r>
      </w:ins>
      <w:r>
        <w:rPr>
          <w:noProof/>
        </w:rPr>
        <w:fldChar w:fldCharType="separate"/>
      </w:r>
      <w:ins w:id="91" w:author="Cindy W" w:date="2017-11-28T18:42:00Z">
        <w:r>
          <w:rPr>
            <w:noProof/>
          </w:rPr>
          <w:t>37</w:t>
        </w:r>
        <w:r>
          <w:rPr>
            <w:noProof/>
          </w:rPr>
          <w:fldChar w:fldCharType="end"/>
        </w:r>
      </w:ins>
    </w:p>
    <w:p w14:paraId="0463146C" w14:textId="77777777" w:rsidR="00A02B8C" w:rsidRDefault="00A02B8C">
      <w:pPr>
        <w:pStyle w:val="TOC1"/>
        <w:tabs>
          <w:tab w:val="right" w:leader="dot" w:pos="8630"/>
        </w:tabs>
        <w:rPr>
          <w:ins w:id="92" w:author="Cindy W" w:date="2017-11-28T18:42:00Z"/>
          <w:noProof/>
          <w:lang w:eastAsia="ja-JP"/>
        </w:rPr>
      </w:pPr>
      <w:ins w:id="93" w:author="Cindy W" w:date="2017-11-28T18:42:00Z">
        <w:r>
          <w:rPr>
            <w:noProof/>
          </w:rPr>
          <w:t>Step 27: Solder bypass diodes in series</w:t>
        </w:r>
        <w:r>
          <w:rPr>
            <w:noProof/>
          </w:rPr>
          <w:tab/>
        </w:r>
        <w:r>
          <w:rPr>
            <w:noProof/>
          </w:rPr>
          <w:fldChar w:fldCharType="begin"/>
        </w:r>
        <w:r>
          <w:rPr>
            <w:noProof/>
          </w:rPr>
          <w:instrText xml:space="preserve"> PAGEREF _Toc373513884 \h </w:instrText>
        </w:r>
        <w:r>
          <w:rPr>
            <w:noProof/>
          </w:rPr>
        </w:r>
      </w:ins>
      <w:r>
        <w:rPr>
          <w:noProof/>
        </w:rPr>
        <w:fldChar w:fldCharType="separate"/>
      </w:r>
      <w:ins w:id="94" w:author="Cindy W" w:date="2017-11-28T18:42:00Z">
        <w:r>
          <w:rPr>
            <w:noProof/>
          </w:rPr>
          <w:t>38</w:t>
        </w:r>
        <w:r>
          <w:rPr>
            <w:noProof/>
          </w:rPr>
          <w:fldChar w:fldCharType="end"/>
        </w:r>
      </w:ins>
    </w:p>
    <w:p w14:paraId="68132549" w14:textId="77777777" w:rsidR="00A02B8C" w:rsidRDefault="00A02B8C">
      <w:pPr>
        <w:pStyle w:val="TOC1"/>
        <w:tabs>
          <w:tab w:val="right" w:leader="dot" w:pos="8630"/>
        </w:tabs>
        <w:rPr>
          <w:ins w:id="95" w:author="Cindy W" w:date="2017-11-28T18:42:00Z"/>
          <w:noProof/>
          <w:lang w:eastAsia="ja-JP"/>
        </w:rPr>
      </w:pPr>
      <w:ins w:id="96" w:author="Cindy W" w:date="2017-11-28T18:42:00Z">
        <w:r>
          <w:rPr>
            <w:noProof/>
          </w:rPr>
          <w:t>Step 28: Make binding post connections</w:t>
        </w:r>
        <w:r>
          <w:rPr>
            <w:noProof/>
          </w:rPr>
          <w:tab/>
        </w:r>
        <w:r>
          <w:rPr>
            <w:noProof/>
          </w:rPr>
          <w:fldChar w:fldCharType="begin"/>
        </w:r>
        <w:r>
          <w:rPr>
            <w:noProof/>
          </w:rPr>
          <w:instrText xml:space="preserve"> PAGEREF _Toc373513885 \h </w:instrText>
        </w:r>
        <w:r>
          <w:rPr>
            <w:noProof/>
          </w:rPr>
        </w:r>
      </w:ins>
      <w:r>
        <w:rPr>
          <w:noProof/>
        </w:rPr>
        <w:fldChar w:fldCharType="separate"/>
      </w:r>
      <w:ins w:id="97" w:author="Cindy W" w:date="2017-11-28T18:42:00Z">
        <w:r>
          <w:rPr>
            <w:noProof/>
          </w:rPr>
          <w:t>39</w:t>
        </w:r>
        <w:r>
          <w:rPr>
            <w:noProof/>
          </w:rPr>
          <w:fldChar w:fldCharType="end"/>
        </w:r>
      </w:ins>
    </w:p>
    <w:p w14:paraId="418A483F" w14:textId="77777777" w:rsidR="00A02B8C" w:rsidRDefault="00A02B8C">
      <w:pPr>
        <w:pStyle w:val="TOC1"/>
        <w:tabs>
          <w:tab w:val="right" w:leader="dot" w:pos="8630"/>
        </w:tabs>
        <w:rPr>
          <w:ins w:id="98" w:author="Cindy W" w:date="2017-11-28T18:42:00Z"/>
          <w:noProof/>
          <w:lang w:eastAsia="ja-JP"/>
        </w:rPr>
      </w:pPr>
      <w:ins w:id="99" w:author="Cindy W" w:date="2017-11-28T18:42:00Z">
        <w:r>
          <w:rPr>
            <w:noProof/>
          </w:rPr>
          <w:t>Step 29: Make relay switching side connections</w:t>
        </w:r>
        <w:r>
          <w:rPr>
            <w:noProof/>
          </w:rPr>
          <w:tab/>
        </w:r>
        <w:r>
          <w:rPr>
            <w:noProof/>
          </w:rPr>
          <w:fldChar w:fldCharType="begin"/>
        </w:r>
        <w:r>
          <w:rPr>
            <w:noProof/>
          </w:rPr>
          <w:instrText xml:space="preserve"> PAGEREF _Toc373513886 \h </w:instrText>
        </w:r>
        <w:r>
          <w:rPr>
            <w:noProof/>
          </w:rPr>
        </w:r>
      </w:ins>
      <w:r>
        <w:rPr>
          <w:noProof/>
        </w:rPr>
        <w:fldChar w:fldCharType="separate"/>
      </w:r>
      <w:ins w:id="100" w:author="Cindy W" w:date="2017-11-28T18:42:00Z">
        <w:r>
          <w:rPr>
            <w:noProof/>
          </w:rPr>
          <w:t>40</w:t>
        </w:r>
        <w:r>
          <w:rPr>
            <w:noProof/>
          </w:rPr>
          <w:fldChar w:fldCharType="end"/>
        </w:r>
      </w:ins>
    </w:p>
    <w:p w14:paraId="710273D9" w14:textId="77777777" w:rsidR="00A02B8C" w:rsidRDefault="00A02B8C">
      <w:pPr>
        <w:pStyle w:val="TOC1"/>
        <w:tabs>
          <w:tab w:val="right" w:leader="dot" w:pos="8630"/>
        </w:tabs>
        <w:rPr>
          <w:ins w:id="101" w:author="Cindy W" w:date="2017-11-28T18:42:00Z"/>
          <w:noProof/>
          <w:lang w:eastAsia="ja-JP"/>
        </w:rPr>
      </w:pPr>
      <w:ins w:id="102" w:author="Cindy W" w:date="2017-11-28T18:42:00Z">
        <w:r>
          <w:rPr>
            <w:noProof/>
          </w:rPr>
          <w:t>Step 30: Make relay power/control side connections</w:t>
        </w:r>
        <w:r>
          <w:rPr>
            <w:noProof/>
          </w:rPr>
          <w:tab/>
        </w:r>
        <w:r>
          <w:rPr>
            <w:noProof/>
          </w:rPr>
          <w:fldChar w:fldCharType="begin"/>
        </w:r>
        <w:r>
          <w:rPr>
            <w:noProof/>
          </w:rPr>
          <w:instrText xml:space="preserve"> PAGEREF _Toc373513887 \h </w:instrText>
        </w:r>
        <w:r>
          <w:rPr>
            <w:noProof/>
          </w:rPr>
        </w:r>
      </w:ins>
      <w:r>
        <w:rPr>
          <w:noProof/>
        </w:rPr>
        <w:fldChar w:fldCharType="separate"/>
      </w:r>
      <w:ins w:id="103" w:author="Cindy W" w:date="2017-11-28T18:42:00Z">
        <w:r>
          <w:rPr>
            <w:noProof/>
          </w:rPr>
          <w:t>40</w:t>
        </w:r>
        <w:r>
          <w:rPr>
            <w:noProof/>
          </w:rPr>
          <w:fldChar w:fldCharType="end"/>
        </w:r>
      </w:ins>
    </w:p>
    <w:p w14:paraId="0623394E" w14:textId="77777777" w:rsidR="00A02B8C" w:rsidRDefault="00A02B8C">
      <w:pPr>
        <w:pStyle w:val="TOC1"/>
        <w:tabs>
          <w:tab w:val="right" w:leader="dot" w:pos="8630"/>
        </w:tabs>
        <w:rPr>
          <w:ins w:id="104" w:author="Cindy W" w:date="2017-11-28T18:42:00Z"/>
          <w:noProof/>
          <w:lang w:eastAsia="ja-JP"/>
        </w:rPr>
      </w:pPr>
      <w:ins w:id="105" w:author="Cindy W" w:date="2017-11-28T18:42:00Z">
        <w:r>
          <w:rPr>
            <w:noProof/>
          </w:rPr>
          <w:t>Step 31: make other Arduino connections</w:t>
        </w:r>
        <w:r>
          <w:rPr>
            <w:noProof/>
          </w:rPr>
          <w:tab/>
        </w:r>
        <w:r>
          <w:rPr>
            <w:noProof/>
          </w:rPr>
          <w:fldChar w:fldCharType="begin"/>
        </w:r>
        <w:r>
          <w:rPr>
            <w:noProof/>
          </w:rPr>
          <w:instrText xml:space="preserve"> PAGEREF _Toc373513888 \h </w:instrText>
        </w:r>
        <w:r>
          <w:rPr>
            <w:noProof/>
          </w:rPr>
        </w:r>
      </w:ins>
      <w:r>
        <w:rPr>
          <w:noProof/>
        </w:rPr>
        <w:fldChar w:fldCharType="separate"/>
      </w:r>
      <w:ins w:id="106" w:author="Cindy W" w:date="2017-11-28T18:42:00Z">
        <w:r>
          <w:rPr>
            <w:noProof/>
          </w:rPr>
          <w:t>41</w:t>
        </w:r>
        <w:r>
          <w:rPr>
            <w:noProof/>
          </w:rPr>
          <w:fldChar w:fldCharType="end"/>
        </w:r>
      </w:ins>
    </w:p>
    <w:p w14:paraId="105A275A" w14:textId="77777777" w:rsidR="00A02B8C" w:rsidRDefault="00A02B8C">
      <w:pPr>
        <w:pStyle w:val="TOC1"/>
        <w:tabs>
          <w:tab w:val="right" w:leader="dot" w:pos="8630"/>
        </w:tabs>
        <w:rPr>
          <w:ins w:id="107" w:author="Cindy W" w:date="2017-11-28T18:42:00Z"/>
          <w:noProof/>
          <w:lang w:eastAsia="ja-JP"/>
        </w:rPr>
      </w:pPr>
      <w:ins w:id="108" w:author="Cindy W" w:date="2017-11-28T18:42:00Z">
        <w:r>
          <w:rPr>
            <w:noProof/>
          </w:rPr>
          <w:t>Step 32: Test system connections</w:t>
        </w:r>
        <w:r>
          <w:rPr>
            <w:noProof/>
          </w:rPr>
          <w:tab/>
        </w:r>
        <w:r>
          <w:rPr>
            <w:noProof/>
          </w:rPr>
          <w:fldChar w:fldCharType="begin"/>
        </w:r>
        <w:r>
          <w:rPr>
            <w:noProof/>
          </w:rPr>
          <w:instrText xml:space="preserve"> PAGEREF _Toc373513889 \h </w:instrText>
        </w:r>
        <w:r>
          <w:rPr>
            <w:noProof/>
          </w:rPr>
        </w:r>
      </w:ins>
      <w:r>
        <w:rPr>
          <w:noProof/>
        </w:rPr>
        <w:fldChar w:fldCharType="separate"/>
      </w:r>
      <w:ins w:id="109" w:author="Cindy W" w:date="2017-11-28T18:42:00Z">
        <w:r>
          <w:rPr>
            <w:noProof/>
          </w:rPr>
          <w:t>42</w:t>
        </w:r>
        <w:r>
          <w:rPr>
            <w:noProof/>
          </w:rPr>
          <w:fldChar w:fldCharType="end"/>
        </w:r>
      </w:ins>
    </w:p>
    <w:p w14:paraId="6DA45C25" w14:textId="77777777" w:rsidR="00A02B8C" w:rsidRDefault="00A02B8C">
      <w:pPr>
        <w:pStyle w:val="TOC1"/>
        <w:tabs>
          <w:tab w:val="right" w:leader="dot" w:pos="8630"/>
        </w:tabs>
        <w:rPr>
          <w:ins w:id="110" w:author="Cindy W" w:date="2017-11-28T18:42:00Z"/>
          <w:noProof/>
          <w:lang w:eastAsia="ja-JP"/>
        </w:rPr>
      </w:pPr>
      <w:ins w:id="111" w:author="Cindy W" w:date="2017-11-28T18:42:00Z">
        <w:r>
          <w:rPr>
            <w:noProof/>
          </w:rPr>
          <w:t>Step 33: System bench test</w:t>
        </w:r>
        <w:r>
          <w:rPr>
            <w:noProof/>
          </w:rPr>
          <w:tab/>
        </w:r>
        <w:r>
          <w:rPr>
            <w:noProof/>
          </w:rPr>
          <w:fldChar w:fldCharType="begin"/>
        </w:r>
        <w:r>
          <w:rPr>
            <w:noProof/>
          </w:rPr>
          <w:instrText xml:space="preserve"> PAGEREF _Toc373513890 \h </w:instrText>
        </w:r>
        <w:r>
          <w:rPr>
            <w:noProof/>
          </w:rPr>
        </w:r>
      </w:ins>
      <w:r>
        <w:rPr>
          <w:noProof/>
        </w:rPr>
        <w:fldChar w:fldCharType="separate"/>
      </w:r>
      <w:ins w:id="112" w:author="Cindy W" w:date="2017-11-28T18:42:00Z">
        <w:r>
          <w:rPr>
            <w:noProof/>
          </w:rPr>
          <w:t>43</w:t>
        </w:r>
        <w:r>
          <w:rPr>
            <w:noProof/>
          </w:rPr>
          <w:fldChar w:fldCharType="end"/>
        </w:r>
      </w:ins>
    </w:p>
    <w:p w14:paraId="556FD6F9" w14:textId="77777777" w:rsidR="00A02B8C" w:rsidRDefault="00A02B8C">
      <w:pPr>
        <w:pStyle w:val="TOC1"/>
        <w:tabs>
          <w:tab w:val="right" w:leader="dot" w:pos="8630"/>
        </w:tabs>
        <w:rPr>
          <w:ins w:id="113" w:author="Cindy W" w:date="2017-11-28T18:42:00Z"/>
          <w:noProof/>
          <w:lang w:eastAsia="ja-JP"/>
        </w:rPr>
      </w:pPr>
      <w:ins w:id="114" w:author="Cindy W" w:date="2017-11-28T18:42:00Z">
        <w:r>
          <w:rPr>
            <w:noProof/>
          </w:rPr>
          <w:t>Step 34: Prepare for case and final assembly</w:t>
        </w:r>
        <w:r>
          <w:rPr>
            <w:noProof/>
          </w:rPr>
          <w:tab/>
        </w:r>
        <w:r>
          <w:rPr>
            <w:noProof/>
          </w:rPr>
          <w:fldChar w:fldCharType="begin"/>
        </w:r>
        <w:r>
          <w:rPr>
            <w:noProof/>
          </w:rPr>
          <w:instrText xml:space="preserve"> PAGEREF _Toc373513891 \h </w:instrText>
        </w:r>
        <w:r>
          <w:rPr>
            <w:noProof/>
          </w:rPr>
        </w:r>
      </w:ins>
      <w:r>
        <w:rPr>
          <w:noProof/>
        </w:rPr>
        <w:fldChar w:fldCharType="separate"/>
      </w:r>
      <w:ins w:id="115" w:author="Cindy W" w:date="2017-11-28T18:42:00Z">
        <w:r>
          <w:rPr>
            <w:noProof/>
          </w:rPr>
          <w:t>45</w:t>
        </w:r>
        <w:r>
          <w:rPr>
            <w:noProof/>
          </w:rPr>
          <w:fldChar w:fldCharType="end"/>
        </w:r>
      </w:ins>
    </w:p>
    <w:p w14:paraId="3E96FF13" w14:textId="77777777" w:rsidR="00A02B8C" w:rsidRDefault="00A02B8C">
      <w:pPr>
        <w:pStyle w:val="TOC1"/>
        <w:tabs>
          <w:tab w:val="right" w:leader="dot" w:pos="8630"/>
        </w:tabs>
        <w:rPr>
          <w:ins w:id="116" w:author="Cindy W" w:date="2017-11-28T18:42:00Z"/>
          <w:noProof/>
          <w:lang w:eastAsia="ja-JP"/>
        </w:rPr>
      </w:pPr>
      <w:ins w:id="117" w:author="Cindy W" w:date="2017-11-28T18:42:00Z">
        <w:r>
          <w:rPr>
            <w:noProof/>
          </w:rPr>
          <w:t>Step 35: Cut off fins</w:t>
        </w:r>
        <w:r>
          <w:rPr>
            <w:noProof/>
          </w:rPr>
          <w:tab/>
        </w:r>
        <w:r>
          <w:rPr>
            <w:noProof/>
          </w:rPr>
          <w:fldChar w:fldCharType="begin"/>
        </w:r>
        <w:r>
          <w:rPr>
            <w:noProof/>
          </w:rPr>
          <w:instrText xml:space="preserve"> PAGEREF _Toc373513892 \h </w:instrText>
        </w:r>
        <w:r>
          <w:rPr>
            <w:noProof/>
          </w:rPr>
        </w:r>
      </w:ins>
      <w:r>
        <w:rPr>
          <w:noProof/>
        </w:rPr>
        <w:fldChar w:fldCharType="separate"/>
      </w:r>
      <w:ins w:id="118" w:author="Cindy W" w:date="2017-11-28T18:42:00Z">
        <w:r>
          <w:rPr>
            <w:noProof/>
          </w:rPr>
          <w:t>46</w:t>
        </w:r>
        <w:r>
          <w:rPr>
            <w:noProof/>
          </w:rPr>
          <w:fldChar w:fldCharType="end"/>
        </w:r>
      </w:ins>
    </w:p>
    <w:p w14:paraId="41C455F7" w14:textId="77777777" w:rsidR="00A02B8C" w:rsidRDefault="00A02B8C">
      <w:pPr>
        <w:pStyle w:val="TOC1"/>
        <w:tabs>
          <w:tab w:val="right" w:leader="dot" w:pos="8630"/>
        </w:tabs>
        <w:rPr>
          <w:ins w:id="119" w:author="Cindy W" w:date="2017-11-28T18:42:00Z"/>
          <w:noProof/>
          <w:lang w:eastAsia="ja-JP"/>
        </w:rPr>
      </w:pPr>
      <w:ins w:id="120" w:author="Cindy W" w:date="2017-11-28T18:42:00Z">
        <w:r>
          <w:rPr>
            <w:noProof/>
          </w:rPr>
          <w:t>Step 36: Mark holes for Arduino standoffs</w:t>
        </w:r>
        <w:r>
          <w:rPr>
            <w:noProof/>
          </w:rPr>
          <w:tab/>
        </w:r>
        <w:r>
          <w:rPr>
            <w:noProof/>
          </w:rPr>
          <w:fldChar w:fldCharType="begin"/>
        </w:r>
        <w:r>
          <w:rPr>
            <w:noProof/>
          </w:rPr>
          <w:instrText xml:space="preserve"> PAGEREF _Toc373513893 \h </w:instrText>
        </w:r>
        <w:r>
          <w:rPr>
            <w:noProof/>
          </w:rPr>
        </w:r>
      </w:ins>
      <w:r>
        <w:rPr>
          <w:noProof/>
        </w:rPr>
        <w:fldChar w:fldCharType="separate"/>
      </w:r>
      <w:ins w:id="121" w:author="Cindy W" w:date="2017-11-28T18:42:00Z">
        <w:r>
          <w:rPr>
            <w:noProof/>
          </w:rPr>
          <w:t>47</w:t>
        </w:r>
        <w:r>
          <w:rPr>
            <w:noProof/>
          </w:rPr>
          <w:fldChar w:fldCharType="end"/>
        </w:r>
      </w:ins>
    </w:p>
    <w:p w14:paraId="2422CB4F" w14:textId="77777777" w:rsidR="00A02B8C" w:rsidRDefault="00A02B8C">
      <w:pPr>
        <w:pStyle w:val="TOC1"/>
        <w:tabs>
          <w:tab w:val="right" w:leader="dot" w:pos="8630"/>
        </w:tabs>
        <w:rPr>
          <w:ins w:id="122" w:author="Cindy W" w:date="2017-11-28T18:42:00Z"/>
          <w:noProof/>
          <w:lang w:eastAsia="ja-JP"/>
        </w:rPr>
      </w:pPr>
      <w:ins w:id="123" w:author="Cindy W" w:date="2017-11-28T18:42:00Z">
        <w:r>
          <w:rPr>
            <w:noProof/>
          </w:rPr>
          <w:t>Step 37: Mark holes for Perma-Proto standoffs</w:t>
        </w:r>
        <w:r>
          <w:rPr>
            <w:noProof/>
          </w:rPr>
          <w:tab/>
        </w:r>
        <w:r>
          <w:rPr>
            <w:noProof/>
          </w:rPr>
          <w:fldChar w:fldCharType="begin"/>
        </w:r>
        <w:r>
          <w:rPr>
            <w:noProof/>
          </w:rPr>
          <w:instrText xml:space="preserve"> PAGEREF _Toc373513894 \h </w:instrText>
        </w:r>
        <w:r>
          <w:rPr>
            <w:noProof/>
          </w:rPr>
        </w:r>
      </w:ins>
      <w:r>
        <w:rPr>
          <w:noProof/>
        </w:rPr>
        <w:fldChar w:fldCharType="separate"/>
      </w:r>
      <w:ins w:id="124" w:author="Cindy W" w:date="2017-11-28T18:42:00Z">
        <w:r>
          <w:rPr>
            <w:noProof/>
          </w:rPr>
          <w:t>48</w:t>
        </w:r>
        <w:r>
          <w:rPr>
            <w:noProof/>
          </w:rPr>
          <w:fldChar w:fldCharType="end"/>
        </w:r>
      </w:ins>
    </w:p>
    <w:p w14:paraId="65DE62B9" w14:textId="77777777" w:rsidR="00A02B8C" w:rsidRDefault="00A02B8C">
      <w:pPr>
        <w:pStyle w:val="TOC1"/>
        <w:tabs>
          <w:tab w:val="right" w:leader="dot" w:pos="8630"/>
        </w:tabs>
        <w:rPr>
          <w:ins w:id="125" w:author="Cindy W" w:date="2017-11-28T18:42:00Z"/>
          <w:noProof/>
          <w:lang w:eastAsia="ja-JP"/>
        </w:rPr>
      </w:pPr>
      <w:ins w:id="126" w:author="Cindy W" w:date="2017-11-28T18:42:00Z">
        <w:r>
          <w:rPr>
            <w:noProof/>
          </w:rPr>
          <w:t>Step 38: Mark holes for relay module standoffs</w:t>
        </w:r>
        <w:r>
          <w:rPr>
            <w:noProof/>
          </w:rPr>
          <w:tab/>
        </w:r>
        <w:r>
          <w:rPr>
            <w:noProof/>
          </w:rPr>
          <w:fldChar w:fldCharType="begin"/>
        </w:r>
        <w:r>
          <w:rPr>
            <w:noProof/>
          </w:rPr>
          <w:instrText xml:space="preserve"> PAGEREF _Toc373513895 \h </w:instrText>
        </w:r>
        <w:r>
          <w:rPr>
            <w:noProof/>
          </w:rPr>
        </w:r>
      </w:ins>
      <w:r>
        <w:rPr>
          <w:noProof/>
        </w:rPr>
        <w:fldChar w:fldCharType="separate"/>
      </w:r>
      <w:ins w:id="127" w:author="Cindy W" w:date="2017-11-28T18:42:00Z">
        <w:r>
          <w:rPr>
            <w:noProof/>
          </w:rPr>
          <w:t>48</w:t>
        </w:r>
        <w:r>
          <w:rPr>
            <w:noProof/>
          </w:rPr>
          <w:fldChar w:fldCharType="end"/>
        </w:r>
      </w:ins>
    </w:p>
    <w:p w14:paraId="1F7E48EC" w14:textId="77777777" w:rsidR="00A02B8C" w:rsidRDefault="00A02B8C">
      <w:pPr>
        <w:pStyle w:val="TOC1"/>
        <w:tabs>
          <w:tab w:val="right" w:leader="dot" w:pos="8630"/>
        </w:tabs>
        <w:rPr>
          <w:ins w:id="128" w:author="Cindy W" w:date="2017-11-28T18:42:00Z"/>
          <w:noProof/>
          <w:lang w:eastAsia="ja-JP"/>
        </w:rPr>
      </w:pPr>
      <w:ins w:id="129" w:author="Cindy W" w:date="2017-11-28T18:42:00Z">
        <w:r>
          <w:rPr>
            <w:noProof/>
          </w:rPr>
          <w:t>Step 39: Mark holes for binding posts</w:t>
        </w:r>
        <w:r>
          <w:rPr>
            <w:noProof/>
          </w:rPr>
          <w:tab/>
        </w:r>
        <w:r>
          <w:rPr>
            <w:noProof/>
          </w:rPr>
          <w:fldChar w:fldCharType="begin"/>
        </w:r>
        <w:r>
          <w:rPr>
            <w:noProof/>
          </w:rPr>
          <w:instrText xml:space="preserve"> PAGEREF _Toc373513896 \h </w:instrText>
        </w:r>
        <w:r>
          <w:rPr>
            <w:noProof/>
          </w:rPr>
        </w:r>
      </w:ins>
      <w:r>
        <w:rPr>
          <w:noProof/>
        </w:rPr>
        <w:fldChar w:fldCharType="separate"/>
      </w:r>
      <w:ins w:id="130" w:author="Cindy W" w:date="2017-11-28T18:42:00Z">
        <w:r>
          <w:rPr>
            <w:noProof/>
          </w:rPr>
          <w:t>49</w:t>
        </w:r>
        <w:r>
          <w:rPr>
            <w:noProof/>
          </w:rPr>
          <w:fldChar w:fldCharType="end"/>
        </w:r>
      </w:ins>
    </w:p>
    <w:p w14:paraId="4AC046EC" w14:textId="77777777" w:rsidR="00A02B8C" w:rsidRDefault="00A02B8C">
      <w:pPr>
        <w:pStyle w:val="TOC1"/>
        <w:tabs>
          <w:tab w:val="right" w:leader="dot" w:pos="8630"/>
        </w:tabs>
        <w:rPr>
          <w:ins w:id="131" w:author="Cindy W" w:date="2017-11-28T18:42:00Z"/>
          <w:noProof/>
          <w:lang w:eastAsia="ja-JP"/>
        </w:rPr>
      </w:pPr>
      <w:ins w:id="132" w:author="Cindy W" w:date="2017-11-28T18:42:00Z">
        <w:r>
          <w:rPr>
            <w:noProof/>
          </w:rPr>
          <w:t>Step 40: Drill 12 marked holes</w:t>
        </w:r>
        <w:r>
          <w:rPr>
            <w:noProof/>
          </w:rPr>
          <w:tab/>
        </w:r>
        <w:r>
          <w:rPr>
            <w:noProof/>
          </w:rPr>
          <w:fldChar w:fldCharType="begin"/>
        </w:r>
        <w:r>
          <w:rPr>
            <w:noProof/>
          </w:rPr>
          <w:instrText xml:space="preserve"> PAGEREF _Toc373513897 \h </w:instrText>
        </w:r>
        <w:r>
          <w:rPr>
            <w:noProof/>
          </w:rPr>
        </w:r>
      </w:ins>
      <w:r>
        <w:rPr>
          <w:noProof/>
        </w:rPr>
        <w:fldChar w:fldCharType="separate"/>
      </w:r>
      <w:ins w:id="133" w:author="Cindy W" w:date="2017-11-28T18:42:00Z">
        <w:r>
          <w:rPr>
            <w:noProof/>
          </w:rPr>
          <w:t>50</w:t>
        </w:r>
        <w:r>
          <w:rPr>
            <w:noProof/>
          </w:rPr>
          <w:fldChar w:fldCharType="end"/>
        </w:r>
      </w:ins>
    </w:p>
    <w:p w14:paraId="4D6DA69F" w14:textId="77777777" w:rsidR="00A02B8C" w:rsidRDefault="00A02B8C">
      <w:pPr>
        <w:pStyle w:val="TOC1"/>
        <w:tabs>
          <w:tab w:val="right" w:leader="dot" w:pos="8630"/>
        </w:tabs>
        <w:rPr>
          <w:ins w:id="134" w:author="Cindy W" w:date="2017-11-28T18:42:00Z"/>
          <w:noProof/>
          <w:lang w:eastAsia="ja-JP"/>
        </w:rPr>
      </w:pPr>
      <w:ins w:id="135" w:author="Cindy W" w:date="2017-11-28T18:42:00Z">
        <w:r>
          <w:rPr>
            <w:noProof/>
          </w:rPr>
          <w:t>Step 41: Install binding posts</w:t>
        </w:r>
        <w:r>
          <w:rPr>
            <w:noProof/>
          </w:rPr>
          <w:tab/>
        </w:r>
        <w:r>
          <w:rPr>
            <w:noProof/>
          </w:rPr>
          <w:fldChar w:fldCharType="begin"/>
        </w:r>
        <w:r>
          <w:rPr>
            <w:noProof/>
          </w:rPr>
          <w:instrText xml:space="preserve"> PAGEREF _Toc373513898 \h </w:instrText>
        </w:r>
        <w:r>
          <w:rPr>
            <w:noProof/>
          </w:rPr>
        </w:r>
      </w:ins>
      <w:r>
        <w:rPr>
          <w:noProof/>
        </w:rPr>
        <w:fldChar w:fldCharType="separate"/>
      </w:r>
      <w:ins w:id="136" w:author="Cindy W" w:date="2017-11-28T18:42:00Z">
        <w:r>
          <w:rPr>
            <w:noProof/>
          </w:rPr>
          <w:t>51</w:t>
        </w:r>
        <w:r>
          <w:rPr>
            <w:noProof/>
          </w:rPr>
          <w:fldChar w:fldCharType="end"/>
        </w:r>
      </w:ins>
    </w:p>
    <w:p w14:paraId="029E0845" w14:textId="77777777" w:rsidR="00A02B8C" w:rsidRDefault="00A02B8C">
      <w:pPr>
        <w:pStyle w:val="TOC1"/>
        <w:tabs>
          <w:tab w:val="right" w:leader="dot" w:pos="8630"/>
        </w:tabs>
        <w:rPr>
          <w:ins w:id="137" w:author="Cindy W" w:date="2017-11-28T18:42:00Z"/>
          <w:noProof/>
          <w:lang w:eastAsia="ja-JP"/>
        </w:rPr>
      </w:pPr>
      <w:ins w:id="138" w:author="Cindy W" w:date="2017-11-28T18:42:00Z">
        <w:r>
          <w:rPr>
            <w:noProof/>
          </w:rPr>
          <w:t>Step 42: Install Perma-Proto</w:t>
        </w:r>
        <w:r>
          <w:rPr>
            <w:noProof/>
          </w:rPr>
          <w:tab/>
        </w:r>
        <w:r>
          <w:rPr>
            <w:noProof/>
          </w:rPr>
          <w:fldChar w:fldCharType="begin"/>
        </w:r>
        <w:r>
          <w:rPr>
            <w:noProof/>
          </w:rPr>
          <w:instrText xml:space="preserve"> PAGEREF _Toc373513899 \h </w:instrText>
        </w:r>
        <w:r>
          <w:rPr>
            <w:noProof/>
          </w:rPr>
        </w:r>
      </w:ins>
      <w:r>
        <w:rPr>
          <w:noProof/>
        </w:rPr>
        <w:fldChar w:fldCharType="separate"/>
      </w:r>
      <w:ins w:id="139" w:author="Cindy W" w:date="2017-11-28T18:42:00Z">
        <w:r>
          <w:rPr>
            <w:noProof/>
          </w:rPr>
          <w:t>51</w:t>
        </w:r>
        <w:r>
          <w:rPr>
            <w:noProof/>
          </w:rPr>
          <w:fldChar w:fldCharType="end"/>
        </w:r>
      </w:ins>
    </w:p>
    <w:p w14:paraId="03AFDEC4" w14:textId="77777777" w:rsidR="00A02B8C" w:rsidRDefault="00A02B8C">
      <w:pPr>
        <w:pStyle w:val="TOC1"/>
        <w:tabs>
          <w:tab w:val="right" w:leader="dot" w:pos="8630"/>
        </w:tabs>
        <w:rPr>
          <w:ins w:id="140" w:author="Cindy W" w:date="2017-11-28T18:42:00Z"/>
          <w:noProof/>
          <w:lang w:eastAsia="ja-JP"/>
        </w:rPr>
      </w:pPr>
      <w:ins w:id="141" w:author="Cindy W" w:date="2017-11-28T18:42:00Z">
        <w:r>
          <w:rPr>
            <w:noProof/>
          </w:rPr>
          <w:t>Step 43: Make binding post connections</w:t>
        </w:r>
        <w:r>
          <w:rPr>
            <w:noProof/>
          </w:rPr>
          <w:tab/>
        </w:r>
        <w:r>
          <w:rPr>
            <w:noProof/>
          </w:rPr>
          <w:fldChar w:fldCharType="begin"/>
        </w:r>
        <w:r>
          <w:rPr>
            <w:noProof/>
          </w:rPr>
          <w:instrText xml:space="preserve"> PAGEREF _Toc373513900 \h </w:instrText>
        </w:r>
        <w:r>
          <w:rPr>
            <w:noProof/>
          </w:rPr>
        </w:r>
      </w:ins>
      <w:r>
        <w:rPr>
          <w:noProof/>
        </w:rPr>
        <w:fldChar w:fldCharType="separate"/>
      </w:r>
      <w:ins w:id="142" w:author="Cindy W" w:date="2017-11-28T18:42:00Z">
        <w:r>
          <w:rPr>
            <w:noProof/>
          </w:rPr>
          <w:t>51</w:t>
        </w:r>
        <w:r>
          <w:rPr>
            <w:noProof/>
          </w:rPr>
          <w:fldChar w:fldCharType="end"/>
        </w:r>
      </w:ins>
    </w:p>
    <w:p w14:paraId="0D01B251" w14:textId="77777777" w:rsidR="00A02B8C" w:rsidRDefault="00A02B8C">
      <w:pPr>
        <w:pStyle w:val="TOC1"/>
        <w:tabs>
          <w:tab w:val="right" w:leader="dot" w:pos="8630"/>
        </w:tabs>
        <w:rPr>
          <w:ins w:id="143" w:author="Cindy W" w:date="2017-11-28T18:42:00Z"/>
          <w:noProof/>
          <w:lang w:eastAsia="ja-JP"/>
        </w:rPr>
      </w:pPr>
      <w:ins w:id="144" w:author="Cindy W" w:date="2017-11-28T18:42:00Z">
        <w:r>
          <w:rPr>
            <w:noProof/>
          </w:rPr>
          <w:t>Step 44: Install Arduino</w:t>
        </w:r>
        <w:r>
          <w:rPr>
            <w:noProof/>
          </w:rPr>
          <w:tab/>
        </w:r>
        <w:r>
          <w:rPr>
            <w:noProof/>
          </w:rPr>
          <w:fldChar w:fldCharType="begin"/>
        </w:r>
        <w:r>
          <w:rPr>
            <w:noProof/>
          </w:rPr>
          <w:instrText xml:space="preserve"> PAGEREF _Toc373513901 \h </w:instrText>
        </w:r>
        <w:r>
          <w:rPr>
            <w:noProof/>
          </w:rPr>
        </w:r>
      </w:ins>
      <w:r>
        <w:rPr>
          <w:noProof/>
        </w:rPr>
        <w:fldChar w:fldCharType="separate"/>
      </w:r>
      <w:ins w:id="145" w:author="Cindy W" w:date="2017-11-28T18:42:00Z">
        <w:r>
          <w:rPr>
            <w:noProof/>
          </w:rPr>
          <w:t>52</w:t>
        </w:r>
        <w:r>
          <w:rPr>
            <w:noProof/>
          </w:rPr>
          <w:fldChar w:fldCharType="end"/>
        </w:r>
      </w:ins>
    </w:p>
    <w:p w14:paraId="15227EDF" w14:textId="77777777" w:rsidR="00A02B8C" w:rsidRDefault="00A02B8C">
      <w:pPr>
        <w:pStyle w:val="TOC1"/>
        <w:tabs>
          <w:tab w:val="right" w:leader="dot" w:pos="8630"/>
        </w:tabs>
        <w:rPr>
          <w:ins w:id="146" w:author="Cindy W" w:date="2017-11-28T18:42:00Z"/>
          <w:noProof/>
          <w:lang w:eastAsia="ja-JP"/>
        </w:rPr>
      </w:pPr>
      <w:ins w:id="147" w:author="Cindy W" w:date="2017-11-28T18:42:00Z">
        <w:r>
          <w:rPr>
            <w:noProof/>
          </w:rPr>
          <w:t>Step 45: Connect Perma-Proto to Arduino</w:t>
        </w:r>
        <w:r>
          <w:rPr>
            <w:noProof/>
          </w:rPr>
          <w:tab/>
        </w:r>
        <w:r>
          <w:rPr>
            <w:noProof/>
          </w:rPr>
          <w:fldChar w:fldCharType="begin"/>
        </w:r>
        <w:r>
          <w:rPr>
            <w:noProof/>
          </w:rPr>
          <w:instrText xml:space="preserve"> PAGEREF _Toc373513902 \h </w:instrText>
        </w:r>
        <w:r>
          <w:rPr>
            <w:noProof/>
          </w:rPr>
        </w:r>
      </w:ins>
      <w:r>
        <w:rPr>
          <w:noProof/>
        </w:rPr>
        <w:fldChar w:fldCharType="separate"/>
      </w:r>
      <w:ins w:id="148" w:author="Cindy W" w:date="2017-11-28T18:42:00Z">
        <w:r>
          <w:rPr>
            <w:noProof/>
          </w:rPr>
          <w:t>52</w:t>
        </w:r>
        <w:r>
          <w:rPr>
            <w:noProof/>
          </w:rPr>
          <w:fldChar w:fldCharType="end"/>
        </w:r>
      </w:ins>
    </w:p>
    <w:p w14:paraId="6769F718" w14:textId="77777777" w:rsidR="00A02B8C" w:rsidRDefault="00A02B8C">
      <w:pPr>
        <w:pStyle w:val="TOC1"/>
        <w:tabs>
          <w:tab w:val="right" w:leader="dot" w:pos="8630"/>
        </w:tabs>
        <w:rPr>
          <w:ins w:id="149" w:author="Cindy W" w:date="2017-11-28T18:42:00Z"/>
          <w:noProof/>
          <w:lang w:eastAsia="ja-JP"/>
        </w:rPr>
      </w:pPr>
      <w:ins w:id="150" w:author="Cindy W" w:date="2017-11-28T18:42:00Z">
        <w:r>
          <w:rPr>
            <w:noProof/>
          </w:rPr>
          <w:lastRenderedPageBreak/>
          <w:t>Step 46: Connect screw-down side of relay module</w:t>
        </w:r>
        <w:r>
          <w:rPr>
            <w:noProof/>
          </w:rPr>
          <w:tab/>
        </w:r>
        <w:r>
          <w:rPr>
            <w:noProof/>
          </w:rPr>
          <w:fldChar w:fldCharType="begin"/>
        </w:r>
        <w:r>
          <w:rPr>
            <w:noProof/>
          </w:rPr>
          <w:instrText xml:space="preserve"> PAGEREF _Toc373513903 \h </w:instrText>
        </w:r>
        <w:r>
          <w:rPr>
            <w:noProof/>
          </w:rPr>
        </w:r>
      </w:ins>
      <w:r>
        <w:rPr>
          <w:noProof/>
        </w:rPr>
        <w:fldChar w:fldCharType="separate"/>
      </w:r>
      <w:ins w:id="151" w:author="Cindy W" w:date="2017-11-28T18:42:00Z">
        <w:r>
          <w:rPr>
            <w:noProof/>
          </w:rPr>
          <w:t>53</w:t>
        </w:r>
        <w:r>
          <w:rPr>
            <w:noProof/>
          </w:rPr>
          <w:fldChar w:fldCharType="end"/>
        </w:r>
      </w:ins>
    </w:p>
    <w:p w14:paraId="673954F8" w14:textId="77777777" w:rsidR="00A02B8C" w:rsidRDefault="00A02B8C">
      <w:pPr>
        <w:pStyle w:val="TOC1"/>
        <w:tabs>
          <w:tab w:val="right" w:leader="dot" w:pos="8630"/>
        </w:tabs>
        <w:rPr>
          <w:ins w:id="152" w:author="Cindy W" w:date="2017-11-28T18:42:00Z"/>
          <w:noProof/>
          <w:lang w:eastAsia="ja-JP"/>
        </w:rPr>
      </w:pPr>
      <w:ins w:id="153" w:author="Cindy W" w:date="2017-11-28T18:42:00Z">
        <w:r>
          <w:rPr>
            <w:noProof/>
          </w:rPr>
          <w:t>Step 47: Install relay module</w:t>
        </w:r>
        <w:r>
          <w:rPr>
            <w:noProof/>
          </w:rPr>
          <w:tab/>
        </w:r>
        <w:r>
          <w:rPr>
            <w:noProof/>
          </w:rPr>
          <w:fldChar w:fldCharType="begin"/>
        </w:r>
        <w:r>
          <w:rPr>
            <w:noProof/>
          </w:rPr>
          <w:instrText xml:space="preserve"> PAGEREF _Toc373513904 \h </w:instrText>
        </w:r>
        <w:r>
          <w:rPr>
            <w:noProof/>
          </w:rPr>
        </w:r>
      </w:ins>
      <w:r>
        <w:rPr>
          <w:noProof/>
        </w:rPr>
        <w:fldChar w:fldCharType="separate"/>
      </w:r>
      <w:ins w:id="154" w:author="Cindy W" w:date="2017-11-28T18:42:00Z">
        <w:r>
          <w:rPr>
            <w:noProof/>
          </w:rPr>
          <w:t>54</w:t>
        </w:r>
        <w:r>
          <w:rPr>
            <w:noProof/>
          </w:rPr>
          <w:fldChar w:fldCharType="end"/>
        </w:r>
      </w:ins>
    </w:p>
    <w:p w14:paraId="1D7D9499" w14:textId="77777777" w:rsidR="00A02B8C" w:rsidRDefault="00A02B8C">
      <w:pPr>
        <w:pStyle w:val="TOC1"/>
        <w:tabs>
          <w:tab w:val="right" w:leader="dot" w:pos="8630"/>
        </w:tabs>
        <w:rPr>
          <w:ins w:id="155" w:author="Cindy W" w:date="2017-11-28T18:42:00Z"/>
          <w:noProof/>
          <w:lang w:eastAsia="ja-JP"/>
        </w:rPr>
      </w:pPr>
      <w:ins w:id="156" w:author="Cindy W" w:date="2017-11-28T18:42:00Z">
        <w:r>
          <w:rPr>
            <w:noProof/>
          </w:rPr>
          <w:t>Step 48: Connect relay module jumpers</w:t>
        </w:r>
        <w:r>
          <w:rPr>
            <w:noProof/>
          </w:rPr>
          <w:tab/>
        </w:r>
        <w:r>
          <w:rPr>
            <w:noProof/>
          </w:rPr>
          <w:fldChar w:fldCharType="begin"/>
        </w:r>
        <w:r>
          <w:rPr>
            <w:noProof/>
          </w:rPr>
          <w:instrText xml:space="preserve"> PAGEREF _Toc373513905 \h </w:instrText>
        </w:r>
        <w:r>
          <w:rPr>
            <w:noProof/>
          </w:rPr>
        </w:r>
      </w:ins>
      <w:r>
        <w:rPr>
          <w:noProof/>
        </w:rPr>
        <w:fldChar w:fldCharType="separate"/>
      </w:r>
      <w:ins w:id="157" w:author="Cindy W" w:date="2017-11-28T18:42:00Z">
        <w:r>
          <w:rPr>
            <w:noProof/>
          </w:rPr>
          <w:t>54</w:t>
        </w:r>
        <w:r>
          <w:rPr>
            <w:noProof/>
          </w:rPr>
          <w:fldChar w:fldCharType="end"/>
        </w:r>
      </w:ins>
    </w:p>
    <w:p w14:paraId="75BA77A3" w14:textId="77777777" w:rsidR="00A02B8C" w:rsidRDefault="00A02B8C">
      <w:pPr>
        <w:pStyle w:val="TOC1"/>
        <w:tabs>
          <w:tab w:val="right" w:leader="dot" w:pos="8630"/>
        </w:tabs>
        <w:rPr>
          <w:ins w:id="158" w:author="Cindy W" w:date="2017-11-28T18:42:00Z"/>
          <w:noProof/>
          <w:lang w:eastAsia="ja-JP"/>
        </w:rPr>
      </w:pPr>
      <w:ins w:id="159" w:author="Cindy W" w:date="2017-11-28T18:42:00Z">
        <w:r>
          <w:rPr>
            <w:noProof/>
          </w:rPr>
          <w:t>Step 49: Drill USB connector hole</w:t>
        </w:r>
        <w:r>
          <w:rPr>
            <w:noProof/>
          </w:rPr>
          <w:tab/>
        </w:r>
        <w:r>
          <w:rPr>
            <w:noProof/>
          </w:rPr>
          <w:fldChar w:fldCharType="begin"/>
        </w:r>
        <w:r>
          <w:rPr>
            <w:noProof/>
          </w:rPr>
          <w:instrText xml:space="preserve"> PAGEREF _Toc373513906 \h </w:instrText>
        </w:r>
        <w:r>
          <w:rPr>
            <w:noProof/>
          </w:rPr>
        </w:r>
      </w:ins>
      <w:r>
        <w:rPr>
          <w:noProof/>
        </w:rPr>
        <w:fldChar w:fldCharType="separate"/>
      </w:r>
      <w:ins w:id="160" w:author="Cindy W" w:date="2017-11-28T18:42:00Z">
        <w:r>
          <w:rPr>
            <w:noProof/>
          </w:rPr>
          <w:t>54</w:t>
        </w:r>
        <w:r>
          <w:rPr>
            <w:noProof/>
          </w:rPr>
          <w:fldChar w:fldCharType="end"/>
        </w:r>
      </w:ins>
    </w:p>
    <w:p w14:paraId="0D8CA20D" w14:textId="77777777" w:rsidR="00A02B8C" w:rsidRDefault="00A02B8C">
      <w:pPr>
        <w:pStyle w:val="TOC1"/>
        <w:tabs>
          <w:tab w:val="right" w:leader="dot" w:pos="8630"/>
        </w:tabs>
        <w:rPr>
          <w:ins w:id="161" w:author="Cindy W" w:date="2017-11-28T18:42:00Z"/>
          <w:noProof/>
          <w:lang w:eastAsia="ja-JP"/>
        </w:rPr>
      </w:pPr>
      <w:ins w:id="162" w:author="Cindy W" w:date="2017-11-28T18:42:00Z">
        <w:r>
          <w:rPr>
            <w:noProof/>
          </w:rPr>
          <w:t>Step 50: Make PV cables</w:t>
        </w:r>
        <w:r>
          <w:rPr>
            <w:noProof/>
          </w:rPr>
          <w:tab/>
        </w:r>
        <w:r>
          <w:rPr>
            <w:noProof/>
          </w:rPr>
          <w:fldChar w:fldCharType="begin"/>
        </w:r>
        <w:r>
          <w:rPr>
            <w:noProof/>
          </w:rPr>
          <w:instrText xml:space="preserve"> PAGEREF _Toc373513907 \h </w:instrText>
        </w:r>
        <w:r>
          <w:rPr>
            <w:noProof/>
          </w:rPr>
        </w:r>
      </w:ins>
      <w:r>
        <w:rPr>
          <w:noProof/>
        </w:rPr>
        <w:fldChar w:fldCharType="separate"/>
      </w:r>
      <w:ins w:id="163" w:author="Cindy W" w:date="2017-11-28T18:42:00Z">
        <w:r>
          <w:rPr>
            <w:noProof/>
          </w:rPr>
          <w:t>55</w:t>
        </w:r>
        <w:r>
          <w:rPr>
            <w:noProof/>
          </w:rPr>
          <w:fldChar w:fldCharType="end"/>
        </w:r>
      </w:ins>
    </w:p>
    <w:p w14:paraId="67318DAF" w14:textId="77777777" w:rsidR="00A02B8C" w:rsidRDefault="00A02B8C">
      <w:pPr>
        <w:pStyle w:val="TOC1"/>
        <w:tabs>
          <w:tab w:val="right" w:leader="dot" w:pos="8630"/>
        </w:tabs>
        <w:rPr>
          <w:ins w:id="164" w:author="Cindy W" w:date="2017-11-28T18:42:00Z"/>
          <w:noProof/>
          <w:lang w:eastAsia="ja-JP"/>
        </w:rPr>
      </w:pPr>
      <w:ins w:id="165" w:author="Cindy W" w:date="2017-11-28T18:42:00Z">
        <w:r>
          <w:rPr>
            <w:noProof/>
          </w:rPr>
          <w:t>Step 51: Final test</w:t>
        </w:r>
        <w:r>
          <w:rPr>
            <w:noProof/>
          </w:rPr>
          <w:tab/>
        </w:r>
        <w:r>
          <w:rPr>
            <w:noProof/>
          </w:rPr>
          <w:fldChar w:fldCharType="begin"/>
        </w:r>
        <w:r>
          <w:rPr>
            <w:noProof/>
          </w:rPr>
          <w:instrText xml:space="preserve"> PAGEREF _Toc373513908 \h </w:instrText>
        </w:r>
        <w:r>
          <w:rPr>
            <w:noProof/>
          </w:rPr>
        </w:r>
      </w:ins>
      <w:r>
        <w:rPr>
          <w:noProof/>
        </w:rPr>
        <w:fldChar w:fldCharType="separate"/>
      </w:r>
      <w:ins w:id="166" w:author="Cindy W" w:date="2017-11-28T18:42:00Z">
        <w:r>
          <w:rPr>
            <w:noProof/>
          </w:rPr>
          <w:t>56</w:t>
        </w:r>
        <w:r>
          <w:rPr>
            <w:noProof/>
          </w:rPr>
          <w:fldChar w:fldCharType="end"/>
        </w:r>
      </w:ins>
    </w:p>
    <w:p w14:paraId="1844AFBD" w14:textId="77777777" w:rsidR="00863F06" w:rsidDel="00A24C10" w:rsidRDefault="00863F06">
      <w:pPr>
        <w:pStyle w:val="TOC1"/>
        <w:tabs>
          <w:tab w:val="right" w:leader="dot" w:pos="8630"/>
        </w:tabs>
        <w:rPr>
          <w:del w:id="167" w:author="Cindy W" w:date="2017-11-13T16:22:00Z"/>
          <w:noProof/>
          <w:lang w:eastAsia="ja-JP"/>
        </w:rPr>
      </w:pPr>
      <w:del w:id="168" w:author="Cindy W" w:date="2017-11-13T16:22:00Z">
        <w:r w:rsidDel="00A24C10">
          <w:rPr>
            <w:noProof/>
          </w:rPr>
          <w:delText>Intro</w:delText>
        </w:r>
        <w:r w:rsidDel="00A24C10">
          <w:rPr>
            <w:noProof/>
          </w:rPr>
          <w:tab/>
          <w:delText>5</w:delText>
        </w:r>
      </w:del>
    </w:p>
    <w:p w14:paraId="1E169BD6" w14:textId="77777777" w:rsidR="00863F06" w:rsidDel="00A24C10" w:rsidRDefault="00863F06">
      <w:pPr>
        <w:pStyle w:val="TOC1"/>
        <w:tabs>
          <w:tab w:val="right" w:leader="dot" w:pos="8630"/>
        </w:tabs>
        <w:rPr>
          <w:del w:id="169" w:author="Cindy W" w:date="2017-11-13T16:22:00Z"/>
          <w:noProof/>
          <w:lang w:eastAsia="ja-JP"/>
        </w:rPr>
      </w:pPr>
      <w:del w:id="170" w:author="Cindy W" w:date="2017-11-13T16:22:00Z">
        <w:r w:rsidDel="00A24C10">
          <w:rPr>
            <w:noProof/>
          </w:rPr>
          <w:delText>Step 1: Understand the hardware design</w:delText>
        </w:r>
        <w:r w:rsidDel="00A24C10">
          <w:rPr>
            <w:noProof/>
          </w:rPr>
          <w:tab/>
          <w:delText>6</w:delText>
        </w:r>
      </w:del>
    </w:p>
    <w:p w14:paraId="646520BB" w14:textId="77777777" w:rsidR="00863F06" w:rsidDel="00A24C10" w:rsidRDefault="00863F06">
      <w:pPr>
        <w:pStyle w:val="TOC1"/>
        <w:tabs>
          <w:tab w:val="right" w:leader="dot" w:pos="8630"/>
        </w:tabs>
        <w:rPr>
          <w:del w:id="171" w:author="Cindy W" w:date="2017-11-13T16:22:00Z"/>
          <w:noProof/>
          <w:lang w:eastAsia="ja-JP"/>
        </w:rPr>
      </w:pPr>
      <w:del w:id="172" w:author="Cindy W" w:date="2017-11-13T16:22:00Z">
        <w:r w:rsidDel="00A24C10">
          <w:rPr>
            <w:noProof/>
          </w:rPr>
          <w:delText>Step 2: Install software</w:delText>
        </w:r>
        <w:r w:rsidDel="00A24C10">
          <w:rPr>
            <w:noProof/>
          </w:rPr>
          <w:tab/>
          <w:delText>7</w:delText>
        </w:r>
      </w:del>
    </w:p>
    <w:p w14:paraId="16A5846C" w14:textId="77777777" w:rsidR="00863F06" w:rsidDel="00A24C10" w:rsidRDefault="00863F06">
      <w:pPr>
        <w:pStyle w:val="TOC1"/>
        <w:tabs>
          <w:tab w:val="right" w:leader="dot" w:pos="8630"/>
        </w:tabs>
        <w:rPr>
          <w:del w:id="173" w:author="Cindy W" w:date="2017-11-13T16:22:00Z"/>
          <w:noProof/>
          <w:lang w:eastAsia="ja-JP"/>
        </w:rPr>
      </w:pPr>
      <w:del w:id="174" w:author="Cindy W" w:date="2017-11-13T16:22:00Z">
        <w:r w:rsidDel="00A24C10">
          <w:rPr>
            <w:noProof/>
          </w:rPr>
          <w:delText>Step 3: Buy parts</w:delText>
        </w:r>
        <w:r w:rsidDel="00A24C10">
          <w:rPr>
            <w:noProof/>
          </w:rPr>
          <w:tab/>
          <w:delText>7</w:delText>
        </w:r>
      </w:del>
    </w:p>
    <w:p w14:paraId="66D5D895" w14:textId="77777777" w:rsidR="00863F06" w:rsidDel="00A24C10" w:rsidRDefault="00863F06">
      <w:pPr>
        <w:pStyle w:val="TOC1"/>
        <w:tabs>
          <w:tab w:val="right" w:leader="dot" w:pos="8630"/>
        </w:tabs>
        <w:rPr>
          <w:del w:id="175" w:author="Cindy W" w:date="2017-11-13T16:22:00Z"/>
          <w:noProof/>
          <w:lang w:eastAsia="ja-JP"/>
        </w:rPr>
      </w:pPr>
      <w:del w:id="176" w:author="Cindy W" w:date="2017-11-13T16:22:00Z">
        <w:r w:rsidDel="00A24C10">
          <w:rPr>
            <w:noProof/>
          </w:rPr>
          <w:delText>Step 4: Gather / buy tools</w:delText>
        </w:r>
        <w:r w:rsidDel="00A24C10">
          <w:rPr>
            <w:noProof/>
          </w:rPr>
          <w:tab/>
          <w:delText>8</w:delText>
        </w:r>
      </w:del>
    </w:p>
    <w:p w14:paraId="34E2B28F" w14:textId="77777777" w:rsidR="00863F06" w:rsidDel="00A24C10" w:rsidRDefault="00863F06">
      <w:pPr>
        <w:pStyle w:val="TOC1"/>
        <w:tabs>
          <w:tab w:val="right" w:leader="dot" w:pos="8630"/>
        </w:tabs>
        <w:rPr>
          <w:del w:id="177" w:author="Cindy W" w:date="2017-11-13T16:22:00Z"/>
          <w:noProof/>
          <w:lang w:eastAsia="ja-JP"/>
        </w:rPr>
      </w:pPr>
      <w:del w:id="178" w:author="Cindy W" w:date="2017-11-13T16:22:00Z">
        <w:r w:rsidDel="00A24C10">
          <w:rPr>
            <w:noProof/>
          </w:rPr>
          <w:delText>Step 5: Modify Perma-Proto</w:delText>
        </w:r>
        <w:r w:rsidDel="00A24C10">
          <w:rPr>
            <w:noProof/>
          </w:rPr>
          <w:tab/>
          <w:delText>9</w:delText>
        </w:r>
      </w:del>
    </w:p>
    <w:p w14:paraId="77E8D709" w14:textId="77777777" w:rsidR="00863F06" w:rsidDel="00A24C10" w:rsidRDefault="00863F06">
      <w:pPr>
        <w:pStyle w:val="TOC1"/>
        <w:tabs>
          <w:tab w:val="right" w:leader="dot" w:pos="8630"/>
        </w:tabs>
        <w:rPr>
          <w:del w:id="179" w:author="Cindy W" w:date="2017-11-13T16:22:00Z"/>
          <w:noProof/>
          <w:lang w:eastAsia="ja-JP"/>
        </w:rPr>
      </w:pPr>
      <w:del w:id="180" w:author="Cindy W" w:date="2017-11-13T16:22:00Z">
        <w:r w:rsidDel="00A24C10">
          <w:rPr>
            <w:noProof/>
          </w:rPr>
          <w:delText>Step 6: Manually test the relay module</w:delText>
        </w:r>
        <w:r w:rsidDel="00A24C10">
          <w:rPr>
            <w:noProof/>
          </w:rPr>
          <w:tab/>
          <w:delText>9</w:delText>
        </w:r>
      </w:del>
    </w:p>
    <w:p w14:paraId="3A8E723A" w14:textId="77777777" w:rsidR="00863F06" w:rsidDel="00A24C10" w:rsidRDefault="00863F06">
      <w:pPr>
        <w:pStyle w:val="TOC1"/>
        <w:tabs>
          <w:tab w:val="right" w:leader="dot" w:pos="8630"/>
        </w:tabs>
        <w:rPr>
          <w:del w:id="181" w:author="Cindy W" w:date="2017-11-13T16:22:00Z"/>
          <w:noProof/>
          <w:lang w:eastAsia="ja-JP"/>
        </w:rPr>
      </w:pPr>
      <w:del w:id="182" w:author="Cindy W" w:date="2017-11-13T16:22:00Z">
        <w:r w:rsidDel="00A24C10">
          <w:rPr>
            <w:noProof/>
          </w:rPr>
          <w:delText>Step 7: Prepare for Soldering</w:delText>
        </w:r>
        <w:r w:rsidDel="00A24C10">
          <w:rPr>
            <w:noProof/>
          </w:rPr>
          <w:tab/>
          <w:delText>11</w:delText>
        </w:r>
      </w:del>
    </w:p>
    <w:p w14:paraId="05C0DB96" w14:textId="77777777" w:rsidR="00863F06" w:rsidDel="00A24C10" w:rsidRDefault="00863F06">
      <w:pPr>
        <w:pStyle w:val="TOC1"/>
        <w:tabs>
          <w:tab w:val="right" w:leader="dot" w:pos="8630"/>
        </w:tabs>
        <w:rPr>
          <w:del w:id="183" w:author="Cindy W" w:date="2017-11-13T16:22:00Z"/>
          <w:noProof/>
          <w:lang w:eastAsia="ja-JP"/>
        </w:rPr>
      </w:pPr>
      <w:del w:id="184" w:author="Cindy W" w:date="2017-11-13T16:22:00Z">
        <w:r w:rsidDel="00A24C10">
          <w:rPr>
            <w:noProof/>
          </w:rPr>
          <w:delText>Step 8: BLACK (ground) wires</w:delText>
        </w:r>
        <w:r w:rsidDel="00A24C10">
          <w:rPr>
            <w:noProof/>
          </w:rPr>
          <w:tab/>
          <w:delText>14</w:delText>
        </w:r>
      </w:del>
    </w:p>
    <w:p w14:paraId="52B4CC07" w14:textId="77777777" w:rsidR="00863F06" w:rsidDel="00A24C10" w:rsidRDefault="00863F06">
      <w:pPr>
        <w:pStyle w:val="TOC1"/>
        <w:tabs>
          <w:tab w:val="right" w:leader="dot" w:pos="8630"/>
        </w:tabs>
        <w:rPr>
          <w:del w:id="185" w:author="Cindy W" w:date="2017-11-13T16:22:00Z"/>
          <w:noProof/>
          <w:lang w:eastAsia="ja-JP"/>
        </w:rPr>
      </w:pPr>
      <w:del w:id="186" w:author="Cindy W" w:date="2017-11-13T16:22:00Z">
        <w:r w:rsidDel="00A24C10">
          <w:rPr>
            <w:noProof/>
          </w:rPr>
          <w:delText>Step 9: RED (+5V) wires</w:delText>
        </w:r>
        <w:r w:rsidDel="00A24C10">
          <w:rPr>
            <w:noProof/>
          </w:rPr>
          <w:tab/>
          <w:delText>16</w:delText>
        </w:r>
      </w:del>
    </w:p>
    <w:p w14:paraId="7D040DC5" w14:textId="77777777" w:rsidR="00863F06" w:rsidDel="00A24C10" w:rsidRDefault="00863F06">
      <w:pPr>
        <w:pStyle w:val="TOC1"/>
        <w:tabs>
          <w:tab w:val="right" w:leader="dot" w:pos="8630"/>
        </w:tabs>
        <w:rPr>
          <w:del w:id="187" w:author="Cindy W" w:date="2017-11-13T16:22:00Z"/>
          <w:noProof/>
          <w:lang w:eastAsia="ja-JP"/>
        </w:rPr>
      </w:pPr>
      <w:del w:id="188" w:author="Cindy W" w:date="2017-11-13T16:22:00Z">
        <w:r w:rsidDel="00A24C10">
          <w:rPr>
            <w:noProof/>
          </w:rPr>
          <w:delText>Step 10: BLUE (and one GREEN) wires</w:delText>
        </w:r>
        <w:r w:rsidDel="00A24C10">
          <w:rPr>
            <w:noProof/>
          </w:rPr>
          <w:tab/>
          <w:delText>17</w:delText>
        </w:r>
      </w:del>
    </w:p>
    <w:p w14:paraId="1F91279E" w14:textId="77777777" w:rsidR="00863F06" w:rsidDel="00A24C10" w:rsidRDefault="00863F06">
      <w:pPr>
        <w:pStyle w:val="TOC1"/>
        <w:tabs>
          <w:tab w:val="right" w:leader="dot" w:pos="8630"/>
        </w:tabs>
        <w:rPr>
          <w:del w:id="189" w:author="Cindy W" w:date="2017-11-13T16:22:00Z"/>
          <w:noProof/>
          <w:lang w:eastAsia="ja-JP"/>
        </w:rPr>
      </w:pPr>
      <w:del w:id="190" w:author="Cindy W" w:date="2017-11-13T16:22:00Z">
        <w:r w:rsidDel="00A24C10">
          <w:rPr>
            <w:noProof/>
          </w:rPr>
          <w:delText>Step 11: 1/4W resistors</w:delText>
        </w:r>
        <w:r w:rsidDel="00A24C10">
          <w:rPr>
            <w:noProof/>
          </w:rPr>
          <w:tab/>
          <w:delText>19</w:delText>
        </w:r>
      </w:del>
    </w:p>
    <w:p w14:paraId="1EA9A55A" w14:textId="77777777" w:rsidR="00863F06" w:rsidDel="00A24C10" w:rsidRDefault="00863F06">
      <w:pPr>
        <w:pStyle w:val="TOC1"/>
        <w:tabs>
          <w:tab w:val="right" w:leader="dot" w:pos="8630"/>
        </w:tabs>
        <w:rPr>
          <w:del w:id="191" w:author="Cindy W" w:date="2017-11-13T16:22:00Z"/>
          <w:noProof/>
          <w:lang w:eastAsia="ja-JP"/>
        </w:rPr>
      </w:pPr>
      <w:del w:id="192" w:author="Cindy W" w:date="2017-11-13T16:22:00Z">
        <w:r w:rsidDel="00A24C10">
          <w:rPr>
            <w:noProof/>
          </w:rPr>
          <w:delText>Step 12: IC sockets</w:delText>
        </w:r>
        <w:r w:rsidDel="00A24C10">
          <w:rPr>
            <w:noProof/>
          </w:rPr>
          <w:tab/>
          <w:delText>21</w:delText>
        </w:r>
      </w:del>
    </w:p>
    <w:p w14:paraId="6D393613" w14:textId="77777777" w:rsidR="00863F06" w:rsidDel="00A24C10" w:rsidRDefault="00863F06">
      <w:pPr>
        <w:pStyle w:val="TOC1"/>
        <w:tabs>
          <w:tab w:val="right" w:leader="dot" w:pos="8630"/>
        </w:tabs>
        <w:rPr>
          <w:del w:id="193" w:author="Cindy W" w:date="2017-11-13T16:22:00Z"/>
          <w:noProof/>
          <w:lang w:eastAsia="ja-JP"/>
        </w:rPr>
      </w:pPr>
      <w:del w:id="194" w:author="Cindy W" w:date="2017-11-13T16:22:00Z">
        <w:r w:rsidDel="00A24C10">
          <w:rPr>
            <w:noProof/>
          </w:rPr>
          <w:delText>Step 13: Filter capacitors</w:delText>
        </w:r>
        <w:r w:rsidDel="00A24C10">
          <w:rPr>
            <w:noProof/>
          </w:rPr>
          <w:tab/>
          <w:delText>24</w:delText>
        </w:r>
      </w:del>
    </w:p>
    <w:p w14:paraId="46DC6293" w14:textId="77777777" w:rsidR="00863F06" w:rsidDel="00A24C10" w:rsidRDefault="00863F06">
      <w:pPr>
        <w:pStyle w:val="TOC1"/>
        <w:tabs>
          <w:tab w:val="right" w:leader="dot" w:pos="8630"/>
        </w:tabs>
        <w:rPr>
          <w:del w:id="195" w:author="Cindy W" w:date="2017-11-13T16:22:00Z"/>
          <w:noProof/>
          <w:lang w:eastAsia="ja-JP"/>
        </w:rPr>
      </w:pPr>
      <w:del w:id="196" w:author="Cindy W" w:date="2017-11-13T16:22:00Z">
        <w:r w:rsidDel="00A24C10">
          <w:rPr>
            <w:noProof/>
          </w:rPr>
          <w:delText>Step 14: Two more GREEN wires, one WHITE wire</w:delText>
        </w:r>
        <w:r w:rsidDel="00A24C10">
          <w:rPr>
            <w:noProof/>
          </w:rPr>
          <w:tab/>
          <w:delText>26</w:delText>
        </w:r>
      </w:del>
    </w:p>
    <w:p w14:paraId="0FBE7BFE" w14:textId="77777777" w:rsidR="00863F06" w:rsidDel="00A24C10" w:rsidRDefault="00863F06">
      <w:pPr>
        <w:pStyle w:val="TOC1"/>
        <w:tabs>
          <w:tab w:val="right" w:leader="dot" w:pos="8630"/>
        </w:tabs>
        <w:rPr>
          <w:del w:id="197" w:author="Cindy W" w:date="2017-11-13T16:22:00Z"/>
          <w:noProof/>
          <w:lang w:eastAsia="ja-JP"/>
        </w:rPr>
      </w:pPr>
      <w:del w:id="198" w:author="Cindy W" w:date="2017-11-13T16:22:00Z">
        <w:r w:rsidDel="00A24C10">
          <w:rPr>
            <w:noProof/>
          </w:rPr>
          <w:delText>Step 15: Insert bleed resistor</w:delText>
        </w:r>
        <w:r w:rsidDel="00A24C10">
          <w:rPr>
            <w:noProof/>
          </w:rPr>
          <w:tab/>
          <w:delText>29</w:delText>
        </w:r>
      </w:del>
    </w:p>
    <w:p w14:paraId="19A789E8" w14:textId="77777777" w:rsidR="00863F06" w:rsidDel="00A24C10" w:rsidRDefault="00863F06">
      <w:pPr>
        <w:pStyle w:val="TOC1"/>
        <w:tabs>
          <w:tab w:val="right" w:leader="dot" w:pos="8630"/>
        </w:tabs>
        <w:rPr>
          <w:del w:id="199" w:author="Cindy W" w:date="2017-11-13T16:22:00Z"/>
          <w:noProof/>
          <w:lang w:eastAsia="ja-JP"/>
        </w:rPr>
      </w:pPr>
      <w:del w:id="200" w:author="Cindy W" w:date="2017-11-13T16:22:00Z">
        <w:r w:rsidDel="00A24C10">
          <w:rPr>
            <w:noProof/>
          </w:rPr>
          <w:delText>Step 16: Insert load capacitors</w:delText>
        </w:r>
        <w:r w:rsidDel="00A24C10">
          <w:rPr>
            <w:noProof/>
          </w:rPr>
          <w:tab/>
          <w:delText>29</w:delText>
        </w:r>
      </w:del>
    </w:p>
    <w:p w14:paraId="4B623976" w14:textId="77777777" w:rsidR="00863F06" w:rsidDel="00A24C10" w:rsidRDefault="00863F06">
      <w:pPr>
        <w:pStyle w:val="TOC1"/>
        <w:tabs>
          <w:tab w:val="right" w:leader="dot" w:pos="8630"/>
        </w:tabs>
        <w:rPr>
          <w:del w:id="201" w:author="Cindy W" w:date="2017-11-13T16:22:00Z"/>
          <w:noProof/>
          <w:lang w:eastAsia="ja-JP"/>
        </w:rPr>
      </w:pPr>
      <w:del w:id="202" w:author="Cindy W" w:date="2017-11-13T16:22:00Z">
        <w:r w:rsidDel="00A24C10">
          <w:rPr>
            <w:noProof/>
          </w:rPr>
          <w:delText>Step 17: Solder bleed resistor</w:delText>
        </w:r>
        <w:r w:rsidDel="00A24C10">
          <w:rPr>
            <w:noProof/>
          </w:rPr>
          <w:tab/>
          <w:delText>29</w:delText>
        </w:r>
      </w:del>
    </w:p>
    <w:p w14:paraId="124335D8" w14:textId="77777777" w:rsidR="00863F06" w:rsidDel="00A24C10" w:rsidRDefault="00863F06">
      <w:pPr>
        <w:pStyle w:val="TOC1"/>
        <w:tabs>
          <w:tab w:val="right" w:leader="dot" w:pos="8630"/>
        </w:tabs>
        <w:rPr>
          <w:del w:id="203" w:author="Cindy W" w:date="2017-11-13T16:22:00Z"/>
          <w:noProof/>
          <w:lang w:eastAsia="ja-JP"/>
        </w:rPr>
      </w:pPr>
      <w:del w:id="204" w:author="Cindy W" w:date="2017-11-13T16:22:00Z">
        <w:r w:rsidDel="00A24C10">
          <w:rPr>
            <w:noProof/>
          </w:rPr>
          <w:delText>Step 18: Shunt resistor</w:delText>
        </w:r>
        <w:r w:rsidDel="00A24C10">
          <w:rPr>
            <w:noProof/>
          </w:rPr>
          <w:tab/>
          <w:delText>30</w:delText>
        </w:r>
      </w:del>
    </w:p>
    <w:p w14:paraId="37754801" w14:textId="77777777" w:rsidR="00863F06" w:rsidDel="00A24C10" w:rsidRDefault="00863F06">
      <w:pPr>
        <w:pStyle w:val="TOC1"/>
        <w:tabs>
          <w:tab w:val="right" w:leader="dot" w:pos="8630"/>
        </w:tabs>
        <w:rPr>
          <w:del w:id="205" w:author="Cindy W" w:date="2017-11-13T16:22:00Z"/>
          <w:noProof/>
          <w:lang w:eastAsia="ja-JP"/>
        </w:rPr>
      </w:pPr>
      <w:del w:id="206" w:author="Cindy W" w:date="2017-11-13T16:22:00Z">
        <w:r w:rsidDel="00A24C10">
          <w:rPr>
            <w:noProof/>
          </w:rPr>
          <w:delText>Step 19: Prepare load circuit zip cord</w:delText>
        </w:r>
        <w:r w:rsidDel="00A24C10">
          <w:rPr>
            <w:noProof/>
          </w:rPr>
          <w:tab/>
          <w:delText>30</w:delText>
        </w:r>
      </w:del>
    </w:p>
    <w:p w14:paraId="29583278" w14:textId="77777777" w:rsidR="00863F06" w:rsidDel="00A24C10" w:rsidRDefault="00863F06">
      <w:pPr>
        <w:pStyle w:val="TOC1"/>
        <w:tabs>
          <w:tab w:val="right" w:leader="dot" w:pos="8630"/>
        </w:tabs>
        <w:rPr>
          <w:del w:id="207" w:author="Cindy W" w:date="2017-11-13T16:22:00Z"/>
          <w:noProof/>
          <w:lang w:eastAsia="ja-JP"/>
        </w:rPr>
      </w:pPr>
      <w:del w:id="208" w:author="Cindy W" w:date="2017-11-13T16:22:00Z">
        <w:r w:rsidDel="00A24C10">
          <w:rPr>
            <w:noProof/>
          </w:rPr>
          <w:delText>Step 20: Load capacitor (+) leads</w:delText>
        </w:r>
        <w:r w:rsidDel="00A24C10">
          <w:rPr>
            <w:noProof/>
          </w:rPr>
          <w:tab/>
          <w:delText>32</w:delText>
        </w:r>
      </w:del>
    </w:p>
    <w:p w14:paraId="3794F2D8" w14:textId="77777777" w:rsidR="00863F06" w:rsidDel="00A24C10" w:rsidRDefault="00863F06">
      <w:pPr>
        <w:pStyle w:val="TOC1"/>
        <w:tabs>
          <w:tab w:val="right" w:leader="dot" w:pos="8630"/>
        </w:tabs>
        <w:rPr>
          <w:del w:id="209" w:author="Cindy W" w:date="2017-11-13T16:22:00Z"/>
          <w:noProof/>
          <w:lang w:eastAsia="ja-JP"/>
        </w:rPr>
      </w:pPr>
      <w:del w:id="210" w:author="Cindy W" w:date="2017-11-13T16:22:00Z">
        <w:r w:rsidDel="00A24C10">
          <w:rPr>
            <w:noProof/>
          </w:rPr>
          <w:delText>Step 21: Load capacitor (-) leads</w:delText>
        </w:r>
        <w:r w:rsidDel="00A24C10">
          <w:rPr>
            <w:noProof/>
          </w:rPr>
          <w:tab/>
          <w:delText>32</w:delText>
        </w:r>
      </w:del>
    </w:p>
    <w:p w14:paraId="68352CB8" w14:textId="77777777" w:rsidR="00863F06" w:rsidDel="00A24C10" w:rsidRDefault="00863F06">
      <w:pPr>
        <w:pStyle w:val="TOC1"/>
        <w:tabs>
          <w:tab w:val="right" w:leader="dot" w:pos="8630"/>
        </w:tabs>
        <w:rPr>
          <w:del w:id="211" w:author="Cindy W" w:date="2017-11-13T16:22:00Z"/>
          <w:noProof/>
          <w:lang w:eastAsia="ja-JP"/>
        </w:rPr>
      </w:pPr>
      <w:del w:id="212" w:author="Cindy W" w:date="2017-11-13T16:22:00Z">
        <w:r w:rsidDel="00A24C10">
          <w:rPr>
            <w:noProof/>
          </w:rPr>
          <w:delText>Step 22: Zip cord “A”</w:delText>
        </w:r>
        <w:r w:rsidDel="00A24C10">
          <w:rPr>
            <w:noProof/>
          </w:rPr>
          <w:tab/>
          <w:delText>33</w:delText>
        </w:r>
      </w:del>
    </w:p>
    <w:p w14:paraId="5B019065" w14:textId="77777777" w:rsidR="00863F06" w:rsidDel="00A24C10" w:rsidRDefault="00863F06">
      <w:pPr>
        <w:pStyle w:val="TOC1"/>
        <w:tabs>
          <w:tab w:val="right" w:leader="dot" w:pos="8630"/>
        </w:tabs>
        <w:rPr>
          <w:del w:id="213" w:author="Cindy W" w:date="2017-11-13T16:22:00Z"/>
          <w:noProof/>
          <w:lang w:eastAsia="ja-JP"/>
        </w:rPr>
      </w:pPr>
      <w:del w:id="214" w:author="Cindy W" w:date="2017-11-13T16:22:00Z">
        <w:r w:rsidDel="00A24C10">
          <w:rPr>
            <w:noProof/>
          </w:rPr>
          <w:delText>Step 23: Test previous 8 steps</w:delText>
        </w:r>
        <w:r w:rsidDel="00A24C10">
          <w:rPr>
            <w:noProof/>
          </w:rPr>
          <w:tab/>
          <w:delText>33</w:delText>
        </w:r>
      </w:del>
    </w:p>
    <w:p w14:paraId="660D4EB4" w14:textId="77777777" w:rsidR="00863F06" w:rsidDel="00A24C10" w:rsidRDefault="00863F06">
      <w:pPr>
        <w:pStyle w:val="TOC1"/>
        <w:tabs>
          <w:tab w:val="right" w:leader="dot" w:pos="8630"/>
        </w:tabs>
        <w:rPr>
          <w:del w:id="215" w:author="Cindy W" w:date="2017-11-13T16:22:00Z"/>
          <w:noProof/>
          <w:lang w:eastAsia="ja-JP"/>
        </w:rPr>
      </w:pPr>
      <w:del w:id="216" w:author="Cindy W" w:date="2017-11-13T16:22:00Z">
        <w:r w:rsidDel="00A24C10">
          <w:rPr>
            <w:noProof/>
          </w:rPr>
          <w:delText>Step 24: Insert ICs</w:delText>
        </w:r>
        <w:r w:rsidDel="00A24C10">
          <w:rPr>
            <w:noProof/>
          </w:rPr>
          <w:tab/>
          <w:delText>34</w:delText>
        </w:r>
      </w:del>
    </w:p>
    <w:p w14:paraId="27912B54" w14:textId="77777777" w:rsidR="00863F06" w:rsidDel="00A24C10" w:rsidRDefault="00863F06">
      <w:pPr>
        <w:pStyle w:val="TOC1"/>
        <w:tabs>
          <w:tab w:val="right" w:leader="dot" w:pos="8630"/>
        </w:tabs>
        <w:rPr>
          <w:del w:id="217" w:author="Cindy W" w:date="2017-11-13T16:22:00Z"/>
          <w:noProof/>
          <w:lang w:eastAsia="ja-JP"/>
        </w:rPr>
      </w:pPr>
      <w:del w:id="218" w:author="Cindy W" w:date="2017-11-13T16:22:00Z">
        <w:r w:rsidDel="00A24C10">
          <w:rPr>
            <w:noProof/>
          </w:rPr>
          <w:delText>Step 25: Off-Perma-Proto hookup wires</w:delText>
        </w:r>
        <w:r w:rsidDel="00A24C10">
          <w:rPr>
            <w:noProof/>
          </w:rPr>
          <w:tab/>
          <w:delText>34</w:delText>
        </w:r>
      </w:del>
    </w:p>
    <w:p w14:paraId="07380A7D" w14:textId="77777777" w:rsidR="00863F06" w:rsidDel="00A24C10" w:rsidRDefault="00863F06">
      <w:pPr>
        <w:pStyle w:val="TOC1"/>
        <w:tabs>
          <w:tab w:val="right" w:leader="dot" w:pos="8630"/>
        </w:tabs>
        <w:rPr>
          <w:del w:id="219" w:author="Cindy W" w:date="2017-11-13T16:22:00Z"/>
          <w:noProof/>
          <w:lang w:eastAsia="ja-JP"/>
        </w:rPr>
      </w:pPr>
      <w:del w:id="220" w:author="Cindy W" w:date="2017-11-13T16:22:00Z">
        <w:r w:rsidDel="00A24C10">
          <w:rPr>
            <w:noProof/>
          </w:rPr>
          <w:delText>Step 26: Solder Male-Female relay jumpers to Perma-Proto</w:delText>
        </w:r>
        <w:r w:rsidDel="00A24C10">
          <w:rPr>
            <w:noProof/>
          </w:rPr>
          <w:tab/>
          <w:delText>38</w:delText>
        </w:r>
      </w:del>
    </w:p>
    <w:p w14:paraId="0BF71024" w14:textId="77777777" w:rsidR="00863F06" w:rsidDel="00A24C10" w:rsidRDefault="00863F06">
      <w:pPr>
        <w:pStyle w:val="TOC1"/>
        <w:tabs>
          <w:tab w:val="right" w:leader="dot" w:pos="8630"/>
        </w:tabs>
        <w:rPr>
          <w:del w:id="221" w:author="Cindy W" w:date="2017-11-13T16:22:00Z"/>
          <w:noProof/>
          <w:lang w:eastAsia="ja-JP"/>
        </w:rPr>
      </w:pPr>
      <w:del w:id="222" w:author="Cindy W" w:date="2017-11-13T16:22:00Z">
        <w:r w:rsidDel="00A24C10">
          <w:rPr>
            <w:noProof/>
          </w:rPr>
          <w:delText>Step 27: Solder bypass diodes in series</w:delText>
        </w:r>
        <w:r w:rsidDel="00A24C10">
          <w:rPr>
            <w:noProof/>
          </w:rPr>
          <w:tab/>
          <w:delText>39</w:delText>
        </w:r>
      </w:del>
    </w:p>
    <w:p w14:paraId="2032E76F" w14:textId="77777777" w:rsidR="00863F06" w:rsidDel="00A24C10" w:rsidRDefault="00863F06">
      <w:pPr>
        <w:pStyle w:val="TOC1"/>
        <w:tabs>
          <w:tab w:val="right" w:leader="dot" w:pos="8630"/>
        </w:tabs>
        <w:rPr>
          <w:del w:id="223" w:author="Cindy W" w:date="2017-11-13T16:22:00Z"/>
          <w:noProof/>
          <w:lang w:eastAsia="ja-JP"/>
        </w:rPr>
      </w:pPr>
      <w:del w:id="224" w:author="Cindy W" w:date="2017-11-13T16:22:00Z">
        <w:r w:rsidDel="00A24C10">
          <w:rPr>
            <w:noProof/>
          </w:rPr>
          <w:delText>Step 28: Make binding post connections</w:delText>
        </w:r>
        <w:r w:rsidDel="00A24C10">
          <w:rPr>
            <w:noProof/>
          </w:rPr>
          <w:tab/>
          <w:delText>40</w:delText>
        </w:r>
      </w:del>
    </w:p>
    <w:p w14:paraId="5BE54332" w14:textId="77777777" w:rsidR="00863F06" w:rsidDel="00A24C10" w:rsidRDefault="00863F06">
      <w:pPr>
        <w:pStyle w:val="TOC1"/>
        <w:tabs>
          <w:tab w:val="right" w:leader="dot" w:pos="8630"/>
        </w:tabs>
        <w:rPr>
          <w:del w:id="225" w:author="Cindy W" w:date="2017-11-13T16:22:00Z"/>
          <w:noProof/>
          <w:lang w:eastAsia="ja-JP"/>
        </w:rPr>
      </w:pPr>
      <w:del w:id="226" w:author="Cindy W" w:date="2017-11-13T16:22:00Z">
        <w:r w:rsidDel="00A24C10">
          <w:rPr>
            <w:noProof/>
          </w:rPr>
          <w:delText>Step 29: Make relay switching side connections</w:delText>
        </w:r>
        <w:r w:rsidDel="00A24C10">
          <w:rPr>
            <w:noProof/>
          </w:rPr>
          <w:tab/>
          <w:delText>40</w:delText>
        </w:r>
      </w:del>
    </w:p>
    <w:p w14:paraId="054FC603" w14:textId="77777777" w:rsidR="00863F06" w:rsidDel="00A24C10" w:rsidRDefault="00863F06">
      <w:pPr>
        <w:pStyle w:val="TOC1"/>
        <w:tabs>
          <w:tab w:val="right" w:leader="dot" w:pos="8630"/>
        </w:tabs>
        <w:rPr>
          <w:del w:id="227" w:author="Cindy W" w:date="2017-11-13T16:22:00Z"/>
          <w:noProof/>
          <w:lang w:eastAsia="ja-JP"/>
        </w:rPr>
      </w:pPr>
      <w:del w:id="228" w:author="Cindy W" w:date="2017-11-13T16:22:00Z">
        <w:r w:rsidDel="00A24C10">
          <w:rPr>
            <w:noProof/>
          </w:rPr>
          <w:delText>Step 30: Make relay power/control side connections</w:delText>
        </w:r>
        <w:r w:rsidDel="00A24C10">
          <w:rPr>
            <w:noProof/>
          </w:rPr>
          <w:tab/>
          <w:delText>41</w:delText>
        </w:r>
      </w:del>
    </w:p>
    <w:p w14:paraId="606C0355" w14:textId="77777777" w:rsidR="00863F06" w:rsidDel="00A24C10" w:rsidRDefault="00863F06">
      <w:pPr>
        <w:pStyle w:val="TOC1"/>
        <w:tabs>
          <w:tab w:val="right" w:leader="dot" w:pos="8630"/>
        </w:tabs>
        <w:rPr>
          <w:del w:id="229" w:author="Cindy W" w:date="2017-11-13T16:22:00Z"/>
          <w:noProof/>
          <w:lang w:eastAsia="ja-JP"/>
        </w:rPr>
      </w:pPr>
      <w:del w:id="230" w:author="Cindy W" w:date="2017-11-13T16:22:00Z">
        <w:r w:rsidDel="00A24C10">
          <w:rPr>
            <w:noProof/>
          </w:rPr>
          <w:delText>Step 31: make other Arduino connections</w:delText>
        </w:r>
        <w:r w:rsidDel="00A24C10">
          <w:rPr>
            <w:noProof/>
          </w:rPr>
          <w:tab/>
          <w:delText>42</w:delText>
        </w:r>
      </w:del>
    </w:p>
    <w:p w14:paraId="2AC8AE18" w14:textId="77777777" w:rsidR="00863F06" w:rsidDel="00A24C10" w:rsidRDefault="00863F06">
      <w:pPr>
        <w:pStyle w:val="TOC1"/>
        <w:tabs>
          <w:tab w:val="right" w:leader="dot" w:pos="8630"/>
        </w:tabs>
        <w:rPr>
          <w:del w:id="231" w:author="Cindy W" w:date="2017-11-13T16:22:00Z"/>
          <w:noProof/>
          <w:lang w:eastAsia="ja-JP"/>
        </w:rPr>
      </w:pPr>
      <w:del w:id="232" w:author="Cindy W" w:date="2017-11-13T16:22:00Z">
        <w:r w:rsidDel="00A24C10">
          <w:rPr>
            <w:noProof/>
          </w:rPr>
          <w:delText>Step 32: Test system connections</w:delText>
        </w:r>
        <w:r w:rsidDel="00A24C10">
          <w:rPr>
            <w:noProof/>
          </w:rPr>
          <w:tab/>
          <w:delText>42</w:delText>
        </w:r>
      </w:del>
    </w:p>
    <w:p w14:paraId="6FCB9CDE" w14:textId="77777777" w:rsidR="00863F06" w:rsidDel="00A24C10" w:rsidRDefault="00863F06">
      <w:pPr>
        <w:pStyle w:val="TOC1"/>
        <w:tabs>
          <w:tab w:val="right" w:leader="dot" w:pos="8630"/>
        </w:tabs>
        <w:rPr>
          <w:del w:id="233" w:author="Cindy W" w:date="2017-11-13T16:22:00Z"/>
          <w:noProof/>
          <w:lang w:eastAsia="ja-JP"/>
        </w:rPr>
      </w:pPr>
      <w:del w:id="234" w:author="Cindy W" w:date="2017-11-13T16:22:00Z">
        <w:r w:rsidDel="00A24C10">
          <w:rPr>
            <w:noProof/>
          </w:rPr>
          <w:delText>Step 33: System bench test</w:delText>
        </w:r>
        <w:r w:rsidDel="00A24C10">
          <w:rPr>
            <w:noProof/>
          </w:rPr>
          <w:tab/>
          <w:delText>44</w:delText>
        </w:r>
      </w:del>
    </w:p>
    <w:p w14:paraId="714DDBCB" w14:textId="77777777" w:rsidR="00863F06" w:rsidDel="00A24C10" w:rsidRDefault="00863F06">
      <w:pPr>
        <w:pStyle w:val="TOC1"/>
        <w:tabs>
          <w:tab w:val="right" w:leader="dot" w:pos="8630"/>
        </w:tabs>
        <w:rPr>
          <w:del w:id="235" w:author="Cindy W" w:date="2017-11-13T16:22:00Z"/>
          <w:noProof/>
          <w:lang w:eastAsia="ja-JP"/>
        </w:rPr>
      </w:pPr>
      <w:del w:id="236" w:author="Cindy W" w:date="2017-11-13T16:22:00Z">
        <w:r w:rsidDel="00A24C10">
          <w:rPr>
            <w:noProof/>
          </w:rPr>
          <w:delText>Step 34: Prepare for case and final assembly</w:delText>
        </w:r>
        <w:r w:rsidDel="00A24C10">
          <w:rPr>
            <w:noProof/>
          </w:rPr>
          <w:tab/>
          <w:delText>46</w:delText>
        </w:r>
      </w:del>
    </w:p>
    <w:p w14:paraId="52F5F15B" w14:textId="77777777" w:rsidR="00863F06" w:rsidDel="00A24C10" w:rsidRDefault="00863F06">
      <w:pPr>
        <w:pStyle w:val="TOC1"/>
        <w:tabs>
          <w:tab w:val="right" w:leader="dot" w:pos="8630"/>
        </w:tabs>
        <w:rPr>
          <w:del w:id="237" w:author="Cindy W" w:date="2017-11-13T16:22:00Z"/>
          <w:noProof/>
          <w:lang w:eastAsia="ja-JP"/>
        </w:rPr>
      </w:pPr>
      <w:del w:id="238" w:author="Cindy W" w:date="2017-11-13T16:22:00Z">
        <w:r w:rsidDel="00A24C10">
          <w:rPr>
            <w:noProof/>
          </w:rPr>
          <w:delText>Step 35: Cut off fins</w:delText>
        </w:r>
        <w:r w:rsidDel="00A24C10">
          <w:rPr>
            <w:noProof/>
          </w:rPr>
          <w:tab/>
          <w:delText>47</w:delText>
        </w:r>
      </w:del>
    </w:p>
    <w:p w14:paraId="40391E94" w14:textId="77777777" w:rsidR="00863F06" w:rsidDel="00A24C10" w:rsidRDefault="00863F06">
      <w:pPr>
        <w:pStyle w:val="TOC1"/>
        <w:tabs>
          <w:tab w:val="right" w:leader="dot" w:pos="8630"/>
        </w:tabs>
        <w:rPr>
          <w:del w:id="239" w:author="Cindy W" w:date="2017-11-13T16:22:00Z"/>
          <w:noProof/>
          <w:lang w:eastAsia="ja-JP"/>
        </w:rPr>
      </w:pPr>
      <w:del w:id="240" w:author="Cindy W" w:date="2017-11-13T16:22:00Z">
        <w:r w:rsidDel="00A24C10">
          <w:rPr>
            <w:noProof/>
          </w:rPr>
          <w:delText>Step 36: Mark holes for Arduino standoffs</w:delText>
        </w:r>
        <w:r w:rsidDel="00A24C10">
          <w:rPr>
            <w:noProof/>
          </w:rPr>
          <w:tab/>
          <w:delText>47</w:delText>
        </w:r>
      </w:del>
    </w:p>
    <w:p w14:paraId="6A56EA88" w14:textId="77777777" w:rsidR="00863F06" w:rsidDel="00A24C10" w:rsidRDefault="00863F06">
      <w:pPr>
        <w:pStyle w:val="TOC1"/>
        <w:tabs>
          <w:tab w:val="right" w:leader="dot" w:pos="8630"/>
        </w:tabs>
        <w:rPr>
          <w:del w:id="241" w:author="Cindy W" w:date="2017-11-13T16:22:00Z"/>
          <w:noProof/>
          <w:lang w:eastAsia="ja-JP"/>
        </w:rPr>
      </w:pPr>
      <w:del w:id="242" w:author="Cindy W" w:date="2017-11-13T16:22:00Z">
        <w:r w:rsidDel="00A24C10">
          <w:rPr>
            <w:noProof/>
          </w:rPr>
          <w:delText>Step 37: Mark holes for Perma-Proto standoffs</w:delText>
        </w:r>
        <w:r w:rsidDel="00A24C10">
          <w:rPr>
            <w:noProof/>
          </w:rPr>
          <w:tab/>
          <w:delText>49</w:delText>
        </w:r>
      </w:del>
    </w:p>
    <w:p w14:paraId="23704A49" w14:textId="77777777" w:rsidR="00863F06" w:rsidDel="00A24C10" w:rsidRDefault="00863F06">
      <w:pPr>
        <w:pStyle w:val="TOC1"/>
        <w:tabs>
          <w:tab w:val="right" w:leader="dot" w:pos="8630"/>
        </w:tabs>
        <w:rPr>
          <w:del w:id="243" w:author="Cindy W" w:date="2017-11-13T16:22:00Z"/>
          <w:noProof/>
          <w:lang w:eastAsia="ja-JP"/>
        </w:rPr>
      </w:pPr>
      <w:del w:id="244" w:author="Cindy W" w:date="2017-11-13T16:22:00Z">
        <w:r w:rsidDel="00A24C10">
          <w:rPr>
            <w:noProof/>
          </w:rPr>
          <w:delText>Step 38: Mark holes for relay module standoffs</w:delText>
        </w:r>
        <w:r w:rsidDel="00A24C10">
          <w:rPr>
            <w:noProof/>
          </w:rPr>
          <w:tab/>
          <w:delText>49</w:delText>
        </w:r>
      </w:del>
    </w:p>
    <w:p w14:paraId="25DE950F" w14:textId="77777777" w:rsidR="00863F06" w:rsidDel="00A24C10" w:rsidRDefault="00863F06">
      <w:pPr>
        <w:pStyle w:val="TOC1"/>
        <w:tabs>
          <w:tab w:val="right" w:leader="dot" w:pos="8630"/>
        </w:tabs>
        <w:rPr>
          <w:del w:id="245" w:author="Cindy W" w:date="2017-11-13T16:22:00Z"/>
          <w:noProof/>
          <w:lang w:eastAsia="ja-JP"/>
        </w:rPr>
      </w:pPr>
      <w:del w:id="246" w:author="Cindy W" w:date="2017-11-13T16:22:00Z">
        <w:r w:rsidDel="00A24C10">
          <w:rPr>
            <w:noProof/>
          </w:rPr>
          <w:delText>Step 39: Mark holes for binding posts</w:delText>
        </w:r>
        <w:r w:rsidDel="00A24C10">
          <w:rPr>
            <w:noProof/>
          </w:rPr>
          <w:tab/>
          <w:delText>50</w:delText>
        </w:r>
      </w:del>
    </w:p>
    <w:p w14:paraId="67091F50" w14:textId="77777777" w:rsidR="00863F06" w:rsidDel="00A24C10" w:rsidRDefault="00863F06">
      <w:pPr>
        <w:pStyle w:val="TOC1"/>
        <w:tabs>
          <w:tab w:val="right" w:leader="dot" w:pos="8630"/>
        </w:tabs>
        <w:rPr>
          <w:del w:id="247" w:author="Cindy W" w:date="2017-11-13T16:22:00Z"/>
          <w:noProof/>
          <w:lang w:eastAsia="ja-JP"/>
        </w:rPr>
      </w:pPr>
      <w:del w:id="248" w:author="Cindy W" w:date="2017-11-13T16:22:00Z">
        <w:r w:rsidDel="00A24C10">
          <w:rPr>
            <w:noProof/>
          </w:rPr>
          <w:delText>Step 40: Drill 12 marked holes</w:delText>
        </w:r>
        <w:r w:rsidDel="00A24C10">
          <w:rPr>
            <w:noProof/>
          </w:rPr>
          <w:tab/>
          <w:delText>51</w:delText>
        </w:r>
      </w:del>
    </w:p>
    <w:p w14:paraId="6403291C" w14:textId="77777777" w:rsidR="00863F06" w:rsidDel="00A24C10" w:rsidRDefault="00863F06">
      <w:pPr>
        <w:pStyle w:val="TOC1"/>
        <w:tabs>
          <w:tab w:val="right" w:leader="dot" w:pos="8630"/>
        </w:tabs>
        <w:rPr>
          <w:del w:id="249" w:author="Cindy W" w:date="2017-11-13T16:22:00Z"/>
          <w:noProof/>
          <w:lang w:eastAsia="ja-JP"/>
        </w:rPr>
      </w:pPr>
      <w:del w:id="250" w:author="Cindy W" w:date="2017-11-13T16:22:00Z">
        <w:r w:rsidDel="00A24C10">
          <w:rPr>
            <w:noProof/>
          </w:rPr>
          <w:delText>Step 41: Install binding posts</w:delText>
        </w:r>
        <w:r w:rsidDel="00A24C10">
          <w:rPr>
            <w:noProof/>
          </w:rPr>
          <w:tab/>
          <w:delText>52</w:delText>
        </w:r>
      </w:del>
    </w:p>
    <w:p w14:paraId="684D0A56" w14:textId="77777777" w:rsidR="00863F06" w:rsidDel="00A24C10" w:rsidRDefault="00863F06">
      <w:pPr>
        <w:pStyle w:val="TOC1"/>
        <w:tabs>
          <w:tab w:val="right" w:leader="dot" w:pos="8630"/>
        </w:tabs>
        <w:rPr>
          <w:del w:id="251" w:author="Cindy W" w:date="2017-11-13T16:22:00Z"/>
          <w:noProof/>
          <w:lang w:eastAsia="ja-JP"/>
        </w:rPr>
      </w:pPr>
      <w:del w:id="252" w:author="Cindy W" w:date="2017-11-13T16:22:00Z">
        <w:r w:rsidDel="00A24C10">
          <w:rPr>
            <w:noProof/>
          </w:rPr>
          <w:delText>Step 42: Install Perma-Proto</w:delText>
        </w:r>
        <w:r w:rsidDel="00A24C10">
          <w:rPr>
            <w:noProof/>
          </w:rPr>
          <w:tab/>
          <w:delText>52</w:delText>
        </w:r>
      </w:del>
    </w:p>
    <w:p w14:paraId="6E92660C" w14:textId="77777777" w:rsidR="00863F06" w:rsidDel="00A24C10" w:rsidRDefault="00863F06">
      <w:pPr>
        <w:pStyle w:val="TOC1"/>
        <w:tabs>
          <w:tab w:val="right" w:leader="dot" w:pos="8630"/>
        </w:tabs>
        <w:rPr>
          <w:del w:id="253" w:author="Cindy W" w:date="2017-11-13T16:22:00Z"/>
          <w:noProof/>
          <w:lang w:eastAsia="ja-JP"/>
        </w:rPr>
      </w:pPr>
      <w:del w:id="254" w:author="Cindy W" w:date="2017-11-13T16:22:00Z">
        <w:r w:rsidDel="00A24C10">
          <w:rPr>
            <w:noProof/>
          </w:rPr>
          <w:delText>Step 43: Make binding post connections</w:delText>
        </w:r>
        <w:r w:rsidDel="00A24C10">
          <w:rPr>
            <w:noProof/>
          </w:rPr>
          <w:tab/>
          <w:delText>52</w:delText>
        </w:r>
      </w:del>
    </w:p>
    <w:p w14:paraId="0161CE47" w14:textId="77777777" w:rsidR="00863F06" w:rsidDel="00A24C10" w:rsidRDefault="00863F06">
      <w:pPr>
        <w:pStyle w:val="TOC1"/>
        <w:tabs>
          <w:tab w:val="right" w:leader="dot" w:pos="8630"/>
        </w:tabs>
        <w:rPr>
          <w:del w:id="255" w:author="Cindy W" w:date="2017-11-13T16:22:00Z"/>
          <w:noProof/>
          <w:lang w:eastAsia="ja-JP"/>
        </w:rPr>
      </w:pPr>
      <w:del w:id="256" w:author="Cindy W" w:date="2017-11-13T16:22:00Z">
        <w:r w:rsidDel="00A24C10">
          <w:rPr>
            <w:noProof/>
          </w:rPr>
          <w:delText>Step 44: Install Arduino</w:delText>
        </w:r>
        <w:r w:rsidDel="00A24C10">
          <w:rPr>
            <w:noProof/>
          </w:rPr>
          <w:tab/>
          <w:delText>53</w:delText>
        </w:r>
      </w:del>
    </w:p>
    <w:p w14:paraId="20332D45" w14:textId="77777777" w:rsidR="00863F06" w:rsidDel="00A24C10" w:rsidRDefault="00863F06">
      <w:pPr>
        <w:pStyle w:val="TOC1"/>
        <w:tabs>
          <w:tab w:val="right" w:leader="dot" w:pos="8630"/>
        </w:tabs>
        <w:rPr>
          <w:del w:id="257" w:author="Cindy W" w:date="2017-11-13T16:22:00Z"/>
          <w:noProof/>
          <w:lang w:eastAsia="ja-JP"/>
        </w:rPr>
      </w:pPr>
      <w:del w:id="258" w:author="Cindy W" w:date="2017-11-13T16:22:00Z">
        <w:r w:rsidDel="00A24C10">
          <w:rPr>
            <w:noProof/>
          </w:rPr>
          <w:delText>Step 45: Connect Perma-Proto to Arduino</w:delText>
        </w:r>
        <w:r w:rsidDel="00A24C10">
          <w:rPr>
            <w:noProof/>
          </w:rPr>
          <w:tab/>
          <w:delText>53</w:delText>
        </w:r>
      </w:del>
    </w:p>
    <w:p w14:paraId="665C81BD" w14:textId="77777777" w:rsidR="00863F06" w:rsidDel="00A24C10" w:rsidRDefault="00863F06">
      <w:pPr>
        <w:pStyle w:val="TOC1"/>
        <w:tabs>
          <w:tab w:val="right" w:leader="dot" w:pos="8630"/>
        </w:tabs>
        <w:rPr>
          <w:del w:id="259" w:author="Cindy W" w:date="2017-11-13T16:22:00Z"/>
          <w:noProof/>
          <w:lang w:eastAsia="ja-JP"/>
        </w:rPr>
      </w:pPr>
      <w:del w:id="260" w:author="Cindy W" w:date="2017-11-13T16:22:00Z">
        <w:r w:rsidDel="00A24C10">
          <w:rPr>
            <w:noProof/>
          </w:rPr>
          <w:delText>Step 46: Connect screw-down side of relay module</w:delText>
        </w:r>
        <w:r w:rsidDel="00A24C10">
          <w:rPr>
            <w:noProof/>
          </w:rPr>
          <w:tab/>
          <w:delText>54</w:delText>
        </w:r>
      </w:del>
    </w:p>
    <w:p w14:paraId="05EA148E" w14:textId="77777777" w:rsidR="00863F06" w:rsidDel="00A24C10" w:rsidRDefault="00863F06">
      <w:pPr>
        <w:pStyle w:val="TOC1"/>
        <w:tabs>
          <w:tab w:val="right" w:leader="dot" w:pos="8630"/>
        </w:tabs>
        <w:rPr>
          <w:del w:id="261" w:author="Cindy W" w:date="2017-11-13T16:22:00Z"/>
          <w:noProof/>
          <w:lang w:eastAsia="ja-JP"/>
        </w:rPr>
      </w:pPr>
      <w:del w:id="262" w:author="Cindy W" w:date="2017-11-13T16:22:00Z">
        <w:r w:rsidDel="00A24C10">
          <w:rPr>
            <w:noProof/>
          </w:rPr>
          <w:delText>Step 47: Install relay module</w:delText>
        </w:r>
        <w:r w:rsidDel="00A24C10">
          <w:rPr>
            <w:noProof/>
          </w:rPr>
          <w:tab/>
          <w:delText>55</w:delText>
        </w:r>
      </w:del>
    </w:p>
    <w:p w14:paraId="00234223" w14:textId="77777777" w:rsidR="00863F06" w:rsidDel="00A24C10" w:rsidRDefault="00863F06">
      <w:pPr>
        <w:pStyle w:val="TOC1"/>
        <w:tabs>
          <w:tab w:val="right" w:leader="dot" w:pos="8630"/>
        </w:tabs>
        <w:rPr>
          <w:del w:id="263" w:author="Cindy W" w:date="2017-11-13T16:22:00Z"/>
          <w:noProof/>
          <w:lang w:eastAsia="ja-JP"/>
        </w:rPr>
      </w:pPr>
      <w:del w:id="264" w:author="Cindy W" w:date="2017-11-13T16:22:00Z">
        <w:r w:rsidDel="00A24C10">
          <w:rPr>
            <w:noProof/>
          </w:rPr>
          <w:delText>Step 48: Connect relay module jumpers</w:delText>
        </w:r>
        <w:r w:rsidDel="00A24C10">
          <w:rPr>
            <w:noProof/>
          </w:rPr>
          <w:tab/>
          <w:delText>55</w:delText>
        </w:r>
      </w:del>
    </w:p>
    <w:p w14:paraId="63ACF52E" w14:textId="77777777" w:rsidR="00863F06" w:rsidDel="00A24C10" w:rsidRDefault="00863F06">
      <w:pPr>
        <w:pStyle w:val="TOC1"/>
        <w:tabs>
          <w:tab w:val="right" w:leader="dot" w:pos="8630"/>
        </w:tabs>
        <w:rPr>
          <w:del w:id="265" w:author="Cindy W" w:date="2017-11-13T16:22:00Z"/>
          <w:noProof/>
          <w:lang w:eastAsia="ja-JP"/>
        </w:rPr>
      </w:pPr>
      <w:del w:id="266" w:author="Cindy W" w:date="2017-11-13T16:22:00Z">
        <w:r w:rsidDel="00A24C10">
          <w:rPr>
            <w:noProof/>
          </w:rPr>
          <w:delText>Step 49: Drill USB connector hole</w:delText>
        </w:r>
        <w:r w:rsidDel="00A24C10">
          <w:rPr>
            <w:noProof/>
          </w:rPr>
          <w:tab/>
          <w:delText>55</w:delText>
        </w:r>
      </w:del>
    </w:p>
    <w:p w14:paraId="7D46D5F4" w14:textId="77777777" w:rsidR="00863F06" w:rsidDel="00A24C10" w:rsidRDefault="00863F06">
      <w:pPr>
        <w:pStyle w:val="TOC1"/>
        <w:tabs>
          <w:tab w:val="right" w:leader="dot" w:pos="8630"/>
        </w:tabs>
        <w:rPr>
          <w:del w:id="267" w:author="Cindy W" w:date="2017-11-13T16:22:00Z"/>
          <w:noProof/>
          <w:lang w:eastAsia="ja-JP"/>
        </w:rPr>
      </w:pPr>
      <w:del w:id="268" w:author="Cindy W" w:date="2017-11-13T16:22:00Z">
        <w:r w:rsidDel="00A24C10">
          <w:rPr>
            <w:noProof/>
          </w:rPr>
          <w:delText>Step 50: Make PV cables</w:delText>
        </w:r>
        <w:r w:rsidDel="00A24C10">
          <w:rPr>
            <w:noProof/>
          </w:rPr>
          <w:tab/>
          <w:delText>56</w:delText>
        </w:r>
      </w:del>
    </w:p>
    <w:p w14:paraId="218ADD9D" w14:textId="77777777" w:rsidR="00863F06" w:rsidDel="00A24C10" w:rsidRDefault="00863F06">
      <w:pPr>
        <w:pStyle w:val="TOC1"/>
        <w:tabs>
          <w:tab w:val="right" w:leader="dot" w:pos="8630"/>
        </w:tabs>
        <w:rPr>
          <w:del w:id="269" w:author="Cindy W" w:date="2017-11-13T16:22:00Z"/>
          <w:noProof/>
          <w:lang w:eastAsia="ja-JP"/>
        </w:rPr>
      </w:pPr>
      <w:del w:id="270" w:author="Cindy W" w:date="2017-11-13T16:22:00Z">
        <w:r w:rsidDel="00A24C10">
          <w:rPr>
            <w:noProof/>
          </w:rPr>
          <w:delText>Step 51: Final test</w:delText>
        </w:r>
        <w:r w:rsidDel="00A24C10">
          <w:rPr>
            <w:noProof/>
          </w:rPr>
          <w:tab/>
          <w:delText>57</w:delText>
        </w:r>
      </w:del>
    </w:p>
    <w:p w14:paraId="566ABF5E" w14:textId="4E2A225D" w:rsidR="0059303A" w:rsidRPr="005B0058" w:rsidRDefault="00C83733">
      <w:pPr>
        <w:rPr>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5EED1CBF" w14:textId="4175238D" w:rsidR="00C83733" w:rsidRDefault="00C83733" w:rsidP="00C83733">
      <w:pPr>
        <w:pStyle w:val="Heading1"/>
      </w:pPr>
      <w:bookmarkStart w:id="271" w:name="_Toc373513857"/>
      <w:r>
        <w:lastRenderedPageBreak/>
        <w:t>Intro</w:t>
      </w:r>
      <w:bookmarkEnd w:id="271"/>
    </w:p>
    <w:p w14:paraId="4B0045F7" w14:textId="77777777" w:rsidR="00C83733" w:rsidRDefault="00C83733" w:rsidP="00C83733"/>
    <w:p w14:paraId="221368A5" w14:textId="681AB983" w:rsidR="00C83733" w:rsidRPr="00A24C10" w:rsidRDefault="00C83733" w:rsidP="00C83733">
      <w:pPr>
        <w:pStyle w:val="NormalWeb"/>
        <w:spacing w:before="0" w:beforeAutospacing="0"/>
        <w:rPr>
          <w:rFonts w:ascii="Courier" w:hAnsi="Courier" w:cs="Arial"/>
          <w:sz w:val="24"/>
          <w:szCs w:val="24"/>
          <w:rPrChange w:id="272" w:author="Cindy W" w:date="2017-11-13T16:18:00Z">
            <w:rPr>
              <w:rFonts w:ascii="Courier" w:hAnsi="Courier" w:cs="Arial"/>
              <w:color w:val="555555"/>
              <w:sz w:val="24"/>
              <w:szCs w:val="24"/>
            </w:rPr>
          </w:rPrChange>
        </w:rPr>
      </w:pPr>
      <w:r w:rsidRPr="00A24C10">
        <w:rPr>
          <w:rFonts w:ascii="Courier" w:hAnsi="Courier" w:cs="Arial"/>
          <w:sz w:val="24"/>
          <w:szCs w:val="24"/>
          <w:rPrChange w:id="273" w:author="Cindy W" w:date="2017-11-13T16:18:00Z">
            <w:rPr>
              <w:rFonts w:ascii="Courier" w:hAnsi="Courier" w:cs="Arial"/>
              <w:color w:val="555555"/>
              <w:sz w:val="24"/>
              <w:szCs w:val="24"/>
            </w:rPr>
          </w:rPrChange>
        </w:rPr>
        <w:t>IV Swinger 2 is an IV curve tracer for photovoltaic (PV) solar panels</w:t>
      </w:r>
      <w:ins w:id="274" w:author="Cindy W" w:date="2017-11-13T16:23:00Z">
        <w:r w:rsidR="00A24C10">
          <w:rPr>
            <w:rStyle w:val="FootnoteReference"/>
            <w:rFonts w:ascii="Courier" w:hAnsi="Courier" w:cs="Arial"/>
            <w:sz w:val="24"/>
            <w:szCs w:val="24"/>
          </w:rPr>
          <w:footnoteReference w:id="1"/>
        </w:r>
      </w:ins>
      <w:r w:rsidRPr="00A24C10">
        <w:rPr>
          <w:rFonts w:ascii="Courier" w:hAnsi="Courier" w:cs="Arial"/>
          <w:sz w:val="24"/>
          <w:szCs w:val="24"/>
          <w:rPrChange w:id="280" w:author="Cindy W" w:date="2017-11-13T16:18:00Z">
            <w:rPr>
              <w:rFonts w:ascii="Courier" w:hAnsi="Courier" w:cs="Arial"/>
              <w:color w:val="555555"/>
              <w:sz w:val="24"/>
              <w:szCs w:val="24"/>
            </w:rPr>
          </w:rPrChange>
        </w:rPr>
        <w:t>.</w:t>
      </w:r>
    </w:p>
    <w:p w14:paraId="5DA23976" w14:textId="77777777" w:rsidR="00C83733" w:rsidRPr="00A24C10" w:rsidRDefault="00C83733" w:rsidP="00C83733">
      <w:pPr>
        <w:pStyle w:val="NormalWeb"/>
        <w:spacing w:before="0" w:beforeAutospacing="0"/>
        <w:rPr>
          <w:rFonts w:ascii="Courier" w:hAnsi="Courier" w:cs="Arial"/>
          <w:sz w:val="24"/>
          <w:szCs w:val="24"/>
          <w:rPrChange w:id="281" w:author="Cindy W" w:date="2017-11-13T16:18:00Z">
            <w:rPr>
              <w:rFonts w:ascii="Courier" w:hAnsi="Courier" w:cs="Arial"/>
              <w:color w:val="555555"/>
              <w:sz w:val="24"/>
              <w:szCs w:val="24"/>
            </w:rPr>
          </w:rPrChange>
        </w:rPr>
      </w:pPr>
      <w:r w:rsidRPr="00A24C10">
        <w:rPr>
          <w:rFonts w:ascii="Courier" w:hAnsi="Courier" w:cs="Arial"/>
          <w:sz w:val="24"/>
          <w:szCs w:val="24"/>
          <w:rPrChange w:id="282" w:author="Cindy W" w:date="2017-11-13T16:18:00Z">
            <w:rPr>
              <w:rFonts w:ascii="Courier" w:hAnsi="Courier" w:cs="Arial"/>
              <w:color w:val="555555"/>
              <w:sz w:val="24"/>
              <w:szCs w:val="24"/>
            </w:rPr>
          </w:rPrChange>
        </w:rPr>
        <w:t>The total cost of materials is about $50 but may be more to build a single IV Swinger 2 since that assumes some items are purchased in larger quantities. It also does not include tools or the Windows/Mac laptop that</w:t>
      </w:r>
      <w:r w:rsidRPr="00A24C10">
        <w:rPr>
          <w:rStyle w:val="apple-converted-space"/>
          <w:rFonts w:ascii="Courier" w:hAnsi="Courier" w:cs="Arial"/>
          <w:sz w:val="24"/>
          <w:szCs w:val="24"/>
          <w:rPrChange w:id="283" w:author="Cindy W" w:date="2017-11-13T16:18:00Z">
            <w:rPr>
              <w:rStyle w:val="apple-converted-space"/>
              <w:rFonts w:ascii="Courier" w:hAnsi="Courier" w:cs="Arial"/>
              <w:color w:val="555555"/>
              <w:sz w:val="24"/>
              <w:szCs w:val="24"/>
            </w:rPr>
          </w:rPrChange>
        </w:rPr>
        <w:t> </w:t>
      </w:r>
      <w:r w:rsidRPr="00A24C10">
        <w:rPr>
          <w:rFonts w:ascii="Courier" w:hAnsi="Courier" w:cs="Arial"/>
          <w:sz w:val="24"/>
          <w:szCs w:val="24"/>
          <w:rPrChange w:id="284" w:author="Cindy W" w:date="2017-11-13T16:18:00Z">
            <w:rPr>
              <w:rFonts w:ascii="Courier" w:hAnsi="Courier" w:cs="Arial"/>
              <w:color w:val="555555"/>
              <w:sz w:val="24"/>
              <w:szCs w:val="24"/>
            </w:rPr>
          </w:rPrChange>
        </w:rPr>
        <w:t>is</w:t>
      </w:r>
      <w:r w:rsidRPr="00A24C10">
        <w:rPr>
          <w:rStyle w:val="apple-converted-space"/>
          <w:rFonts w:ascii="Courier" w:hAnsi="Courier" w:cs="Arial"/>
          <w:sz w:val="24"/>
          <w:szCs w:val="24"/>
          <w:rPrChange w:id="285" w:author="Cindy W" w:date="2017-11-13T16:18:00Z">
            <w:rPr>
              <w:rStyle w:val="apple-converted-space"/>
              <w:rFonts w:ascii="Courier" w:hAnsi="Courier" w:cs="Arial"/>
              <w:color w:val="555555"/>
              <w:sz w:val="24"/>
              <w:szCs w:val="24"/>
            </w:rPr>
          </w:rPrChange>
        </w:rPr>
        <w:t> </w:t>
      </w:r>
      <w:r w:rsidRPr="00A24C10">
        <w:rPr>
          <w:rFonts w:ascii="Courier" w:hAnsi="Courier" w:cs="Arial"/>
          <w:sz w:val="24"/>
          <w:szCs w:val="24"/>
          <w:rPrChange w:id="286" w:author="Cindy W" w:date="2017-11-13T16:18:00Z">
            <w:rPr>
              <w:rFonts w:ascii="Courier" w:hAnsi="Courier" w:cs="Arial"/>
              <w:color w:val="555555"/>
              <w:sz w:val="24"/>
              <w:szCs w:val="24"/>
            </w:rPr>
          </w:rPrChange>
        </w:rPr>
        <w:t>required to use it.</w:t>
      </w:r>
    </w:p>
    <w:p w14:paraId="3383548F" w14:textId="779EA507" w:rsidR="00C83733" w:rsidRPr="00A24C10" w:rsidRDefault="00C83733" w:rsidP="00C83733">
      <w:pPr>
        <w:pStyle w:val="NormalWeb"/>
        <w:spacing w:before="0" w:beforeAutospacing="0"/>
        <w:rPr>
          <w:rFonts w:ascii="Courier" w:hAnsi="Courier" w:cs="Arial"/>
          <w:sz w:val="24"/>
          <w:szCs w:val="24"/>
          <w:rPrChange w:id="287" w:author="Cindy W" w:date="2017-11-13T16:18:00Z">
            <w:rPr>
              <w:rFonts w:ascii="Courier" w:hAnsi="Courier" w:cs="Arial"/>
              <w:color w:val="555555"/>
              <w:sz w:val="24"/>
              <w:szCs w:val="24"/>
            </w:rPr>
          </w:rPrChange>
        </w:rPr>
      </w:pPr>
      <w:r w:rsidRPr="00A24C10">
        <w:rPr>
          <w:rFonts w:ascii="Courier" w:hAnsi="Courier" w:cs="Arial"/>
          <w:sz w:val="24"/>
          <w:szCs w:val="24"/>
          <w:rPrChange w:id="288" w:author="Cindy W" w:date="2017-11-13T16:18:00Z">
            <w:rPr>
              <w:rFonts w:ascii="Courier" w:hAnsi="Courier" w:cs="Arial"/>
              <w:color w:val="555555"/>
              <w:sz w:val="24"/>
              <w:szCs w:val="24"/>
            </w:rPr>
          </w:rPrChange>
        </w:rPr>
        <w:t>This is a successor to IV Swinger, which was used for Gil Masters' CEE176B class at Stanford in 2015 and 2016. IV Swinger 2 is being used for that class in 2017.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While the software does support a crude calibration mechanism, it is not intended to be a precision instrument. Any use outside of the aca</w:t>
      </w:r>
      <w:r w:rsidR="00096DBE" w:rsidRPr="00A24C10">
        <w:rPr>
          <w:rFonts w:ascii="Courier" w:hAnsi="Courier" w:cs="Arial"/>
          <w:sz w:val="24"/>
          <w:szCs w:val="24"/>
          <w:rPrChange w:id="289" w:author="Cindy W" w:date="2017-11-13T16:18:00Z">
            <w:rPr>
              <w:rFonts w:ascii="Courier" w:hAnsi="Courier" w:cs="Arial"/>
              <w:color w:val="555555"/>
              <w:sz w:val="24"/>
              <w:szCs w:val="24"/>
            </w:rPr>
          </w:rPrChange>
        </w:rPr>
        <w:t>demic/learning realm may be</w:t>
      </w:r>
      <w:r w:rsidRPr="00A24C10">
        <w:rPr>
          <w:rFonts w:ascii="Courier" w:hAnsi="Courier" w:cs="Arial"/>
          <w:sz w:val="24"/>
          <w:szCs w:val="24"/>
          <w:rPrChange w:id="290" w:author="Cindy W" w:date="2017-11-13T16:18:00Z">
            <w:rPr>
              <w:rFonts w:ascii="Courier" w:hAnsi="Courier" w:cs="Arial"/>
              <w:color w:val="555555"/>
              <w:sz w:val="24"/>
              <w:szCs w:val="24"/>
            </w:rPr>
          </w:rPrChange>
        </w:rPr>
        <w:t xml:space="preserve"> better served by a commercial IV curve tracer.</w:t>
      </w:r>
    </w:p>
    <w:p w14:paraId="504FD2FB" w14:textId="77777777" w:rsidR="00C83733" w:rsidRPr="00A24C10" w:rsidRDefault="00C83733" w:rsidP="00C83733">
      <w:pPr>
        <w:pStyle w:val="NormalWeb"/>
        <w:spacing w:before="0" w:beforeAutospacing="0"/>
        <w:rPr>
          <w:rFonts w:ascii="Courier" w:hAnsi="Courier" w:cs="Arial"/>
          <w:sz w:val="24"/>
          <w:szCs w:val="24"/>
          <w:rPrChange w:id="291" w:author="Cindy W" w:date="2017-11-13T16:18:00Z">
            <w:rPr>
              <w:rFonts w:ascii="Courier" w:hAnsi="Courier" w:cs="Arial"/>
              <w:color w:val="555555"/>
              <w:sz w:val="24"/>
              <w:szCs w:val="24"/>
            </w:rPr>
          </w:rPrChange>
        </w:rPr>
      </w:pPr>
      <w:r w:rsidRPr="00A24C10">
        <w:rPr>
          <w:rFonts w:ascii="Courier" w:hAnsi="Courier" w:cs="Arial"/>
          <w:sz w:val="24"/>
          <w:szCs w:val="24"/>
          <w:rPrChange w:id="292" w:author="Cindy W" w:date="2017-11-13T16:18:00Z">
            <w:rPr>
              <w:rFonts w:ascii="Courier" w:hAnsi="Courier" w:cs="Arial"/>
              <w:color w:val="555555"/>
              <w:sz w:val="24"/>
              <w:szCs w:val="24"/>
            </w:rPr>
          </w:rPrChange>
        </w:rPr>
        <w:t>The following two YouTube videos demonstrate IV Swinger 2 in action:</w:t>
      </w:r>
    </w:p>
    <w:p w14:paraId="215DC9A4" w14:textId="5C5BEC02"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"https://youtu.be/WhnTWciiNNo" </w:instrText>
      </w:r>
      <w:ins w:id="293" w:author="Cindy W" w:date="2017-11-28T18:42:00Z"/>
      <w:r>
        <w:fldChar w:fldCharType="separate"/>
      </w:r>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r>
        <w:rPr>
          <w:rStyle w:val="Hyperlink"/>
          <w:rFonts w:ascii="Courier" w:hAnsi="Courier" w:cs="Arial"/>
          <w:color w:val="auto"/>
          <w:sz w:val="24"/>
          <w:szCs w:val="24"/>
          <w:u w:val="none"/>
        </w:rPr>
        <w:fldChar w:fldCharType="end"/>
      </w:r>
    </w:p>
    <w:p w14:paraId="260D65FB" w14:textId="3A66F925"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"https://youtu.be/9iPq5AsuU_U" </w:instrText>
      </w:r>
      <w:ins w:id="294" w:author="Cindy W" w:date="2017-11-28T18:42:00Z"/>
      <w:r>
        <w:fldChar w:fldCharType="separate"/>
      </w:r>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r>
        <w:rPr>
          <w:rStyle w:val="Hyperlink"/>
          <w:rFonts w:ascii="Courier" w:hAnsi="Courier" w:cs="Arial"/>
          <w:color w:val="auto"/>
          <w:sz w:val="24"/>
          <w:szCs w:val="24"/>
          <w:u w:val="none"/>
        </w:rPr>
        <w:fldChar w:fldCharType="end"/>
      </w:r>
    </w:p>
    <w:p w14:paraId="6B0E1A02" w14:textId="77777777" w:rsidR="00C83733" w:rsidRPr="00A24C10" w:rsidRDefault="00C83733" w:rsidP="00C83733">
      <w:pPr>
        <w:pStyle w:val="NormalWeb"/>
        <w:spacing w:before="0" w:beforeAutospacing="0"/>
        <w:rPr>
          <w:rFonts w:ascii="Courier" w:hAnsi="Courier" w:cs="Arial"/>
          <w:sz w:val="24"/>
          <w:szCs w:val="24"/>
          <w:rPrChange w:id="295" w:author="Cindy W" w:date="2017-11-13T16:18:00Z">
            <w:rPr>
              <w:rFonts w:ascii="Courier" w:hAnsi="Courier" w:cs="Arial"/>
              <w:color w:val="555555"/>
              <w:sz w:val="24"/>
              <w:szCs w:val="24"/>
            </w:rPr>
          </w:rPrChange>
        </w:rPr>
      </w:pPr>
      <w:r w:rsidRPr="00A24C10">
        <w:rPr>
          <w:rFonts w:ascii="Courier" w:hAnsi="Courier" w:cs="Arial"/>
          <w:sz w:val="24"/>
          <w:szCs w:val="24"/>
          <w:rPrChange w:id="296" w:author="Cindy W" w:date="2017-11-13T16:18:00Z">
            <w:rPr>
              <w:rFonts w:ascii="Courier" w:hAnsi="Courier" w:cs="Arial"/>
              <w:color w:val="555555"/>
              <w:sz w:val="24"/>
              <w:szCs w:val="24"/>
            </w:rPr>
          </w:rPrChange>
        </w:rPr>
        <w:t>The hardware and software designs and documentation for the original IV Swinger and IV Swinger 2 are on GitHub:</w:t>
      </w:r>
    </w:p>
    <w:p w14:paraId="1708B80A" w14:textId="77777777"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"https://github.com/csatt/IV_Swinger" </w:instrText>
      </w:r>
      <w:ins w:id="297" w:author="Cindy W" w:date="2017-11-28T18:42:00Z"/>
      <w:r>
        <w:fldChar w:fldCharType="separate"/>
      </w:r>
      <w:r w:rsidR="00C83733" w:rsidRPr="00C83733">
        <w:rPr>
          <w:rStyle w:val="Hyperlink"/>
          <w:rFonts w:ascii="Courier" w:hAnsi="Courier" w:cs="Arial"/>
          <w:sz w:val="24"/>
          <w:szCs w:val="24"/>
        </w:rPr>
        <w:t>https://github.com/csatt/IV_Swinger</w:t>
      </w:r>
      <w:r>
        <w:rPr>
          <w:rStyle w:val="Hyperlink"/>
          <w:rFonts w:ascii="Courier" w:hAnsi="Courier" w:cs="Arial"/>
          <w:sz w:val="24"/>
          <w:szCs w:val="24"/>
        </w:rPr>
        <w:fldChar w:fldCharType="end"/>
      </w:r>
    </w:p>
    <w:p w14:paraId="44890E1B" w14:textId="77777777" w:rsidR="00C83733" w:rsidRPr="00C83733" w:rsidRDefault="00C83733" w:rsidP="00C83733">
      <w:pPr>
        <w:pStyle w:val="NormalWeb"/>
        <w:spacing w:before="0" w:beforeAutospacing="0"/>
        <w:rPr>
          <w:rFonts w:ascii="Courier" w:hAnsi="Courier" w:cs="Arial"/>
          <w:color w:val="555555"/>
          <w:sz w:val="24"/>
          <w:szCs w:val="24"/>
        </w:rPr>
      </w:pPr>
      <w:r w:rsidRPr="00A24C10">
        <w:rPr>
          <w:rFonts w:ascii="Courier" w:hAnsi="Courier" w:cs="Arial"/>
          <w:sz w:val="24"/>
          <w:szCs w:val="24"/>
          <w:rPrChange w:id="298" w:author="Cindy W" w:date="2017-11-13T16:18:00Z">
            <w:rPr>
              <w:rFonts w:ascii="Courier" w:hAnsi="Courier" w:cs="Arial"/>
              <w:color w:val="555555"/>
              <w:sz w:val="24"/>
              <w:szCs w:val="24"/>
            </w:rPr>
          </w:rPrChange>
        </w:rPr>
        <w:t>I also want to acknowledge Jason Alderman (whom I have never met or even corresponded with). I stumbled on his wireless IV curve tracer design</w:t>
      </w:r>
      <w:r w:rsidRPr="00C83733">
        <w:rPr>
          <w:rFonts w:ascii="Courier" w:hAnsi="Courier" w:cs="Arial"/>
          <w:color w:val="555555"/>
          <w:sz w:val="24"/>
          <w:szCs w:val="24"/>
        </w:rPr>
        <w:t xml:space="preserve"> (</w:t>
      </w:r>
      <w:r w:rsidR="00A02B8C">
        <w:fldChar w:fldCharType="begin"/>
      </w:r>
      <w:r w:rsidR="00A02B8C">
        <w:instrText xml:space="preserve"> HYPERLINK "http://jalderman.org/?p=57" </w:instrText>
      </w:r>
      <w:ins w:id="299" w:author="Cindy W" w:date="2017-11-28T18:42:00Z"/>
      <w:r w:rsidR="00A02B8C">
        <w:fldChar w:fldCharType="separate"/>
      </w:r>
      <w:r w:rsidRPr="00C83733">
        <w:rPr>
          <w:rStyle w:val="Hyperlink"/>
          <w:rFonts w:ascii="Courier" w:hAnsi="Courier" w:cs="Arial"/>
          <w:sz w:val="24"/>
          <w:szCs w:val="24"/>
        </w:rPr>
        <w:t>http://jalderman.org/?p=57</w:t>
      </w:r>
      <w:r w:rsidR="00A02B8C">
        <w:rPr>
          <w:rStyle w:val="Hyperlink"/>
          <w:rFonts w:ascii="Courier" w:hAnsi="Courier" w:cs="Arial"/>
          <w:sz w:val="24"/>
          <w:szCs w:val="24"/>
        </w:rPr>
        <w:fldChar w:fldCharType="end"/>
      </w:r>
      <w:r w:rsidRPr="00C83733">
        <w:rPr>
          <w:rFonts w:ascii="Courier" w:hAnsi="Courier" w:cs="Arial"/>
          <w:color w:val="555555"/>
          <w:sz w:val="24"/>
          <w:szCs w:val="24"/>
        </w:rPr>
        <w:t xml:space="preserve">), </w:t>
      </w:r>
      <w:r w:rsidRPr="00A24C10">
        <w:rPr>
          <w:rFonts w:ascii="Courier" w:hAnsi="Courier" w:cs="Arial"/>
          <w:sz w:val="24"/>
          <w:szCs w:val="24"/>
          <w:rPrChange w:id="300" w:author="Cindy W" w:date="2017-11-13T16:19:00Z">
            <w:rPr>
              <w:rFonts w:ascii="Courier" w:hAnsi="Courier" w:cs="Arial"/>
              <w:color w:val="555555"/>
              <w:sz w:val="24"/>
              <w:szCs w:val="24"/>
            </w:rPr>
          </w:rPrChange>
        </w:rPr>
        <w:t>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lastRenderedPageBreak/>
        <w:t>This document contains step-by-step instructions to build an IV Swinger 2.</w:t>
      </w:r>
    </w:p>
    <w:p w14:paraId="45245B14" w14:textId="77777777" w:rsidR="00C83733" w:rsidRPr="00C83733" w:rsidRDefault="00C83733" w:rsidP="00C83733">
      <w:pPr>
        <w:rPr>
          <w:rFonts w:ascii="Courier" w:hAnsi="Courier"/>
        </w:rPr>
      </w:pPr>
    </w:p>
    <w:p w14:paraId="648903A0" w14:textId="09151D64" w:rsidR="00C83733" w:rsidRDefault="00C83733" w:rsidP="00C83733">
      <w:pPr>
        <w:rPr>
          <w:rFonts w:ascii="Courier" w:hAnsi="Courier"/>
        </w:rPr>
      </w:pPr>
      <w:r>
        <w:rPr>
          <w:rFonts w:ascii="Courier" w:hAnsi="Courier"/>
        </w:rPr>
        <w:t xml:space="preserve">These are the same instructions that are on </w:t>
      </w:r>
      <w:r w:rsidR="00A02B8C">
        <w:fldChar w:fldCharType="begin"/>
      </w:r>
      <w:r w:rsidR="00A02B8C">
        <w:instrText xml:space="preserve"> HYPERLINK "http://www.instructables.com" </w:instrText>
      </w:r>
      <w:ins w:id="301" w:author="Cindy W" w:date="2017-11-28T18:42:00Z"/>
      <w:r w:rsidR="00A02B8C">
        <w:fldChar w:fldCharType="separate"/>
      </w:r>
      <w:r w:rsidRPr="00BA55C8">
        <w:rPr>
          <w:rStyle w:val="Hyperlink"/>
          <w:rFonts w:ascii="Courier" w:hAnsi="Courier"/>
        </w:rPr>
        <w:t>www.instructables.com</w:t>
      </w:r>
      <w:r w:rsidR="00A02B8C">
        <w:rPr>
          <w:rStyle w:val="Hyperlink"/>
          <w:rFonts w:ascii="Courier" w:hAnsi="Courier"/>
        </w:rPr>
        <w:fldChar w:fldCharType="end"/>
      </w:r>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p>
    <w:p w14:paraId="07DECAC2" w14:textId="77777777" w:rsidR="005B0058" w:rsidRDefault="005B0058" w:rsidP="00C83733">
      <w:pPr>
        <w:rPr>
          <w:rFonts w:ascii="Courier" w:hAnsi="Courier"/>
        </w:rPr>
      </w:pPr>
    </w:p>
    <w:p w14:paraId="5EA71B87" w14:textId="4BD7FD35" w:rsidR="005B0058" w:rsidRPr="00C83733" w:rsidRDefault="00A02B8C" w:rsidP="00C83733">
      <w:pPr>
        <w:rPr>
          <w:rFonts w:ascii="Courier" w:hAnsi="Courier"/>
        </w:rPr>
      </w:pPr>
      <w:r>
        <w:fldChar w:fldCharType="begin"/>
      </w:r>
      <w:r>
        <w:instrText xml:space="preserve"> HYPERLINK "https://www.instructables.com/id/IV-Swinger-2-a-50-IV-Curve-Tracer" </w:instrText>
      </w:r>
      <w:ins w:id="302" w:author="Cindy W" w:date="2017-11-28T18:42:00Z"/>
      <w:r>
        <w:fldChar w:fldCharType="separate"/>
      </w:r>
      <w:r w:rsidR="005B0058" w:rsidRPr="00BA55C8">
        <w:rPr>
          <w:rStyle w:val="Hyperlink"/>
          <w:rFonts w:ascii="Courier" w:hAnsi="Courier"/>
        </w:rPr>
        <w:t>https://www.instructables.com/id/IV-Swinger-2-a-50-IV-Curve-Tracer</w:t>
      </w:r>
      <w:r>
        <w:rPr>
          <w:rStyle w:val="Hyperlink"/>
          <w:rFonts w:ascii="Courier" w:hAnsi="Courier"/>
        </w:rPr>
        <w:fldChar w:fldCharType="end"/>
      </w:r>
    </w:p>
    <w:p w14:paraId="49C224CA" w14:textId="55350710" w:rsidR="00C83733" w:rsidRDefault="00C83733" w:rsidP="00C83733">
      <w:pPr>
        <w:pStyle w:val="Heading1"/>
      </w:pPr>
      <w:bookmarkStart w:id="303" w:name="_Toc373513858"/>
      <w:r>
        <w:t xml:space="preserve">Step 1: </w:t>
      </w:r>
      <w:r w:rsidR="00103ED4">
        <w:t>Understand the hardware d</w:t>
      </w:r>
      <w:r>
        <w:t>esign</w:t>
      </w:r>
      <w:bookmarkEnd w:id="303"/>
    </w:p>
    <w:p w14:paraId="6EB8F1FF" w14:textId="77777777" w:rsidR="00C83733" w:rsidRDefault="00C83733" w:rsidP="00C83733"/>
    <w:p w14:paraId="01506BA1" w14:textId="77777777" w:rsidR="00C83733" w:rsidRPr="008C5830" w:rsidRDefault="00C83733" w:rsidP="00C83733">
      <w:pPr>
        <w:pStyle w:val="NormalWeb"/>
        <w:spacing w:before="0" w:beforeAutospacing="0"/>
        <w:rPr>
          <w:rFonts w:ascii="Courier" w:hAnsi="Courier" w:cs="Arial"/>
          <w:sz w:val="24"/>
          <w:szCs w:val="24"/>
          <w:rPrChange w:id="304" w:author="Cindy W" w:date="2017-11-12T14:43:00Z">
            <w:rPr>
              <w:rFonts w:ascii="Courier" w:hAnsi="Courier" w:cs="Arial"/>
              <w:color w:val="555555"/>
              <w:sz w:val="24"/>
              <w:szCs w:val="24"/>
            </w:rPr>
          </w:rPrChange>
        </w:rPr>
      </w:pPr>
      <w:r w:rsidRPr="008C5830">
        <w:rPr>
          <w:rFonts w:ascii="Courier" w:hAnsi="Courier" w:cs="Arial"/>
          <w:sz w:val="24"/>
          <w:szCs w:val="24"/>
          <w:rPrChange w:id="305" w:author="Cindy W" w:date="2017-11-12T14:43:00Z">
            <w:rPr>
              <w:rFonts w:ascii="Courier" w:hAnsi="Courier" w:cs="Arial"/>
              <w:color w:val="555555"/>
              <w:sz w:val="24"/>
              <w:szCs w:val="24"/>
            </w:rPr>
          </w:rPrChange>
        </w:rPr>
        <w:t>The IV Swinger 2 hardware consists of the following:</w:t>
      </w:r>
    </w:p>
    <w:p w14:paraId="597F9E19" w14:textId="77777777" w:rsidR="00C83733" w:rsidRPr="008C5830" w:rsidRDefault="00C83733" w:rsidP="00C83733">
      <w:pPr>
        <w:pStyle w:val="NormalWeb"/>
        <w:numPr>
          <w:ilvl w:val="0"/>
          <w:numId w:val="200"/>
        </w:numPr>
        <w:rPr>
          <w:rFonts w:ascii="Courier" w:hAnsi="Courier" w:cs="Arial"/>
          <w:sz w:val="24"/>
          <w:szCs w:val="24"/>
          <w:rPrChange w:id="306" w:author="Cindy W" w:date="2017-11-12T14:43:00Z">
            <w:rPr>
              <w:rFonts w:ascii="Courier" w:hAnsi="Courier" w:cs="Arial"/>
              <w:color w:val="555555"/>
              <w:sz w:val="24"/>
              <w:szCs w:val="24"/>
            </w:rPr>
          </w:rPrChange>
        </w:rPr>
      </w:pPr>
      <w:r w:rsidRPr="008C5830">
        <w:rPr>
          <w:rFonts w:ascii="Courier" w:hAnsi="Courier" w:cs="Arial"/>
          <w:sz w:val="24"/>
          <w:szCs w:val="24"/>
          <w:rPrChange w:id="307" w:author="Cindy W" w:date="2017-11-12T14:43:00Z">
            <w:rPr>
              <w:rFonts w:ascii="Courier" w:hAnsi="Courier" w:cs="Arial"/>
              <w:color w:val="555555"/>
              <w:sz w:val="24"/>
              <w:szCs w:val="24"/>
            </w:rPr>
          </w:rPrChange>
        </w:rPr>
        <w:t>Load:</w:t>
      </w:r>
    </w:p>
    <w:p w14:paraId="0FE11434" w14:textId="77777777" w:rsidR="00C83733" w:rsidRPr="008C5830" w:rsidRDefault="00C83733" w:rsidP="00C83733">
      <w:pPr>
        <w:pStyle w:val="NormalWeb"/>
        <w:numPr>
          <w:ilvl w:val="1"/>
          <w:numId w:val="200"/>
        </w:numPr>
        <w:rPr>
          <w:rFonts w:ascii="Courier" w:hAnsi="Courier" w:cs="Arial"/>
          <w:sz w:val="24"/>
          <w:szCs w:val="24"/>
          <w:rPrChange w:id="308" w:author="Cindy W" w:date="2017-11-12T14:43:00Z">
            <w:rPr>
              <w:rFonts w:ascii="Courier" w:hAnsi="Courier" w:cs="Arial"/>
              <w:color w:val="555555"/>
              <w:sz w:val="24"/>
              <w:szCs w:val="24"/>
            </w:rPr>
          </w:rPrChange>
        </w:rPr>
      </w:pPr>
      <w:r w:rsidRPr="008C5830">
        <w:rPr>
          <w:rFonts w:ascii="Courier" w:hAnsi="Courier" w:cs="Arial"/>
          <w:sz w:val="24"/>
          <w:szCs w:val="24"/>
          <w:rPrChange w:id="309" w:author="Cindy W" w:date="2017-11-12T14:43:00Z">
            <w:rPr>
              <w:rFonts w:ascii="Courier" w:hAnsi="Courier" w:cs="Arial"/>
              <w:color w:val="555555"/>
              <w:sz w:val="24"/>
              <w:szCs w:val="24"/>
            </w:rPr>
          </w:rPrChange>
        </w:rPr>
        <w:t>Capacitors</w:t>
      </w:r>
    </w:p>
    <w:p w14:paraId="48D0D0AD" w14:textId="77777777" w:rsidR="00C83733" w:rsidRPr="008C5830" w:rsidRDefault="00C83733" w:rsidP="00C83733">
      <w:pPr>
        <w:pStyle w:val="NormalWeb"/>
        <w:numPr>
          <w:ilvl w:val="1"/>
          <w:numId w:val="200"/>
        </w:numPr>
        <w:rPr>
          <w:rFonts w:ascii="Courier" w:hAnsi="Courier" w:cs="Arial"/>
          <w:sz w:val="24"/>
          <w:szCs w:val="24"/>
          <w:rPrChange w:id="310" w:author="Cindy W" w:date="2017-11-12T14:43:00Z">
            <w:rPr>
              <w:rFonts w:ascii="Courier" w:hAnsi="Courier" w:cs="Arial"/>
              <w:color w:val="555555"/>
              <w:sz w:val="24"/>
              <w:szCs w:val="24"/>
            </w:rPr>
          </w:rPrChange>
        </w:rPr>
      </w:pPr>
      <w:r w:rsidRPr="008C5830">
        <w:rPr>
          <w:rFonts w:ascii="Courier" w:hAnsi="Courier" w:cs="Arial"/>
          <w:sz w:val="24"/>
          <w:szCs w:val="24"/>
          <w:rPrChange w:id="311" w:author="Cindy W" w:date="2017-11-12T14:43:00Z">
            <w:rPr>
              <w:rFonts w:ascii="Courier" w:hAnsi="Courier" w:cs="Arial"/>
              <w:color w:val="555555"/>
              <w:sz w:val="24"/>
              <w:szCs w:val="24"/>
            </w:rPr>
          </w:rPrChange>
        </w:rPr>
        <w:t>Bleed resistor</w:t>
      </w:r>
    </w:p>
    <w:p w14:paraId="0DE2691F" w14:textId="77777777" w:rsidR="00C83733" w:rsidRPr="008C5830" w:rsidRDefault="00C83733" w:rsidP="00C83733">
      <w:pPr>
        <w:pStyle w:val="NormalWeb"/>
        <w:numPr>
          <w:ilvl w:val="1"/>
          <w:numId w:val="200"/>
        </w:numPr>
        <w:rPr>
          <w:rFonts w:ascii="Courier" w:hAnsi="Courier" w:cs="Arial"/>
          <w:sz w:val="24"/>
          <w:szCs w:val="24"/>
          <w:rPrChange w:id="312" w:author="Cindy W" w:date="2017-11-12T14:43:00Z">
            <w:rPr>
              <w:rFonts w:ascii="Courier" w:hAnsi="Courier" w:cs="Arial"/>
              <w:color w:val="555555"/>
              <w:sz w:val="24"/>
              <w:szCs w:val="24"/>
            </w:rPr>
          </w:rPrChange>
        </w:rPr>
      </w:pPr>
      <w:r w:rsidRPr="008C5830">
        <w:rPr>
          <w:rFonts w:ascii="Courier" w:hAnsi="Courier" w:cs="Arial"/>
          <w:sz w:val="24"/>
          <w:szCs w:val="24"/>
          <w:rPrChange w:id="313" w:author="Cindy W" w:date="2017-11-12T14:43:00Z">
            <w:rPr>
              <w:rFonts w:ascii="Courier" w:hAnsi="Courier" w:cs="Arial"/>
              <w:color w:val="555555"/>
              <w:sz w:val="24"/>
              <w:szCs w:val="24"/>
            </w:rPr>
          </w:rPrChange>
        </w:rPr>
        <w:t>Relay</w:t>
      </w:r>
    </w:p>
    <w:p w14:paraId="41E78FCC" w14:textId="77777777" w:rsidR="00C83733" w:rsidRPr="008C5830" w:rsidRDefault="00C83733" w:rsidP="00C83733">
      <w:pPr>
        <w:pStyle w:val="NormalWeb"/>
        <w:numPr>
          <w:ilvl w:val="0"/>
          <w:numId w:val="200"/>
        </w:numPr>
        <w:rPr>
          <w:rFonts w:ascii="Courier" w:hAnsi="Courier" w:cs="Arial"/>
          <w:sz w:val="24"/>
          <w:szCs w:val="24"/>
          <w:rPrChange w:id="314" w:author="Cindy W" w:date="2017-11-12T14:43:00Z">
            <w:rPr>
              <w:rFonts w:ascii="Courier" w:hAnsi="Courier" w:cs="Arial"/>
              <w:color w:val="555555"/>
              <w:sz w:val="24"/>
              <w:szCs w:val="24"/>
            </w:rPr>
          </w:rPrChange>
        </w:rPr>
      </w:pPr>
      <w:r w:rsidRPr="008C5830">
        <w:rPr>
          <w:rFonts w:ascii="Courier" w:hAnsi="Courier" w:cs="Arial"/>
          <w:sz w:val="24"/>
          <w:szCs w:val="24"/>
          <w:rPrChange w:id="315" w:author="Cindy W" w:date="2017-11-12T14:43:00Z">
            <w:rPr>
              <w:rFonts w:ascii="Courier" w:hAnsi="Courier" w:cs="Arial"/>
              <w:color w:val="555555"/>
              <w:sz w:val="24"/>
              <w:szCs w:val="24"/>
            </w:rPr>
          </w:rPrChange>
        </w:rPr>
        <w:t>Ammeter and voltmeter:</w:t>
      </w:r>
    </w:p>
    <w:p w14:paraId="6B844E2A" w14:textId="77777777" w:rsidR="00C83733" w:rsidRPr="008C5830" w:rsidRDefault="00C83733" w:rsidP="00C83733">
      <w:pPr>
        <w:pStyle w:val="NormalWeb"/>
        <w:numPr>
          <w:ilvl w:val="1"/>
          <w:numId w:val="200"/>
        </w:numPr>
        <w:rPr>
          <w:rFonts w:ascii="Courier" w:hAnsi="Courier" w:cs="Arial"/>
          <w:sz w:val="24"/>
          <w:szCs w:val="24"/>
          <w:rPrChange w:id="316" w:author="Cindy W" w:date="2017-11-12T14:43:00Z">
            <w:rPr>
              <w:rFonts w:ascii="Courier" w:hAnsi="Courier" w:cs="Arial"/>
              <w:color w:val="555555"/>
              <w:sz w:val="24"/>
              <w:szCs w:val="24"/>
            </w:rPr>
          </w:rPrChange>
        </w:rPr>
      </w:pPr>
      <w:r w:rsidRPr="008C5830">
        <w:rPr>
          <w:rFonts w:ascii="Courier" w:hAnsi="Courier" w:cs="Arial"/>
          <w:sz w:val="24"/>
          <w:szCs w:val="24"/>
          <w:rPrChange w:id="317" w:author="Cindy W" w:date="2017-11-12T14:43:00Z">
            <w:rPr>
              <w:rFonts w:ascii="Courier" w:hAnsi="Courier" w:cs="Arial"/>
              <w:color w:val="555555"/>
              <w:sz w:val="24"/>
              <w:szCs w:val="24"/>
            </w:rPr>
          </w:rPrChange>
        </w:rPr>
        <w:t>Shunt resistor</w:t>
      </w:r>
    </w:p>
    <w:p w14:paraId="4DB77EEB" w14:textId="77777777" w:rsidR="00C83733" w:rsidRPr="008C5830" w:rsidRDefault="00C83733" w:rsidP="00C83733">
      <w:pPr>
        <w:pStyle w:val="NormalWeb"/>
        <w:numPr>
          <w:ilvl w:val="1"/>
          <w:numId w:val="200"/>
        </w:numPr>
        <w:rPr>
          <w:rFonts w:ascii="Courier" w:hAnsi="Courier" w:cs="Arial"/>
          <w:sz w:val="24"/>
          <w:szCs w:val="24"/>
          <w:rPrChange w:id="318" w:author="Cindy W" w:date="2017-11-12T14:43:00Z">
            <w:rPr>
              <w:rFonts w:ascii="Courier" w:hAnsi="Courier" w:cs="Arial"/>
              <w:color w:val="555555"/>
              <w:sz w:val="24"/>
              <w:szCs w:val="24"/>
            </w:rPr>
          </w:rPrChange>
        </w:rPr>
      </w:pPr>
      <w:r w:rsidRPr="008C5830">
        <w:rPr>
          <w:rFonts w:ascii="Courier" w:hAnsi="Courier" w:cs="Arial"/>
          <w:sz w:val="24"/>
          <w:szCs w:val="24"/>
          <w:rPrChange w:id="319" w:author="Cindy W" w:date="2017-11-12T14:43:00Z">
            <w:rPr>
              <w:rFonts w:ascii="Courier" w:hAnsi="Courier" w:cs="Arial"/>
              <w:color w:val="555555"/>
              <w:sz w:val="24"/>
              <w:szCs w:val="24"/>
            </w:rPr>
          </w:rPrChange>
        </w:rPr>
        <w:t>Voltage divider</w:t>
      </w:r>
    </w:p>
    <w:p w14:paraId="138CD950" w14:textId="77777777" w:rsidR="00C83733" w:rsidRPr="008C5830" w:rsidRDefault="00C83733" w:rsidP="00C83733">
      <w:pPr>
        <w:pStyle w:val="NormalWeb"/>
        <w:numPr>
          <w:ilvl w:val="1"/>
          <w:numId w:val="200"/>
        </w:numPr>
        <w:rPr>
          <w:rFonts w:ascii="Courier" w:hAnsi="Courier" w:cs="Arial"/>
          <w:sz w:val="24"/>
          <w:szCs w:val="24"/>
          <w:rPrChange w:id="320" w:author="Cindy W" w:date="2017-11-12T14:43:00Z">
            <w:rPr>
              <w:rFonts w:ascii="Courier" w:hAnsi="Courier" w:cs="Arial"/>
              <w:color w:val="555555"/>
              <w:sz w:val="24"/>
              <w:szCs w:val="24"/>
            </w:rPr>
          </w:rPrChange>
        </w:rPr>
      </w:pPr>
      <w:r w:rsidRPr="008C5830">
        <w:rPr>
          <w:rFonts w:ascii="Courier" w:hAnsi="Courier" w:cs="Arial"/>
          <w:sz w:val="24"/>
          <w:szCs w:val="24"/>
          <w:rPrChange w:id="321" w:author="Cindy W" w:date="2017-11-12T14:43:00Z">
            <w:rPr>
              <w:rFonts w:ascii="Courier" w:hAnsi="Courier" w:cs="Arial"/>
              <w:color w:val="555555"/>
              <w:sz w:val="24"/>
              <w:szCs w:val="24"/>
            </w:rPr>
          </w:rPrChange>
        </w:rPr>
        <w:t>Op amp circuits</w:t>
      </w:r>
    </w:p>
    <w:p w14:paraId="49FD8AC5" w14:textId="4923751D" w:rsidR="00C83733" w:rsidRPr="008C5830" w:rsidRDefault="00C83733" w:rsidP="00C83733">
      <w:pPr>
        <w:pStyle w:val="NormalWeb"/>
        <w:numPr>
          <w:ilvl w:val="0"/>
          <w:numId w:val="200"/>
        </w:numPr>
        <w:rPr>
          <w:rFonts w:ascii="Courier" w:hAnsi="Courier" w:cs="Arial"/>
          <w:sz w:val="24"/>
          <w:szCs w:val="24"/>
          <w:rPrChange w:id="322" w:author="Cindy W" w:date="2017-11-12T14:43:00Z">
            <w:rPr>
              <w:rFonts w:ascii="Courier" w:hAnsi="Courier" w:cs="Arial"/>
              <w:color w:val="555555"/>
              <w:sz w:val="24"/>
              <w:szCs w:val="24"/>
            </w:rPr>
          </w:rPrChange>
        </w:rPr>
      </w:pPr>
      <w:r w:rsidRPr="008C5830">
        <w:rPr>
          <w:rFonts w:ascii="Courier" w:hAnsi="Courier" w:cs="Arial"/>
          <w:sz w:val="24"/>
          <w:szCs w:val="24"/>
          <w:rPrChange w:id="323" w:author="Cindy W" w:date="2017-11-12T14:43:00Z">
            <w:rPr>
              <w:rFonts w:ascii="Courier" w:hAnsi="Courier" w:cs="Arial"/>
              <w:color w:val="555555"/>
              <w:sz w:val="24"/>
              <w:szCs w:val="24"/>
            </w:rPr>
          </w:rPrChange>
        </w:rPr>
        <w:t>Arduino UNO</w:t>
      </w:r>
    </w:p>
    <w:p w14:paraId="3176822A" w14:textId="77777777" w:rsidR="00C83733" w:rsidRPr="008C5830" w:rsidRDefault="00C83733" w:rsidP="00C83733">
      <w:pPr>
        <w:pStyle w:val="NormalWeb"/>
        <w:spacing w:before="0" w:beforeAutospacing="0"/>
        <w:rPr>
          <w:rFonts w:ascii="Courier" w:hAnsi="Courier" w:cs="Arial"/>
          <w:sz w:val="24"/>
          <w:szCs w:val="24"/>
          <w:rPrChange w:id="324" w:author="Cindy W" w:date="2017-11-12T14:43:00Z">
            <w:rPr>
              <w:rFonts w:ascii="Courier" w:hAnsi="Courier" w:cs="Arial"/>
              <w:color w:val="555555"/>
              <w:sz w:val="24"/>
              <w:szCs w:val="24"/>
            </w:rPr>
          </w:rPrChange>
        </w:rPr>
      </w:pPr>
      <w:r w:rsidRPr="008C5830">
        <w:rPr>
          <w:rFonts w:ascii="Courier" w:hAnsi="Courier" w:cs="Arial"/>
          <w:sz w:val="24"/>
          <w:szCs w:val="24"/>
          <w:rPrChange w:id="325" w:author="Cindy W" w:date="2017-11-12T14:43:00Z">
            <w:rPr>
              <w:rFonts w:ascii="Courier" w:hAnsi="Courier" w:cs="Arial"/>
              <w:color w:val="555555"/>
              <w:sz w:val="24"/>
              <w:szCs w:val="24"/>
            </w:rPr>
          </w:rPrChange>
        </w:rPr>
        <w:t>The following YouTube video gives a high-level description of how a capacitor load is used to trace an IV curve:</w:t>
      </w:r>
    </w:p>
    <w:p w14:paraId="2A6C61B9" w14:textId="30A623E0"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"https://youtu.be/eTSCVlSTUP4" </w:instrText>
      </w:r>
      <w:ins w:id="326" w:author="Cindy W" w:date="2017-11-28T18:42:00Z"/>
      <w:r>
        <w:fldChar w:fldCharType="separate"/>
      </w:r>
      <w:r w:rsidR="00C83733" w:rsidRPr="00C83733">
        <w:rPr>
          <w:rStyle w:val="Hyperlink"/>
          <w:rFonts w:ascii="Courier" w:hAnsi="Courier" w:cs="Arial"/>
          <w:sz w:val="24"/>
          <w:szCs w:val="24"/>
        </w:rPr>
        <w:t>https://youtu.be/eTSCVlSTUP4 (6:00)</w:t>
      </w:r>
      <w:r>
        <w:rPr>
          <w:rStyle w:val="Hyperlink"/>
          <w:rFonts w:ascii="Courier" w:hAnsi="Courier" w:cs="Arial"/>
          <w:sz w:val="24"/>
          <w:szCs w:val="24"/>
        </w:rPr>
        <w:fldChar w:fldCharType="end"/>
      </w:r>
    </w:p>
    <w:p w14:paraId="1AEDAF3B" w14:textId="77777777" w:rsidR="00C83733" w:rsidRPr="00A24C10" w:rsidRDefault="00C83733" w:rsidP="00C83733">
      <w:pPr>
        <w:pStyle w:val="NormalWeb"/>
        <w:spacing w:before="0" w:beforeAutospacing="0"/>
        <w:rPr>
          <w:rFonts w:ascii="Courier" w:hAnsi="Courier" w:cs="Arial"/>
          <w:sz w:val="24"/>
          <w:szCs w:val="24"/>
          <w:rPrChange w:id="327" w:author="Cindy W" w:date="2017-11-13T16:19:00Z">
            <w:rPr>
              <w:rFonts w:ascii="Courier" w:hAnsi="Courier" w:cs="Arial"/>
              <w:color w:val="555555"/>
              <w:sz w:val="24"/>
              <w:szCs w:val="24"/>
            </w:rPr>
          </w:rPrChange>
        </w:rPr>
      </w:pPr>
      <w:r w:rsidRPr="00A24C10">
        <w:rPr>
          <w:rFonts w:ascii="Courier" w:hAnsi="Courier" w:cs="Arial"/>
          <w:sz w:val="24"/>
          <w:szCs w:val="24"/>
          <w:rPrChange w:id="328" w:author="Cindy W" w:date="2017-11-13T16:19:00Z">
            <w:rPr>
              <w:rFonts w:ascii="Courier" w:hAnsi="Courier" w:cs="Arial"/>
              <w:color w:val="555555"/>
              <w:sz w:val="24"/>
              <w:szCs w:val="24"/>
            </w:rPr>
          </w:rPrChange>
        </w:rPr>
        <w:t>The current design uses an Adafruit "Perma-Proto" board for the circuitry. If enough people want to build this, a PCB may be justified at some point. A PCB would reduce the number of solder joints from ~100 down to ~50 and reduce the opportunities for mistakes.</w:t>
      </w:r>
    </w:p>
    <w:p w14:paraId="2B6826AD" w14:textId="5AAAC7C8" w:rsidR="00C83733" w:rsidRPr="008C5830" w:rsidRDefault="00C83733" w:rsidP="00C83733">
      <w:pPr>
        <w:pStyle w:val="NormalWeb"/>
        <w:spacing w:before="0" w:beforeAutospacing="0"/>
        <w:rPr>
          <w:rFonts w:ascii="Courier" w:hAnsi="Courier" w:cs="Arial"/>
          <w:sz w:val="24"/>
          <w:szCs w:val="24"/>
          <w:rPrChange w:id="329" w:author="Cindy W" w:date="2017-11-12T14:43:00Z">
            <w:rPr>
              <w:rFonts w:ascii="Courier" w:hAnsi="Courier" w:cs="Arial"/>
              <w:color w:val="555555"/>
              <w:sz w:val="24"/>
              <w:szCs w:val="24"/>
            </w:rPr>
          </w:rPrChange>
        </w:rPr>
      </w:pPr>
      <w:r w:rsidRPr="008C5830">
        <w:rPr>
          <w:rFonts w:ascii="Courier" w:hAnsi="Courier" w:cs="Arial"/>
          <w:sz w:val="24"/>
          <w:szCs w:val="24"/>
          <w:rPrChange w:id="330" w:author="Cindy W" w:date="2017-11-12T14:43:00Z">
            <w:rPr>
              <w:rFonts w:ascii="Courier" w:hAnsi="Courier" w:cs="Arial"/>
              <w:color w:val="555555"/>
              <w:sz w:val="24"/>
              <w:szCs w:val="24"/>
            </w:rPr>
          </w:rPrChange>
        </w:rPr>
        <w:t>The GitHub repository</w:t>
      </w:r>
      <w:r>
        <w:rPr>
          <w:rFonts w:ascii="Courier" w:hAnsi="Courier" w:cs="Arial"/>
          <w:color w:val="555555"/>
          <w:sz w:val="24"/>
          <w:szCs w:val="24"/>
        </w:rPr>
        <w:t xml:space="preserve"> (</w:t>
      </w:r>
      <w:r w:rsidR="00A02B8C">
        <w:fldChar w:fldCharType="begin"/>
      </w:r>
      <w:r w:rsidR="00A02B8C">
        <w:instrText xml:space="preserve"> HYPER</w:instrText>
      </w:r>
      <w:r w:rsidR="00A02B8C">
        <w:instrText xml:space="preserve">LINK "https://github.com/csatt/IV_Swinger" </w:instrText>
      </w:r>
      <w:ins w:id="331" w:author="Cindy W" w:date="2017-11-28T18:42:00Z"/>
      <w:r w:rsidR="00A02B8C">
        <w:fldChar w:fldCharType="separate"/>
      </w:r>
      <w:r w:rsidRPr="00BA55C8">
        <w:rPr>
          <w:rStyle w:val="Hyperlink"/>
          <w:rFonts w:ascii="Courier" w:hAnsi="Courier" w:cs="Arial"/>
          <w:sz w:val="24"/>
          <w:szCs w:val="24"/>
        </w:rPr>
        <w:t>https://github.com/csatt/IV_Swinger</w:t>
      </w:r>
      <w:r w:rsidR="00A02B8C">
        <w:rPr>
          <w:rStyle w:val="Hyperlink"/>
          <w:rFonts w:ascii="Courier" w:hAnsi="Courier" w:cs="Arial"/>
          <w:sz w:val="24"/>
          <w:szCs w:val="24"/>
        </w:rPr>
        <w:fldChar w:fldCharType="end"/>
      </w:r>
      <w:r>
        <w:rPr>
          <w:rFonts w:ascii="Courier" w:hAnsi="Courier" w:cs="Arial"/>
          <w:color w:val="555555"/>
          <w:sz w:val="24"/>
          <w:szCs w:val="24"/>
        </w:rPr>
        <w:t xml:space="preserve">) </w:t>
      </w:r>
      <w:r w:rsidRPr="008C5830">
        <w:rPr>
          <w:rFonts w:ascii="Courier" w:hAnsi="Courier" w:cs="Arial"/>
          <w:sz w:val="24"/>
          <w:szCs w:val="24"/>
          <w:rPrChange w:id="332" w:author="Cindy W" w:date="2017-11-12T14:43:00Z">
            <w:rPr>
              <w:rFonts w:ascii="Courier" w:hAnsi="Courier" w:cs="Arial"/>
              <w:color w:val="555555"/>
              <w:sz w:val="24"/>
              <w:szCs w:val="24"/>
            </w:rPr>
          </w:rPrChange>
        </w:rPr>
        <w:t>contains a Fritzing design file for IV Swinger 2. Installing Fritzing and reading in the IV_Swinger2.fzz file is recommended, but not required. Only the "Breadboard View" and "Schematic View" are routed (the "PCB View" is not). Images of the Breadboard View and Schematic View are attached to this step in the Instructable.</w:t>
      </w:r>
    </w:p>
    <w:p w14:paraId="55A0962F" w14:textId="71483DC6" w:rsidR="00C83733" w:rsidRPr="008C5830" w:rsidRDefault="00C83733" w:rsidP="00C83733">
      <w:pPr>
        <w:pStyle w:val="NormalWeb"/>
        <w:spacing w:before="0" w:beforeAutospacing="0"/>
        <w:rPr>
          <w:rFonts w:ascii="Courier" w:hAnsi="Courier" w:cs="Arial"/>
          <w:sz w:val="24"/>
          <w:szCs w:val="24"/>
          <w:rPrChange w:id="333" w:author="Cindy W" w:date="2017-11-12T14:43:00Z">
            <w:rPr>
              <w:rFonts w:ascii="Courier" w:hAnsi="Courier" w:cs="Arial"/>
              <w:color w:val="555555"/>
              <w:sz w:val="24"/>
              <w:szCs w:val="24"/>
            </w:rPr>
          </w:rPrChange>
        </w:rPr>
      </w:pPr>
      <w:r w:rsidRPr="008C5830">
        <w:rPr>
          <w:rFonts w:ascii="Courier" w:hAnsi="Courier" w:cs="Arial"/>
          <w:sz w:val="24"/>
          <w:szCs w:val="24"/>
          <w:rPrChange w:id="334" w:author="Cindy W" w:date="2017-11-12T14:43:00Z">
            <w:rPr>
              <w:rFonts w:ascii="Courier" w:hAnsi="Courier" w:cs="Arial"/>
              <w:color w:val="555555"/>
              <w:sz w:val="24"/>
              <w:szCs w:val="24"/>
            </w:rPr>
          </w:rPrChange>
        </w:rPr>
        <w:lastRenderedPageBreak/>
        <w:t xml:space="preserve">The Breadboard View maps directly to the Perma-Proto that you'll be using. The shunt resistor and some of the off-board connections are best connected to the back side of the Perma-Proto, however, so you'll want to look at the photos </w:t>
      </w:r>
      <w:r w:rsidR="004358B3" w:rsidRPr="008C5830">
        <w:rPr>
          <w:rFonts w:ascii="Courier" w:hAnsi="Courier" w:cs="Arial"/>
          <w:sz w:val="24"/>
          <w:szCs w:val="24"/>
          <w:rPrChange w:id="335" w:author="Cindy W" w:date="2017-11-12T14:43:00Z">
            <w:rPr>
              <w:rFonts w:ascii="Courier" w:hAnsi="Courier" w:cs="Arial"/>
              <w:color w:val="555555"/>
              <w:sz w:val="24"/>
              <w:szCs w:val="24"/>
            </w:rPr>
          </w:rPrChange>
        </w:rPr>
        <w:t xml:space="preserve">(in the Instructable) </w:t>
      </w:r>
      <w:r w:rsidRPr="008C5830">
        <w:rPr>
          <w:rFonts w:ascii="Courier" w:hAnsi="Courier" w:cs="Arial"/>
          <w:sz w:val="24"/>
          <w:szCs w:val="24"/>
          <w:rPrChange w:id="336" w:author="Cindy W" w:date="2017-11-12T14:43:00Z">
            <w:rPr>
              <w:rFonts w:ascii="Courier" w:hAnsi="Courier" w:cs="Arial"/>
              <w:color w:val="555555"/>
              <w:sz w:val="24"/>
              <w:szCs w:val="24"/>
            </w:rPr>
          </w:rPrChange>
        </w:rPr>
        <w:t>in the detailed steps rather than using the Breadboard View.</w:t>
      </w:r>
    </w:p>
    <w:p w14:paraId="4828AAAA" w14:textId="48DFDD9A" w:rsidR="00C83733" w:rsidRPr="008C5830" w:rsidRDefault="00C83733" w:rsidP="00C83733">
      <w:pPr>
        <w:pStyle w:val="NormalWeb"/>
        <w:spacing w:before="0" w:beforeAutospacing="0"/>
        <w:rPr>
          <w:rFonts w:ascii="Courier" w:hAnsi="Courier" w:cs="Arial"/>
          <w:sz w:val="24"/>
          <w:szCs w:val="24"/>
          <w:rPrChange w:id="337" w:author="Cindy W" w:date="2017-11-12T14:43:00Z">
            <w:rPr>
              <w:rFonts w:ascii="Courier" w:hAnsi="Courier" w:cs="Arial"/>
              <w:color w:val="555555"/>
              <w:sz w:val="24"/>
              <w:szCs w:val="24"/>
            </w:rPr>
          </w:rPrChange>
        </w:rPr>
      </w:pPr>
      <w:r w:rsidRPr="008C5830">
        <w:rPr>
          <w:rFonts w:ascii="Courier" w:hAnsi="Courier" w:cs="Arial"/>
          <w:sz w:val="24"/>
          <w:szCs w:val="24"/>
          <w:rPrChange w:id="338" w:author="Cindy W" w:date="2017-11-12T14:43:00Z">
            <w:rPr>
              <w:rFonts w:ascii="Courier" w:hAnsi="Courier" w:cs="Arial"/>
              <w:color w:val="555555"/>
              <w:sz w:val="24"/>
              <w:szCs w:val="24"/>
            </w:rPr>
          </w:rPrChange>
        </w:rPr>
        <w:t>The Schematic View shows the circuit design. It will be described in detail in a yet-to-be-written design document, but anyone with a moderate level of electronics knowledge should be able to understand it without further explanation.</w:t>
      </w:r>
    </w:p>
    <w:p w14:paraId="7DE3014D" w14:textId="7BD997AD" w:rsidR="0010589F" w:rsidRPr="00C83733" w:rsidRDefault="00103ED4" w:rsidP="00C83733">
      <w:pPr>
        <w:pStyle w:val="Heading1"/>
      </w:pPr>
      <w:bookmarkStart w:id="339" w:name="_Toc373513859"/>
      <w:r>
        <w:t>Step 2: Install s</w:t>
      </w:r>
      <w:r w:rsidR="00C83733">
        <w:t>oftware</w:t>
      </w:r>
      <w:bookmarkEnd w:id="339"/>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Arduino IDE:</w:t>
      </w:r>
    </w:p>
    <w:p w14:paraId="7FF5847E" w14:textId="77777777" w:rsidR="0010589F" w:rsidRPr="00CE10E8" w:rsidRDefault="0010589F" w:rsidP="0010589F">
      <w:pPr>
        <w:pStyle w:val="ListParagraph"/>
        <w:ind w:left="360"/>
        <w:rPr>
          <w:rFonts w:ascii="Courier" w:hAnsi="Courier"/>
        </w:rPr>
      </w:pPr>
      <w:r>
        <w:rPr>
          <w:rFonts w:ascii="Courier" w:hAnsi="Courier"/>
        </w:rPr>
        <w:t xml:space="preserve">       </w:t>
      </w:r>
      <w:r w:rsidR="00A02B8C">
        <w:fldChar w:fldCharType="begin"/>
      </w:r>
      <w:r w:rsidR="00A02B8C">
        <w:instrText xml:space="preserve"> HYPERLINK "https://www.arduino.cc/en/Main/Software" </w:instrText>
      </w:r>
      <w:ins w:id="340" w:author="Cindy W" w:date="2017-11-28T18:42:00Z"/>
      <w:r w:rsidR="00A02B8C">
        <w:fldChar w:fldCharType="separate"/>
      </w:r>
      <w:r w:rsidRPr="00B10B33">
        <w:rPr>
          <w:rStyle w:val="Hyperlink"/>
          <w:rFonts w:ascii="Courier" w:hAnsi="Courier"/>
        </w:rPr>
        <w:t>https://www.arduino.cc/en/Main/Software</w:t>
      </w:r>
      <w:r w:rsidR="00A02B8C">
        <w:rPr>
          <w:rStyle w:val="Hyperlink"/>
          <w:rFonts w:ascii="Courier" w:hAnsi="Courier"/>
        </w:rPr>
        <w:fldChar w:fldCharType="end"/>
      </w:r>
      <w:r>
        <w:rPr>
          <w:rFonts w:ascii="Courier" w:hAnsi="Courier"/>
        </w:rPr>
        <w:br/>
      </w:r>
    </w:p>
    <w:p w14:paraId="08E8C891"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IV Swinger 2 app:</w:t>
      </w:r>
    </w:p>
    <w:p w14:paraId="656320A4" w14:textId="77777777" w:rsidR="0010589F" w:rsidRPr="00CE10E8" w:rsidRDefault="0010589F" w:rsidP="0010589F">
      <w:pPr>
        <w:rPr>
          <w:rFonts w:ascii="Courier" w:hAnsi="Courier"/>
        </w:rPr>
      </w:pPr>
      <w:r>
        <w:rPr>
          <w:rFonts w:ascii="Courier" w:hAnsi="Courier"/>
        </w:rPr>
        <w:t xml:space="preserve">          </w:t>
      </w:r>
      <w:r w:rsidR="00A02B8C">
        <w:fldChar w:fldCharType="begin"/>
      </w:r>
      <w:r w:rsidR="00A02B8C">
        <w:instrText xml:space="preserve"> HYPERLINK "https://github.com/csatt/IV_Swinger/releases" </w:instrText>
      </w:r>
      <w:ins w:id="341" w:author="Cindy W" w:date="2017-11-28T18:42:00Z"/>
      <w:r w:rsidR="00A02B8C">
        <w:fldChar w:fldCharType="separate"/>
      </w:r>
      <w:r w:rsidRPr="00B10B33">
        <w:rPr>
          <w:rStyle w:val="Hyperlink"/>
          <w:rFonts w:ascii="Courier" w:hAnsi="Courier"/>
        </w:rPr>
        <w:t>https://github.com/csatt/IV_Swinger/releases</w:t>
      </w:r>
      <w:r w:rsidR="00A02B8C">
        <w:rPr>
          <w:rStyle w:val="Hyperlink"/>
          <w:rFonts w:ascii="Courier" w:hAnsi="Courier"/>
        </w:rPr>
        <w:fldChar w:fldCharType="end"/>
      </w:r>
      <w:r>
        <w:rPr>
          <w:rFonts w:ascii="Courier" w:hAnsi="Courier"/>
        </w:rPr>
        <w:br/>
      </w:r>
    </w:p>
    <w:p w14:paraId="69030719" w14:textId="77777777" w:rsidR="004358B3" w:rsidRDefault="0010589F" w:rsidP="00C83733">
      <w:pPr>
        <w:pStyle w:val="ListParagraph"/>
        <w:numPr>
          <w:ilvl w:val="0"/>
          <w:numId w:val="171"/>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4358B3" w:rsidRDefault="004358B3" w:rsidP="004358B3">
      <w:pPr>
        <w:rPr>
          <w:rFonts w:ascii="Courier" w:hAnsi="Courier"/>
          <w:b/>
          <w:sz w:val="28"/>
          <w:szCs w:val="28"/>
        </w:rPr>
      </w:pPr>
    </w:p>
    <w:p w14:paraId="6FE516C9" w14:textId="34343ED2" w:rsidR="00CE10E8" w:rsidRPr="004358B3" w:rsidRDefault="00103ED4" w:rsidP="004358B3">
      <w:pPr>
        <w:pStyle w:val="Heading1"/>
        <w:rPr>
          <w:rFonts w:ascii="Courier" w:hAnsi="Courier"/>
          <w:sz w:val="28"/>
          <w:szCs w:val="28"/>
        </w:rPr>
      </w:pPr>
      <w:bookmarkStart w:id="342" w:name="_Toc373513860"/>
      <w:r>
        <w:t>Step 3: Buy p</w:t>
      </w:r>
      <w:r w:rsidR="00C83733">
        <w:t>arts</w:t>
      </w:r>
      <w:bookmarkEnd w:id="342"/>
      <w:r w:rsidR="00CE10E8">
        <w:br/>
      </w:r>
    </w:p>
    <w:p w14:paraId="7EBE3B5F" w14:textId="77777777" w:rsidR="006D6878" w:rsidRDefault="00CE10E8" w:rsidP="00CE10E8">
      <w:pPr>
        <w:rPr>
          <w:rFonts w:ascii="Courier" w:hAnsi="Courier"/>
        </w:rPr>
      </w:pPr>
      <w:r>
        <w:rPr>
          <w:rFonts w:ascii="Courier" w:hAnsi="Courier"/>
        </w:rPr>
        <w:t>The necessary parts to build an IV Swinger 2 can all be purchased o</w:t>
      </w:r>
      <w:r w:rsidR="006D6878">
        <w:rPr>
          <w:rFonts w:ascii="Courier" w:hAnsi="Courier"/>
        </w:rPr>
        <w:t>nline from Amazon and Digi-Key.</w:t>
      </w:r>
    </w:p>
    <w:p w14:paraId="75FABE97" w14:textId="77777777" w:rsidR="006D6878" w:rsidRDefault="006D6878" w:rsidP="00CE10E8">
      <w:pPr>
        <w:rPr>
          <w:rFonts w:ascii="Courier" w:hAnsi="Courier"/>
        </w:rPr>
      </w:pPr>
    </w:p>
    <w:p w14:paraId="58A0BAEE" w14:textId="77777777" w:rsidR="006D6878" w:rsidRDefault="00CE10E8" w:rsidP="00CE10E8">
      <w:pPr>
        <w:rPr>
          <w:rFonts w:ascii="Courier" w:hAnsi="Courier"/>
        </w:rPr>
      </w:pPr>
      <w:r>
        <w:rPr>
          <w:rFonts w:ascii="Courier" w:hAnsi="Courier"/>
        </w:rPr>
        <w:t xml:space="preserve">The Amazon link below is a “wish list” that can be used to populate your cart. Most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03433893" w:rsidR="006D6878" w:rsidRDefault="006D6878" w:rsidP="00CE10E8">
      <w:pPr>
        <w:rPr>
          <w:rFonts w:ascii="Courier" w:hAnsi="Courier"/>
        </w:rPr>
      </w:pPr>
      <w:r>
        <w:rPr>
          <w:rFonts w:ascii="Courier" w:hAnsi="Courier"/>
        </w:rPr>
        <w:t>The Digi-Key link is a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70717525"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0F2E4175" w14:textId="3AAB89A1" w:rsidR="00CE10E8" w:rsidRPr="00CE10E8" w:rsidRDefault="006D6878" w:rsidP="00CE10E8">
      <w:pPr>
        <w:rPr>
          <w:rFonts w:ascii="Courier" w:hAnsi="Courier"/>
        </w:rPr>
      </w:pPr>
      <w:r>
        <w:rPr>
          <w:rFonts w:ascii="Courier" w:hAnsi="Courier"/>
        </w:rPr>
        <w:t xml:space="preserve"> </w:t>
      </w:r>
    </w:p>
    <w:p w14:paraId="42A813B5" w14:textId="2DCA99E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Amazon:</w:t>
      </w:r>
      <w:r w:rsidRPr="006D6878">
        <w:rPr>
          <w:rFonts w:ascii="Courier" w:hAnsi="Courier"/>
          <w:b/>
          <w:sz w:val="28"/>
          <w:szCs w:val="28"/>
        </w:rPr>
        <w:br/>
      </w:r>
      <w:r>
        <w:rPr>
          <w:rFonts w:ascii="Courier" w:hAnsi="Courier"/>
        </w:rPr>
        <w:t xml:space="preserve">        </w:t>
      </w:r>
      <w:r w:rsidR="00A02B8C">
        <w:fldChar w:fldCharType="begin"/>
      </w:r>
      <w:r w:rsidR="00A02B8C">
        <w:instrText xml:space="preserve"> HYPERLINK "http://a.co/8RzkH2P" </w:instrText>
      </w:r>
      <w:ins w:id="343" w:author="Cindy W" w:date="2017-11-28T18:42:00Z"/>
      <w:r w:rsidR="00A02B8C">
        <w:fldChar w:fldCharType="separate"/>
      </w:r>
      <w:r w:rsidRPr="00B10B33">
        <w:rPr>
          <w:rStyle w:val="Hyperlink"/>
          <w:rFonts w:ascii="Courier" w:hAnsi="Courier"/>
        </w:rPr>
        <w:t>http://a.co/8RzkH2P</w:t>
      </w:r>
      <w:r w:rsidR="00A02B8C">
        <w:rPr>
          <w:rStyle w:val="Hyperlink"/>
          <w:rFonts w:ascii="Courier" w:hAnsi="Courier"/>
        </w:rPr>
        <w:fldChar w:fldCharType="end"/>
      </w:r>
      <w:r>
        <w:rPr>
          <w:rFonts w:ascii="Courier" w:hAnsi="Courier"/>
        </w:rPr>
        <w:br/>
      </w:r>
    </w:p>
    <w:p w14:paraId="0732AD6B" w14:textId="77777777" w:rsidR="00CE10E8" w:rsidRPr="006D6878" w:rsidRDefault="00CE10E8" w:rsidP="00B421DA">
      <w:pPr>
        <w:pStyle w:val="ListParagraph"/>
        <w:numPr>
          <w:ilvl w:val="0"/>
          <w:numId w:val="170"/>
        </w:numPr>
        <w:rPr>
          <w:rFonts w:ascii="Courier" w:hAnsi="Courier"/>
          <w:b/>
          <w:sz w:val="28"/>
          <w:szCs w:val="28"/>
        </w:rPr>
      </w:pPr>
      <w:r w:rsidRPr="006D6878">
        <w:rPr>
          <w:rFonts w:ascii="Courier" w:hAnsi="Courier"/>
          <w:b/>
          <w:sz w:val="28"/>
          <w:szCs w:val="28"/>
        </w:rPr>
        <w:t>Digi-Key:</w:t>
      </w:r>
    </w:p>
    <w:p w14:paraId="7EFF0B83" w14:textId="23919263" w:rsidR="00CE10E8" w:rsidRPr="00CE10E8" w:rsidRDefault="00CE10E8" w:rsidP="00CE10E8">
      <w:pPr>
        <w:pStyle w:val="ListParagraph"/>
        <w:ind w:left="360"/>
        <w:rPr>
          <w:rFonts w:ascii="Courier" w:hAnsi="Courier"/>
        </w:rPr>
      </w:pPr>
      <w:r>
        <w:rPr>
          <w:rFonts w:ascii="Courier" w:hAnsi="Courier"/>
        </w:rPr>
        <w:t xml:space="preserve">        </w:t>
      </w:r>
      <w:r w:rsidR="00A02B8C">
        <w:fldChar w:fldCharType="begin"/>
      </w:r>
      <w:r w:rsidR="00A02B8C">
        <w:instrText xml:space="preserve"> HYPERLINK "http://www.digikey.com/short/3wtcqc" </w:instrText>
      </w:r>
      <w:ins w:id="344" w:author="Cindy W" w:date="2017-11-28T18:42:00Z"/>
      <w:r w:rsidR="00A02B8C">
        <w:fldChar w:fldCharType="separate"/>
      </w:r>
      <w:r w:rsidRPr="00B10B33">
        <w:rPr>
          <w:rStyle w:val="Hyperlink"/>
          <w:rFonts w:ascii="Courier" w:hAnsi="Courier"/>
        </w:rPr>
        <w:t>http://www.digikey.com/short/3wtcqc</w:t>
      </w:r>
      <w:r w:rsidR="00A02B8C">
        <w:rPr>
          <w:rStyle w:val="Hyperlink"/>
          <w:rFonts w:ascii="Courier" w:hAnsi="Courier"/>
        </w:rPr>
        <w:fldChar w:fldCharType="end"/>
      </w:r>
      <w:r>
        <w:rPr>
          <w:rFonts w:ascii="Courier" w:hAnsi="Courier"/>
        </w:rPr>
        <w:br/>
      </w:r>
    </w:p>
    <w:p w14:paraId="19698BF7" w14:textId="09EA6B1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Donate to Arduino.cc:</w:t>
      </w:r>
      <w:r>
        <w:rPr>
          <w:rFonts w:ascii="Courier" w:hAnsi="Courier"/>
        </w:rPr>
        <w:br/>
        <w:t xml:space="preserve">       </w:t>
      </w:r>
      <w:r w:rsidRPr="00CE10E8">
        <w:rPr>
          <w:rFonts w:ascii="Courier" w:hAnsi="Courier"/>
        </w:rPr>
        <w:t xml:space="preserve"> </w:t>
      </w:r>
      <w:r w:rsidR="00A02B8C">
        <w:fldChar w:fldCharType="begin"/>
      </w:r>
      <w:r w:rsidR="00A02B8C">
        <w:instrText xml:space="preserve"> HYPERLINK "https://www.arduino.cc/en/Main/Contribute" </w:instrText>
      </w:r>
      <w:ins w:id="345" w:author="Cindy W" w:date="2017-11-28T18:42:00Z"/>
      <w:r w:rsidR="00A02B8C">
        <w:fldChar w:fldCharType="separate"/>
      </w:r>
      <w:r w:rsidRPr="00B10B33">
        <w:rPr>
          <w:rStyle w:val="Hyperlink"/>
          <w:rFonts w:ascii="Courier" w:hAnsi="Courier"/>
        </w:rPr>
        <w:t>https://www.arduino.cc/en/Main/Contribute</w:t>
      </w:r>
      <w:r w:rsidR="00A02B8C">
        <w:rPr>
          <w:rStyle w:val="Hyperlink"/>
          <w:rFonts w:ascii="Courier" w:hAnsi="Courier"/>
        </w:rPr>
        <w:fldChar w:fldCharType="end"/>
      </w:r>
      <w:r>
        <w:rPr>
          <w:rFonts w:ascii="Courier" w:hAnsi="Courier"/>
        </w:rPr>
        <w:br/>
      </w:r>
    </w:p>
    <w:p w14:paraId="4FBA9B90" w14:textId="77777777" w:rsidR="004358B3" w:rsidRDefault="004358B3" w:rsidP="004358B3">
      <w:pPr>
        <w:rPr>
          <w:rFonts w:ascii="Courier" w:hAnsi="Courier"/>
          <w:sz w:val="36"/>
          <w:szCs w:val="36"/>
          <w:u w:val="single"/>
        </w:rPr>
      </w:pPr>
    </w:p>
    <w:p w14:paraId="526FC61D" w14:textId="3D787759" w:rsidR="00C83733" w:rsidRPr="004358B3" w:rsidRDefault="00103ED4" w:rsidP="004358B3">
      <w:pPr>
        <w:pStyle w:val="Heading1"/>
        <w:rPr>
          <w:rFonts w:ascii="Courier" w:hAnsi="Courier"/>
          <w:sz w:val="36"/>
          <w:szCs w:val="36"/>
          <w:u w:val="single"/>
        </w:rPr>
      </w:pPr>
      <w:bookmarkStart w:id="346" w:name="_Toc373513861"/>
      <w:r>
        <w:t>Step 4: Gather / buy t</w:t>
      </w:r>
      <w:r w:rsidR="00C83733">
        <w:t>ools</w:t>
      </w:r>
      <w:bookmarkEnd w:id="346"/>
    </w:p>
    <w:p w14:paraId="7A4BCB4A" w14:textId="77777777" w:rsidR="00C83733" w:rsidRDefault="00C83733" w:rsidP="00C83733"/>
    <w:p w14:paraId="4E22A3F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Holding:</w:t>
      </w:r>
    </w:p>
    <w:p w14:paraId="21F89F9C" w14:textId="77777777" w:rsidR="00C83733" w:rsidRPr="00C83733" w:rsidRDefault="00C83733" w:rsidP="00C83733">
      <w:pPr>
        <w:pStyle w:val="ListParagraph"/>
        <w:numPr>
          <w:ilvl w:val="1"/>
          <w:numId w:val="201"/>
        </w:numPr>
        <w:rPr>
          <w:rFonts w:ascii="Courier" w:hAnsi="Courier"/>
        </w:rPr>
      </w:pPr>
      <w:r w:rsidRPr="00C83733">
        <w:rPr>
          <w:rFonts w:ascii="Courier" w:hAnsi="Courier"/>
        </w:rPr>
        <w:t>Vise</w:t>
      </w:r>
    </w:p>
    <w:p w14:paraId="5A0FE09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3rd hand tool with magnifying glass</w:t>
      </w:r>
    </w:p>
    <w:p w14:paraId="2E27CE2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Tape (preferably Kapton, but Scotch ok)</w:t>
      </w:r>
    </w:p>
    <w:p w14:paraId="481DA5E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Long/needle-nosed pliers</w:t>
      </w:r>
    </w:p>
    <w:p w14:paraId="347398E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Soldering:</w:t>
      </w:r>
    </w:p>
    <w:p w14:paraId="51BD3F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Tip cleaner</w:t>
      </w:r>
    </w:p>
    <w:p w14:paraId="79227E6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Rosin core solder</w:t>
      </w:r>
    </w:p>
    <w:p w14:paraId="3B58A9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 sucker or solder wick</w:t>
      </w:r>
    </w:p>
    <w:p w14:paraId="53783E00" w14:textId="77777777" w:rsidR="00C83733" w:rsidRPr="00C83733" w:rsidRDefault="00C83733" w:rsidP="00C83733">
      <w:pPr>
        <w:pStyle w:val="ListParagraph"/>
        <w:numPr>
          <w:ilvl w:val="0"/>
          <w:numId w:val="201"/>
        </w:numPr>
        <w:rPr>
          <w:rFonts w:ascii="Courier" w:hAnsi="Courier"/>
        </w:rPr>
      </w:pPr>
      <w:r w:rsidRPr="00C83733">
        <w:rPr>
          <w:rFonts w:ascii="Courier" w:hAnsi="Courier"/>
        </w:rPr>
        <w:t>Cutting:</w:t>
      </w:r>
    </w:p>
    <w:p w14:paraId="46EF55E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Utility knife</w:t>
      </w:r>
    </w:p>
    <w:p w14:paraId="66BE3DF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Coping saw (or hacksaw)</w:t>
      </w:r>
    </w:p>
    <w:p w14:paraId="2B5C843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cutter (flush cut)</w:t>
      </w:r>
    </w:p>
    <w:p w14:paraId="174967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stripper</w:t>
      </w:r>
    </w:p>
    <w:p w14:paraId="76212A25" w14:textId="77777777" w:rsidR="00C83733" w:rsidRPr="00C83733" w:rsidRDefault="00C83733" w:rsidP="00C83733">
      <w:pPr>
        <w:pStyle w:val="ListParagraph"/>
        <w:numPr>
          <w:ilvl w:val="0"/>
          <w:numId w:val="201"/>
        </w:numPr>
        <w:rPr>
          <w:rFonts w:ascii="Courier" w:hAnsi="Courier"/>
        </w:rPr>
      </w:pPr>
      <w:r w:rsidRPr="00C83733">
        <w:rPr>
          <w:rFonts w:ascii="Courier" w:hAnsi="Courier"/>
        </w:rPr>
        <w:t>Drilling:</w:t>
      </w:r>
    </w:p>
    <w:p w14:paraId="715AD07D" w14:textId="77777777" w:rsidR="00C83733" w:rsidRPr="00C83733" w:rsidRDefault="00C83733" w:rsidP="00C83733">
      <w:pPr>
        <w:pStyle w:val="ListParagraph"/>
        <w:numPr>
          <w:ilvl w:val="1"/>
          <w:numId w:val="201"/>
        </w:numPr>
        <w:rPr>
          <w:rFonts w:ascii="Courier" w:hAnsi="Courier"/>
        </w:rPr>
      </w:pPr>
      <w:r w:rsidRPr="00C83733">
        <w:rPr>
          <w:rFonts w:ascii="Courier" w:hAnsi="Courier"/>
        </w:rPr>
        <w:lastRenderedPageBreak/>
        <w:t>Drill</w:t>
      </w:r>
    </w:p>
    <w:p w14:paraId="43FD3F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 bit (pilot for 9/64")</w:t>
      </w:r>
    </w:p>
    <w:p w14:paraId="65846C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1/8" bit (Perma-Proto)</w:t>
      </w:r>
    </w:p>
    <w:p w14:paraId="2438594B"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9/64" bit (standoffs)</w:t>
      </w:r>
    </w:p>
    <w:p w14:paraId="20C6478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11/64" bit (pilot for 13/64")</w:t>
      </w:r>
    </w:p>
    <w:p w14:paraId="71B298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13/64" bit (binding posts)</w:t>
      </w:r>
    </w:p>
    <w:p w14:paraId="6B9BCD8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3/8" Forstner bit (preferred - USB cable hole)</w:t>
      </w:r>
    </w:p>
    <w:p w14:paraId="5327A527" w14:textId="77777777" w:rsidR="00C83733" w:rsidRPr="00C83733" w:rsidRDefault="00C83733" w:rsidP="00C83733">
      <w:pPr>
        <w:pStyle w:val="ListParagraph"/>
        <w:numPr>
          <w:ilvl w:val="0"/>
          <w:numId w:val="201"/>
        </w:numPr>
        <w:rPr>
          <w:rFonts w:ascii="Courier" w:hAnsi="Courier"/>
        </w:rPr>
      </w:pPr>
      <w:r w:rsidRPr="00C83733">
        <w:rPr>
          <w:rFonts w:ascii="Courier" w:hAnsi="Courier"/>
        </w:rPr>
        <w:t>Other:</w:t>
      </w:r>
    </w:p>
    <w:p w14:paraId="32F7BA89"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Digital Multimeter (DMM)</w:t>
      </w:r>
    </w:p>
    <w:p w14:paraId="64BBECC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Small Phillips screwdriver</w:t>
      </w:r>
    </w:p>
    <w:p w14:paraId="1877E51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9V battery</w:t>
      </w:r>
    </w:p>
    <w:p w14:paraId="48C2CB5F" w14:textId="4A9D5A4F" w:rsidR="00C83733" w:rsidRDefault="00C83733" w:rsidP="00C83733">
      <w:pPr>
        <w:pStyle w:val="ListParagraph"/>
        <w:numPr>
          <w:ilvl w:val="1"/>
          <w:numId w:val="201"/>
        </w:numPr>
        <w:rPr>
          <w:rFonts w:ascii="Courier" w:hAnsi="Courier"/>
        </w:rPr>
      </w:pPr>
      <w:r w:rsidRPr="00C83733">
        <w:rPr>
          <w:rFonts w:ascii="Courier" w:hAnsi="Courier"/>
        </w:rPr>
        <w:t>Sharpie</w:t>
      </w:r>
    </w:p>
    <w:p w14:paraId="3EBE5442" w14:textId="46CB36C5" w:rsidR="005774B2" w:rsidRDefault="005774B2" w:rsidP="00C83733">
      <w:pPr>
        <w:pStyle w:val="ListParagraph"/>
        <w:numPr>
          <w:ilvl w:val="1"/>
          <w:numId w:val="201"/>
        </w:numPr>
        <w:rPr>
          <w:rFonts w:ascii="Courier" w:hAnsi="Courier"/>
        </w:rPr>
      </w:pPr>
      <w:r>
        <w:rPr>
          <w:rFonts w:ascii="Courier" w:hAnsi="Courier"/>
        </w:rPr>
        <w:t>Ruler</w:t>
      </w:r>
    </w:p>
    <w:p w14:paraId="26B34783" w14:textId="210F3C62" w:rsidR="005774B2" w:rsidRPr="00C83733" w:rsidRDefault="005774B2" w:rsidP="00C83733">
      <w:pPr>
        <w:pStyle w:val="ListParagraph"/>
        <w:numPr>
          <w:ilvl w:val="1"/>
          <w:numId w:val="201"/>
        </w:numPr>
        <w:rPr>
          <w:rFonts w:ascii="Courier" w:hAnsi="Courier"/>
        </w:rPr>
      </w:pPr>
      <w:r>
        <w:rPr>
          <w:rFonts w:ascii="Courier" w:hAnsi="Courier"/>
        </w:rPr>
        <w:t>Water spray bottle</w:t>
      </w:r>
    </w:p>
    <w:p w14:paraId="185B1B14" w14:textId="72728A4B" w:rsidR="00042397" w:rsidRDefault="00C83733" w:rsidP="00C83733">
      <w:pPr>
        <w:pStyle w:val="Heading1"/>
      </w:pPr>
      <w:bookmarkStart w:id="347" w:name="_Toc373513862"/>
      <w:r>
        <w:t>Step 5: Modify Perma-Proto</w:t>
      </w:r>
      <w:bookmarkEnd w:id="347"/>
      <w:r w:rsidR="001106DF" w:rsidRPr="001918D2">
        <w:br/>
      </w:r>
    </w:p>
    <w:p w14:paraId="3B8B37F0" w14:textId="77777777" w:rsidR="00C83733" w:rsidRPr="00A24C10" w:rsidRDefault="00C83733" w:rsidP="00C83733">
      <w:pPr>
        <w:rPr>
          <w:rFonts w:ascii="Courier" w:eastAsia="Times New Roman" w:hAnsi="Courier" w:cs="Times New Roman"/>
        </w:rPr>
      </w:pPr>
      <w:r w:rsidRPr="00A24C10">
        <w:rPr>
          <w:rFonts w:ascii="Courier" w:eastAsia="Times New Roman" w:hAnsi="Courier" w:cs="Arial"/>
          <w:shd w:val="clear" w:color="auto" w:fill="FFFFFF"/>
          <w:rPrChange w:id="348" w:author="Cindy W" w:date="2017-11-13T16:19:00Z">
            <w:rPr>
              <w:rFonts w:ascii="Courier" w:eastAsia="Times New Roman" w:hAnsi="Courier" w:cs="Arial"/>
              <w:color w:val="555555"/>
              <w:shd w:val="clear" w:color="auto" w:fill="FFFFFF"/>
            </w:rPr>
          </w:rPrChange>
        </w:rPr>
        <w:t>The 1/2-size Perma-Proto is just a bit too long to fit in the baseball display case.</w:t>
      </w:r>
    </w:p>
    <w:p w14:paraId="5DDFF606" w14:textId="77777777" w:rsidR="00C83733" w:rsidRPr="00C83733" w:rsidRDefault="00C83733" w:rsidP="00C83733"/>
    <w:p w14:paraId="7A2A9272" w14:textId="167F0D9F" w:rsidR="00042397" w:rsidRPr="006554B7" w:rsidRDefault="00042397" w:rsidP="007B5C9C">
      <w:pPr>
        <w:pStyle w:val="ListParagraph"/>
        <w:numPr>
          <w:ilvl w:val="0"/>
          <w:numId w:val="3"/>
        </w:numPr>
        <w:rPr>
          <w:rFonts w:ascii="Courier" w:hAnsi="Courier"/>
        </w:rPr>
      </w:pPr>
      <w:r w:rsidRPr="006554B7">
        <w:rPr>
          <w:rFonts w:ascii="Courier" w:hAnsi="Courier"/>
          <w:b/>
          <w:sz w:val="28"/>
          <w:szCs w:val="28"/>
        </w:rPr>
        <w:t>Cut Perma-Proto to length</w:t>
      </w:r>
      <w:r w:rsidR="001918D2">
        <w:rPr>
          <w:rFonts w:ascii="Courier" w:hAnsi="Courier"/>
          <w:b/>
          <w:sz w:val="28"/>
          <w:szCs w:val="28"/>
        </w:rPr>
        <w:t>:</w:t>
      </w:r>
      <w:r w:rsidR="001106DF" w:rsidRPr="006554B7">
        <w:rPr>
          <w:rFonts w:ascii="Courier" w:hAnsi="Courier"/>
        </w:rPr>
        <w:br/>
      </w:r>
    </w:p>
    <w:p w14:paraId="4E412ADB" w14:textId="6290359F" w:rsidR="00042397" w:rsidRPr="005130CA" w:rsidRDefault="005130CA" w:rsidP="007B5C9C">
      <w:pPr>
        <w:pStyle w:val="ListParagraph"/>
        <w:numPr>
          <w:ilvl w:val="1"/>
          <w:numId w:val="2"/>
        </w:numPr>
        <w:rPr>
          <w:rFonts w:ascii="Courier" w:hAnsi="Courier"/>
        </w:rPr>
      </w:pPr>
      <w:r w:rsidRPr="005130CA">
        <w:rPr>
          <w:rFonts w:ascii="Courier" w:hAnsi="Courier"/>
        </w:rPr>
        <w:t>6.5cm</w:t>
      </w:r>
      <w:r w:rsidR="00042397" w:rsidRPr="005130CA">
        <w:rPr>
          <w:rFonts w:ascii="Courier" w:hAnsi="Courier"/>
        </w:rPr>
        <w:t xml:space="preserve"> (</w:t>
      </w:r>
      <w:r w:rsidR="00A815D8">
        <w:rPr>
          <w:rFonts w:ascii="Courier" w:hAnsi="Courier"/>
        </w:rPr>
        <w:t xml:space="preserve">cut </w:t>
      </w:r>
      <w:r w:rsidR="00042397" w:rsidRPr="005130CA">
        <w:rPr>
          <w:rFonts w:ascii="Courier" w:hAnsi="Courier"/>
        </w:rPr>
        <w:t>between row 24 and 25)</w:t>
      </w:r>
      <w:r w:rsidR="001918D2">
        <w:rPr>
          <w:rFonts w:ascii="Courier" w:hAnsi="Courier"/>
        </w:rPr>
        <w:t xml:space="preserve">   ___________</w:t>
      </w:r>
      <w:r w:rsidR="001106DF">
        <w:rPr>
          <w:rFonts w:ascii="Courier" w:hAnsi="Courier"/>
        </w:rPr>
        <w:br/>
      </w:r>
    </w:p>
    <w:p w14:paraId="3515EEBF" w14:textId="77777777" w:rsidR="00042397" w:rsidRPr="005130CA" w:rsidRDefault="00042397" w:rsidP="007B5C9C">
      <w:pPr>
        <w:pStyle w:val="ListParagraph"/>
        <w:numPr>
          <w:ilvl w:val="1"/>
          <w:numId w:val="2"/>
        </w:numPr>
        <w:rPr>
          <w:rFonts w:ascii="Courier" w:hAnsi="Courier"/>
        </w:rPr>
      </w:pPr>
      <w:r w:rsidRPr="005130CA">
        <w:rPr>
          <w:rFonts w:ascii="Courier" w:hAnsi="Courier"/>
        </w:rPr>
        <w:t>Score with knife on both sides, and then break off end</w:t>
      </w:r>
      <w:r w:rsidR="001106DF">
        <w:rPr>
          <w:rFonts w:ascii="Courier" w:hAnsi="Courier"/>
        </w:rPr>
        <w:br/>
      </w:r>
    </w:p>
    <w:p w14:paraId="2574F167" w14:textId="77777777" w:rsidR="00042397" w:rsidRPr="006554B7" w:rsidRDefault="00042397" w:rsidP="007B5C9C">
      <w:pPr>
        <w:pStyle w:val="ListParagraph"/>
        <w:numPr>
          <w:ilvl w:val="0"/>
          <w:numId w:val="3"/>
        </w:numPr>
        <w:rPr>
          <w:rFonts w:ascii="Courier" w:hAnsi="Courier"/>
          <w:b/>
          <w:sz w:val="28"/>
          <w:szCs w:val="28"/>
        </w:rPr>
      </w:pPr>
      <w:r w:rsidRPr="006554B7">
        <w:rPr>
          <w:rFonts w:ascii="Courier" w:hAnsi="Courier"/>
          <w:b/>
          <w:sz w:val="28"/>
          <w:szCs w:val="28"/>
        </w:rPr>
        <w:t>Drill new mounting hole in cut-off end of Perma-Proto</w:t>
      </w:r>
      <w:r w:rsidR="001106DF" w:rsidRPr="006554B7">
        <w:rPr>
          <w:rFonts w:ascii="Courier" w:hAnsi="Courier"/>
          <w:b/>
          <w:sz w:val="28"/>
          <w:szCs w:val="28"/>
        </w:rPr>
        <w:t>:</w:t>
      </w:r>
      <w:r w:rsidR="001106DF" w:rsidRPr="006554B7">
        <w:rPr>
          <w:rFonts w:ascii="Courier" w:hAnsi="Courier"/>
          <w:b/>
          <w:sz w:val="28"/>
          <w:szCs w:val="28"/>
        </w:rPr>
        <w:br/>
      </w:r>
    </w:p>
    <w:p w14:paraId="125DB1FF" w14:textId="77777777" w:rsidR="00042397" w:rsidRDefault="005130CA" w:rsidP="007B5C9C">
      <w:pPr>
        <w:pStyle w:val="ListParagraph"/>
        <w:numPr>
          <w:ilvl w:val="1"/>
          <w:numId w:val="2"/>
        </w:numPr>
        <w:rPr>
          <w:rFonts w:ascii="Courier" w:hAnsi="Courier"/>
        </w:rPr>
      </w:pPr>
      <w:r w:rsidRPr="005130CA">
        <w:rPr>
          <w:rFonts w:ascii="Courier" w:hAnsi="Courier"/>
        </w:rPr>
        <w:t>1/8" bit, ~5.5cm</w:t>
      </w:r>
      <w:r w:rsidR="00042397" w:rsidRPr="005130CA">
        <w:rPr>
          <w:rFonts w:ascii="Courier" w:hAnsi="Courier"/>
        </w:rPr>
        <w:t xml:space="preserve"> between hole centers</w:t>
      </w:r>
      <w:r w:rsidR="001106DF">
        <w:rPr>
          <w:rFonts w:ascii="Courier" w:hAnsi="Courier"/>
        </w:rPr>
        <w:t xml:space="preserve">  _________</w:t>
      </w:r>
      <w:r w:rsidR="001106DF">
        <w:rPr>
          <w:rFonts w:ascii="Courier" w:hAnsi="Courier"/>
        </w:rPr>
        <w:br/>
      </w:r>
    </w:p>
    <w:p w14:paraId="2F82323E" w14:textId="2DBF261B" w:rsidR="00042397" w:rsidRPr="00C83733" w:rsidRDefault="00C83733" w:rsidP="00C83733">
      <w:pPr>
        <w:pStyle w:val="Heading1"/>
      </w:pPr>
      <w:bookmarkStart w:id="349" w:name="_Toc373513863"/>
      <w:r>
        <w:t xml:space="preserve">Step 6: </w:t>
      </w:r>
      <w:r w:rsidR="00103ED4">
        <w:t>Manually test the relay m</w:t>
      </w:r>
      <w:r>
        <w:t>odule</w:t>
      </w:r>
      <w:bookmarkEnd w:id="349"/>
      <w:r w:rsidR="001106DF" w:rsidRPr="00C83733">
        <w:rPr>
          <w:rFonts w:ascii="Courier" w:hAnsi="Courier"/>
          <w:sz w:val="28"/>
          <w:szCs w:val="28"/>
        </w:rPr>
        <w:br/>
      </w:r>
    </w:p>
    <w:p w14:paraId="30CE4D9D" w14:textId="3797BD42"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will confirm that your relay module is the correct type 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GND to Arduino GND with female-to-male jumper</w:t>
      </w:r>
      <w:r w:rsidR="005130CA" w:rsidRPr="005130CA">
        <w:rPr>
          <w:rFonts w:ascii="Courier" w:hAnsi="Courier"/>
        </w:rPr>
        <w:t xml:space="preserve">  ___________</w:t>
      </w:r>
      <w:r w:rsidR="001106DF">
        <w:rPr>
          <w:rFonts w:ascii="Courier" w:hAnsi="Courier"/>
        </w:rPr>
        <w:br/>
      </w:r>
    </w:p>
    <w:p w14:paraId="49194977" w14:textId="0CFC98D2" w:rsidR="00042397" w:rsidRPr="005130CA" w:rsidRDefault="00042397" w:rsidP="00C83733">
      <w:pPr>
        <w:pStyle w:val="ListParagraph"/>
        <w:numPr>
          <w:ilvl w:val="2"/>
          <w:numId w:val="18"/>
        </w:numPr>
        <w:ind w:left="1240"/>
        <w:rPr>
          <w:rFonts w:ascii="Courier" w:hAnsi="Courier"/>
        </w:rPr>
      </w:pPr>
      <w:r w:rsidRPr="005130CA">
        <w:rPr>
          <w:rFonts w:ascii="Courier" w:hAnsi="Courier"/>
        </w:rPr>
        <w:lastRenderedPageBreak/>
        <w:t xml:space="preserve">Connect relay </w:t>
      </w:r>
      <w:r w:rsidR="00385AC8">
        <w:rPr>
          <w:rFonts w:ascii="Courier" w:hAnsi="Courier"/>
        </w:rPr>
        <w:t xml:space="preserve">module </w:t>
      </w:r>
      <w:r w:rsidRPr="005130CA">
        <w:rPr>
          <w:rFonts w:ascii="Courier" w:hAnsi="Courier"/>
        </w:rPr>
        <w:t>VCC to Arduino 5V with female-to-male jumper</w:t>
      </w:r>
      <w:r w:rsidR="005130CA" w:rsidRPr="005130CA">
        <w:rPr>
          <w:rFonts w:ascii="Courier" w:hAnsi="Courier"/>
        </w:rPr>
        <w:t xml:space="preserve">  ___________</w:t>
      </w:r>
      <w:r w:rsidR="001106DF">
        <w:rPr>
          <w:rFonts w:ascii="Courier" w:hAnsi="Courier"/>
        </w:rPr>
        <w:br/>
      </w:r>
    </w:p>
    <w:p w14:paraId="6A2429E1" w14:textId="517F62A4"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IN (male end not connected)</w:t>
      </w:r>
      <w:r w:rsidR="005130CA" w:rsidRPr="005130CA">
        <w:rPr>
          <w:rFonts w:ascii="Courier" w:hAnsi="Courier"/>
        </w:rPr>
        <w:t xml:space="preserve">  ___________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green LED should be on</w:t>
      </w:r>
      <w:r w:rsidR="005130CA" w:rsidRPr="005130CA">
        <w:rPr>
          <w:rFonts w:ascii="Courier" w:hAnsi="Courier"/>
        </w:rPr>
        <w:t xml:space="preserve">  ___________</w:t>
      </w:r>
      <w:r w:rsidR="001106DF">
        <w:rPr>
          <w:rFonts w:ascii="Courier" w:hAnsi="Courier"/>
        </w:rPr>
        <w:br/>
      </w:r>
    </w:p>
    <w:p w14:paraId="33DBB460" w14:textId="44A1FB2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yellow LED should be blinking once per second (assuming fresh-out-of box Arduino, runn</w:t>
      </w:r>
      <w:r w:rsidR="00940838">
        <w:rPr>
          <w:rFonts w:ascii="Courier" w:hAnsi="Courier"/>
        </w:rPr>
        <w:t>ing the default "B</w:t>
      </w:r>
      <w:r w:rsidR="002A1997">
        <w:rPr>
          <w:rFonts w:ascii="Courier" w:hAnsi="Courier"/>
        </w:rPr>
        <w:t>link" sketch)</w:t>
      </w:r>
      <w:r w:rsidR="005130CA" w:rsidRPr="005130CA">
        <w:rPr>
          <w:rFonts w:ascii="Courier" w:hAnsi="Courier"/>
        </w:rPr>
        <w:t xml:space="preserve">  ___________</w:t>
      </w:r>
      <w:r w:rsidR="001106DF">
        <w:rPr>
          <w:rFonts w:ascii="Courier" w:hAnsi="Courier"/>
        </w:rPr>
        <w:br/>
      </w:r>
    </w:p>
    <w:p w14:paraId="0EA3A537" w14:textId="1EF809D1"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red LED should be on, green LED should be off</w:t>
      </w:r>
      <w:r w:rsidR="005130CA" w:rsidRPr="005130CA">
        <w:rPr>
          <w:rFonts w:ascii="Courier" w:hAnsi="Courier"/>
        </w:rPr>
        <w:t xml:space="preserve">  ___________</w:t>
      </w:r>
      <w:r w:rsidR="001106DF">
        <w:rPr>
          <w:rFonts w:ascii="Courier" w:hAnsi="Courier"/>
        </w:rPr>
        <w:br/>
      </w:r>
    </w:p>
    <w:p w14:paraId="3705D665" w14:textId="2C9D6168"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continuity with NO (top) terminal</w:t>
      </w:r>
      <w:r w:rsidR="005130CA" w:rsidRPr="005130CA">
        <w:rPr>
          <w:rFonts w:ascii="Courier" w:hAnsi="Courier"/>
        </w:rPr>
        <w:t xml:space="preserve">  ___________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Arduino</w:t>
      </w:r>
      <w:r w:rsidR="005130CA" w:rsidRPr="005130CA">
        <w:rPr>
          <w:rFonts w:ascii="Courier" w:hAnsi="Courier"/>
        </w:rPr>
        <w:t xml:space="preserve">  ___________</w:t>
      </w:r>
      <w:r w:rsidR="001106DF">
        <w:rPr>
          <w:rFonts w:ascii="Courier" w:hAnsi="Courier"/>
        </w:rPr>
        <w:br/>
      </w:r>
    </w:p>
    <w:p w14:paraId="45A62357" w14:textId="418BFF2E"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and green LED should come on</w:t>
      </w:r>
      <w:r w:rsidR="005130CA" w:rsidRPr="005130CA">
        <w:rPr>
          <w:rFonts w:ascii="Courier" w:hAnsi="Courier"/>
        </w:rPr>
        <w:t xml:space="preserve">  ___________</w:t>
      </w:r>
      <w:r w:rsidR="001106DF">
        <w:rPr>
          <w:rFonts w:ascii="Courier" w:hAnsi="Courier"/>
        </w:rPr>
        <w:br/>
      </w:r>
    </w:p>
    <w:p w14:paraId="11A69F3E" w14:textId="32C955DD"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NO (top) terminal and no continuity with NC (bottom) terminal</w:t>
      </w:r>
      <w:r w:rsidR="005130CA" w:rsidRPr="005130CA">
        <w:rPr>
          <w:rFonts w:ascii="Courier" w:hAnsi="Courier"/>
        </w:rPr>
        <w:t xml:space="preserve">  ___________</w:t>
      </w:r>
      <w:r w:rsidR="001106D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Arduino</w:t>
      </w:r>
      <w:r w:rsidR="005130CA" w:rsidRPr="005130CA">
        <w:rPr>
          <w:rFonts w:ascii="Courier" w:hAnsi="Courier"/>
        </w:rPr>
        <w:t xml:space="preserve">  ___________</w:t>
      </w:r>
      <w:r w:rsidR="001106DF">
        <w:rPr>
          <w:rFonts w:ascii="Courier" w:hAnsi="Courier"/>
        </w:rPr>
        <w:br/>
      </w:r>
    </w:p>
    <w:p w14:paraId="38527363" w14:textId="3941B6A3"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once per second</w:t>
      </w:r>
      <w:r w:rsidR="005130CA" w:rsidRPr="005130CA">
        <w:rPr>
          <w:rFonts w:ascii="Courier" w:hAnsi="Courier"/>
        </w:rPr>
        <w:t xml:space="preserve">  ___________</w:t>
      </w:r>
      <w:r w:rsidR="001106DF">
        <w:rPr>
          <w:rFonts w:ascii="Courier" w:hAnsi="Courier"/>
        </w:rPr>
        <w:br/>
      </w:r>
    </w:p>
    <w:p w14:paraId="4E215CCE" w14:textId="29086BCD"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green LED should blink exactly opposite from the Arduino's yellow LED</w:t>
      </w:r>
      <w:r w:rsidR="005130CA" w:rsidRPr="005130CA">
        <w:rPr>
          <w:rFonts w:ascii="Courier" w:hAnsi="Courier"/>
        </w:rPr>
        <w:t xml:space="preserve">  ___________</w:t>
      </w:r>
    </w:p>
    <w:p w14:paraId="70F21B62" w14:textId="77777777" w:rsidR="00E820DC" w:rsidRDefault="00E820DC" w:rsidP="00042397">
      <w:pPr>
        <w:ind w:left="360"/>
        <w:rPr>
          <w:rFonts w:ascii="Courier" w:hAnsi="Courier"/>
        </w:rPr>
      </w:pPr>
    </w:p>
    <w:p w14:paraId="608C5165" w14:textId="77777777" w:rsidR="005774B2" w:rsidRPr="005130CA" w:rsidRDefault="005774B2" w:rsidP="00042397">
      <w:pPr>
        <w:ind w:left="360"/>
        <w:rPr>
          <w:rFonts w:ascii="Courier" w:hAnsi="Courier"/>
        </w:rPr>
      </w:pPr>
    </w:p>
    <w:p w14:paraId="1311628F" w14:textId="5165A133" w:rsidR="005130CA" w:rsidRDefault="00C83733" w:rsidP="00C83733">
      <w:pPr>
        <w:pStyle w:val="Heading1"/>
      </w:pPr>
      <w:bookmarkStart w:id="350" w:name="_Toc373513864"/>
      <w:r>
        <w:lastRenderedPageBreak/>
        <w:t>Step 7: Prepare for Soldering</w:t>
      </w:r>
      <w:bookmarkEnd w:id="350"/>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75350193" w14:textId="77777777" w:rsidR="005130CA" w:rsidRPr="005130CA" w:rsidRDefault="005130CA" w:rsidP="005130CA">
      <w:pPr>
        <w:ind w:left="360"/>
        <w:rPr>
          <w:rFonts w:ascii="Courier" w:hAnsi="Courier"/>
        </w:rPr>
      </w:pPr>
      <w:r w:rsidRPr="005130CA">
        <w:rPr>
          <w:rFonts w:ascii="Courier" w:hAnsi="Courier"/>
        </w:rPr>
        <w:t xml:space="preserve">  </w:t>
      </w:r>
    </w:p>
    <w:p w14:paraId="0D8A5CF7" w14:textId="77777777" w:rsidR="005130CA" w:rsidRPr="005130CA" w:rsidRDefault="005130CA" w:rsidP="007B5C9C">
      <w:pPr>
        <w:pStyle w:val="ListParagraph"/>
        <w:numPr>
          <w:ilvl w:val="0"/>
          <w:numId w:val="4"/>
        </w:numPr>
        <w:rPr>
          <w:rFonts w:ascii="Courier" w:hAnsi="Courier"/>
        </w:rPr>
      </w:pPr>
      <w:r w:rsidRPr="005130CA">
        <w:rPr>
          <w:rFonts w:ascii="Courier" w:hAnsi="Courier"/>
        </w:rPr>
        <w:t>Order is important:</w:t>
      </w:r>
    </w:p>
    <w:p w14:paraId="101D2D40" w14:textId="77777777" w:rsidR="005130CA" w:rsidRPr="005130CA" w:rsidRDefault="005130CA" w:rsidP="005130CA">
      <w:pPr>
        <w:ind w:left="360"/>
        <w:rPr>
          <w:rFonts w:ascii="Courier" w:hAnsi="Courier"/>
        </w:rPr>
      </w:pPr>
      <w:r w:rsidRPr="005130CA">
        <w:rPr>
          <w:rFonts w:ascii="Courier" w:hAnsi="Courier"/>
        </w:rPr>
        <w:t xml:space="preserve">     </w:t>
      </w:r>
    </w:p>
    <w:p w14:paraId="4A5DA899"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earlier steps obstructing later steps</w:t>
      </w:r>
    </w:p>
    <w:p w14:paraId="0619BFD7" w14:textId="77777777" w:rsidR="005130CA" w:rsidRPr="005130CA" w:rsidRDefault="005130CA" w:rsidP="007B5C9C">
      <w:pPr>
        <w:ind w:left="200" w:firstLine="1000"/>
        <w:rPr>
          <w:rFonts w:ascii="Courier" w:hAnsi="Courier"/>
        </w:rPr>
      </w:pPr>
    </w:p>
    <w:p w14:paraId="24E14ECF"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melting insulation of already-soldered wires</w:t>
      </w:r>
    </w:p>
    <w:p w14:paraId="72991B69" w14:textId="77777777" w:rsidR="005130CA" w:rsidRPr="005130CA" w:rsidRDefault="005130CA" w:rsidP="007B5C9C">
      <w:pPr>
        <w:ind w:left="200" w:firstLine="1000"/>
        <w:rPr>
          <w:rFonts w:ascii="Courier" w:hAnsi="Courier"/>
        </w:rPr>
      </w:pPr>
    </w:p>
    <w:p w14:paraId="76BD7E88"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Minimizes time by batching as many solder joints as possible into a single "step"</w:t>
      </w:r>
    </w:p>
    <w:p w14:paraId="5EAC1D1E" w14:textId="77777777" w:rsidR="005130CA" w:rsidRPr="005130CA" w:rsidRDefault="005130CA" w:rsidP="005130CA">
      <w:pPr>
        <w:ind w:left="360"/>
        <w:rPr>
          <w:rFonts w:ascii="Courier" w:hAnsi="Courier"/>
        </w:rPr>
      </w:pPr>
      <w:r w:rsidRPr="005130CA">
        <w:rPr>
          <w:rFonts w:ascii="Courier" w:hAnsi="Courier"/>
        </w:rPr>
        <w:t xml:space="preserve">         </w:t>
      </w:r>
    </w:p>
    <w:p w14:paraId="0BE5EF87" w14:textId="233A5778" w:rsidR="005130CA" w:rsidRPr="005130CA" w:rsidRDefault="005130CA" w:rsidP="007B5C9C">
      <w:pPr>
        <w:pStyle w:val="ListParagraph"/>
        <w:numPr>
          <w:ilvl w:val="0"/>
          <w:numId w:val="5"/>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Default="00A02B8C" w:rsidP="005130CA">
      <w:pPr>
        <w:ind w:left="360"/>
        <w:rPr>
          <w:rFonts w:ascii="Courier" w:hAnsi="Courier"/>
        </w:rPr>
      </w:pPr>
      <w:r>
        <w:fldChar w:fldCharType="begin"/>
      </w:r>
      <w:r>
        <w:instrText xml:space="preserve"> HYPERLINK "https://learn.adafruit.com/adafruit-guide-excellent-soldering/common-problems" </w:instrText>
      </w:r>
      <w:ins w:id="351" w:author="Cindy W" w:date="2017-11-28T18:42:00Z"/>
      <w:r>
        <w:fldChar w:fldCharType="separate"/>
      </w:r>
      <w:r w:rsidR="005130CA" w:rsidRPr="005130CA">
        <w:rPr>
          <w:rStyle w:val="Hyperlink"/>
          <w:rFonts w:ascii="Courier" w:hAnsi="Courier"/>
        </w:rPr>
        <w:t>https://learn.adafruit.com/adafruit-guide-excellent-soldering/common-problems</w:t>
      </w:r>
      <w:r>
        <w:rPr>
          <w:rStyle w:val="Hyperlink"/>
          <w:rFonts w:ascii="Courier" w:hAnsi="Courier"/>
        </w:rPr>
        <w:fldChar w:fldCharType="end"/>
      </w:r>
    </w:p>
    <w:p w14:paraId="449A6F27" w14:textId="77777777" w:rsidR="005130CA" w:rsidRPr="005130CA" w:rsidRDefault="005130CA" w:rsidP="005130CA">
      <w:pPr>
        <w:ind w:left="360"/>
        <w:rPr>
          <w:rFonts w:ascii="Courier" w:hAnsi="Courier"/>
        </w:rPr>
      </w:pPr>
      <w:r w:rsidRPr="005130CA">
        <w:rPr>
          <w:rFonts w:ascii="Courier" w:hAnsi="Courier"/>
        </w:rPr>
        <w:t xml:space="preserve">       </w:t>
      </w:r>
    </w:p>
    <w:p w14:paraId="73A6F199" w14:textId="77777777" w:rsidR="005130CA" w:rsidRDefault="005130CA" w:rsidP="007B5C9C">
      <w:pPr>
        <w:pStyle w:val="ListParagraph"/>
        <w:numPr>
          <w:ilvl w:val="0"/>
          <w:numId w:val="6"/>
        </w:numPr>
        <w:rPr>
          <w:rFonts w:ascii="Courier" w:hAnsi="Courier"/>
        </w:rPr>
      </w:pPr>
      <w:r w:rsidRPr="005130CA">
        <w:rPr>
          <w:rFonts w:ascii="Courier" w:hAnsi="Courier"/>
        </w:rPr>
        <w:t>If you need practice soldering, use the scrap end of the Perma-Proto</w:t>
      </w:r>
    </w:p>
    <w:p w14:paraId="10812C51" w14:textId="77777777" w:rsidR="00143F00" w:rsidRDefault="00143F00" w:rsidP="00143F00">
      <w:pPr>
        <w:pStyle w:val="ListParagraph"/>
        <w:ind w:left="1080"/>
        <w:rPr>
          <w:rFonts w:ascii="Courier" w:hAnsi="Courier"/>
        </w:rPr>
      </w:pPr>
    </w:p>
    <w:p w14:paraId="10F67301" w14:textId="3306F087" w:rsidR="00143F00" w:rsidRDefault="00143F00" w:rsidP="007B5C9C">
      <w:pPr>
        <w:pStyle w:val="ListParagraph"/>
        <w:numPr>
          <w:ilvl w:val="0"/>
          <w:numId w:val="6"/>
        </w:numPr>
        <w:rPr>
          <w:rFonts w:ascii="Courier" w:hAnsi="Courier"/>
        </w:rPr>
      </w:pPr>
      <w:r>
        <w:rPr>
          <w:rFonts w:ascii="Courier" w:hAnsi="Courier"/>
        </w:rPr>
        <w:t xml:space="preserve">Solder bridges between holes in different numbered rows (e.g. hole 16H to hole 17H) or between the power and ground rails must be removed with a solder sucker or solder wick and/or X-acto knife.  </w:t>
      </w:r>
    </w:p>
    <w:p w14:paraId="66F6DAFA" w14:textId="77777777" w:rsidR="00143F00" w:rsidRPr="00143F00" w:rsidRDefault="00143F00" w:rsidP="00143F00">
      <w:pPr>
        <w:rPr>
          <w:rFonts w:ascii="Courier" w:hAnsi="Courier"/>
        </w:rPr>
      </w:pPr>
    </w:p>
    <w:p w14:paraId="17AA08A3" w14:textId="6651E2D3" w:rsidR="00143F00" w:rsidRPr="005130CA" w:rsidRDefault="00143F00" w:rsidP="007B5C9C">
      <w:pPr>
        <w:pStyle w:val="ListParagraph"/>
        <w:numPr>
          <w:ilvl w:val="0"/>
          <w:numId w:val="6"/>
        </w:numPr>
        <w:rPr>
          <w:rFonts w:ascii="Courier" w:hAnsi="Courier"/>
        </w:rPr>
      </w:pPr>
      <w:r>
        <w:rPr>
          <w:rFonts w:ascii="Courier" w:hAnsi="Courier"/>
        </w:rPr>
        <w:t xml:space="preserve">Solder bridges are ok between holes in the same numbered row (e.g. holes 10B and 10C). However, if </w:t>
      </w:r>
      <w:r w:rsidR="00F7023D">
        <w:rPr>
          <w:rFonts w:ascii="Courier" w:hAnsi="Courier"/>
        </w:rPr>
        <w:t>an empty hole is plugged, it may block a wire/lead/pin that comes in a later step and will have to be cleared with a solder sucker or solder wick.</w:t>
      </w:r>
      <w:r>
        <w:rPr>
          <w:rFonts w:ascii="Courier" w:hAnsi="Courier"/>
        </w:rPr>
        <w:t xml:space="preserve"> </w:t>
      </w:r>
    </w:p>
    <w:p w14:paraId="668F70E4" w14:textId="77777777" w:rsidR="005130CA" w:rsidRPr="005130CA" w:rsidRDefault="005130CA" w:rsidP="005130CA">
      <w:pPr>
        <w:ind w:left="360"/>
        <w:rPr>
          <w:rFonts w:ascii="Courier" w:hAnsi="Courier"/>
        </w:rPr>
      </w:pPr>
      <w:r w:rsidRPr="005130CA">
        <w:rPr>
          <w:rFonts w:ascii="Courier" w:hAnsi="Courier"/>
        </w:rPr>
        <w:t xml:space="preserve">       </w:t>
      </w:r>
    </w:p>
    <w:p w14:paraId="27EAD3D7" w14:textId="1D7721F2" w:rsidR="005130CA" w:rsidRDefault="005130CA" w:rsidP="007B5C9C">
      <w:pPr>
        <w:pStyle w:val="ListParagraph"/>
        <w:numPr>
          <w:ilvl w:val="0"/>
          <w:numId w:val="7"/>
        </w:numPr>
        <w:rPr>
          <w:rFonts w:ascii="Courier" w:hAnsi="Courier"/>
        </w:rPr>
      </w:pPr>
      <w:r w:rsidRPr="005130CA">
        <w:rPr>
          <w:rFonts w:ascii="Courier" w:hAnsi="Courier"/>
        </w:rPr>
        <w:t>Don't skip the incremental testing steps. Mistakes found now are easy to identify and fix, but will be very difficult or impossible if you wait until the whole thing is built.</w:t>
      </w:r>
      <w:r w:rsidR="00EE0200">
        <w:rPr>
          <w:rFonts w:ascii="Courier" w:hAnsi="Courier"/>
        </w:rPr>
        <w:br/>
      </w:r>
    </w:p>
    <w:p w14:paraId="64D72397" w14:textId="71CE9FBC" w:rsidR="00EE0200" w:rsidRPr="00C83733" w:rsidRDefault="00EE0200" w:rsidP="00B421DA">
      <w:pPr>
        <w:pStyle w:val="ListParagraph"/>
        <w:numPr>
          <w:ilvl w:val="0"/>
          <w:numId w:val="168"/>
        </w:numPr>
        <w:rPr>
          <w:rFonts w:ascii="Courier" w:hAnsi="Courier"/>
          <w:b/>
          <w:sz w:val="28"/>
          <w:szCs w:val="28"/>
          <w:u w:val="single"/>
        </w:rPr>
      </w:pPr>
      <w:r w:rsidRPr="00C83733">
        <w:rPr>
          <w:rFonts w:ascii="Courier" w:hAnsi="Courier"/>
          <w:b/>
          <w:sz w:val="28"/>
          <w:szCs w:val="28"/>
          <w:u w:val="single"/>
        </w:rPr>
        <w:t>Wire cutting NOTES:</w:t>
      </w:r>
      <w:r w:rsidRPr="00C83733">
        <w:rPr>
          <w:rFonts w:ascii="Courier" w:hAnsi="Courier"/>
          <w:b/>
          <w:sz w:val="28"/>
          <w:szCs w:val="28"/>
          <w:u w:val="single"/>
        </w:rPr>
        <w:br/>
      </w:r>
    </w:p>
    <w:p w14:paraId="6CA09CC7" w14:textId="77777777" w:rsidR="002258C5" w:rsidRDefault="00EE0200" w:rsidP="00EE0200">
      <w:pPr>
        <w:pStyle w:val="ListParagraph"/>
        <w:numPr>
          <w:ilvl w:val="0"/>
          <w:numId w:val="7"/>
        </w:numPr>
        <w:rPr>
          <w:rFonts w:ascii="Courier" w:hAnsi="Courier"/>
        </w:rPr>
      </w:pPr>
      <w:r w:rsidRPr="00EE0200">
        <w:rPr>
          <w:rFonts w:ascii="Courier" w:hAnsi="Courier"/>
        </w:rPr>
        <w:t>Print the following page</w:t>
      </w:r>
      <w:r>
        <w:rPr>
          <w:rFonts w:ascii="Courier" w:hAnsi="Courier"/>
        </w:rPr>
        <w:t xml:space="preserve"> to help cut wires to their correct lengths and to strip them properly</w:t>
      </w:r>
      <w:r w:rsidR="002258C5">
        <w:rPr>
          <w:rFonts w:ascii="Courier" w:hAnsi="Courier"/>
        </w:rPr>
        <w:br/>
      </w:r>
    </w:p>
    <w:p w14:paraId="1ED2E649" w14:textId="20B1128D" w:rsidR="00EE0200" w:rsidRDefault="002258C5" w:rsidP="00EE0200">
      <w:pPr>
        <w:pStyle w:val="ListParagraph"/>
        <w:numPr>
          <w:ilvl w:val="0"/>
          <w:numId w:val="7"/>
        </w:numPr>
        <w:rPr>
          <w:rFonts w:ascii="Courier" w:hAnsi="Courier"/>
        </w:rPr>
      </w:pPr>
      <w:r>
        <w:rPr>
          <w:rFonts w:ascii="Courier" w:hAnsi="Courier"/>
        </w:rPr>
        <w:lastRenderedPageBreak/>
        <w:t>Measure #10 – it should be 38.0mm if your printer prints to scale</w:t>
      </w:r>
      <w:r w:rsidR="003D299E">
        <w:rPr>
          <w:rFonts w:ascii="Courier" w:hAnsi="Courier"/>
        </w:rPr>
        <w:br/>
      </w:r>
    </w:p>
    <w:p w14:paraId="2060CBD4" w14:textId="283653C3" w:rsidR="003D299E" w:rsidRDefault="003D299E" w:rsidP="00EE0200">
      <w:pPr>
        <w:pStyle w:val="ListParagraph"/>
        <w:numPr>
          <w:ilvl w:val="0"/>
          <w:numId w:val="7"/>
        </w:numPr>
        <w:rPr>
          <w:rFonts w:ascii="Courier" w:hAnsi="Courier"/>
        </w:rPr>
      </w:pPr>
      <w:r>
        <w:rPr>
          <w:rFonts w:ascii="Courier" w:hAnsi="Courier"/>
        </w:rPr>
        <w:t>The numbered</w:t>
      </w:r>
      <w:r w:rsidR="00EE0200">
        <w:rPr>
          <w:rFonts w:ascii="Courier" w:hAnsi="Courier"/>
        </w:rPr>
        <w:t xml:space="preserve"> templates are named for the number </w:t>
      </w:r>
      <w:r>
        <w:rPr>
          <w:rFonts w:ascii="Courier" w:hAnsi="Courier"/>
        </w:rPr>
        <w:t>of hole gaps spanned for purely vertical or horizontal wires (e.g. adjacent holes use #1)</w:t>
      </w:r>
      <w:r>
        <w:rPr>
          <w:rFonts w:ascii="Courier" w:hAnsi="Courier"/>
        </w:rPr>
        <w:br/>
      </w:r>
    </w:p>
    <w:p w14:paraId="495515BF" w14:textId="4F705CA9" w:rsidR="00EE0200" w:rsidRDefault="003D299E" w:rsidP="00EE0200">
      <w:pPr>
        <w:pStyle w:val="ListParagraph"/>
        <w:numPr>
          <w:ilvl w:val="0"/>
          <w:numId w:val="7"/>
        </w:numPr>
        <w:rPr>
          <w:rFonts w:ascii="Courier" w:hAnsi="Courier"/>
        </w:rPr>
      </w:pPr>
      <w:r>
        <w:rPr>
          <w:rFonts w:ascii="Courier" w:hAnsi="Courier"/>
        </w:rPr>
        <w:t>The lettered templates are for a few wires that are diagonal or not routed directly between two holes</w:t>
      </w:r>
      <w:r>
        <w:rPr>
          <w:rFonts w:ascii="Courier" w:hAnsi="Courier"/>
        </w:rPr>
        <w:br/>
      </w:r>
    </w:p>
    <w:p w14:paraId="70FF42E7" w14:textId="77777777" w:rsidR="003D299E" w:rsidRDefault="003D299E" w:rsidP="00EE0200">
      <w:pPr>
        <w:pStyle w:val="ListParagraph"/>
        <w:numPr>
          <w:ilvl w:val="0"/>
          <w:numId w:val="7"/>
        </w:numPr>
        <w:rPr>
          <w:rFonts w:ascii="Courier" w:hAnsi="Courier"/>
        </w:rPr>
      </w:pPr>
      <w:r>
        <w:rPr>
          <w:rFonts w:ascii="Courier" w:hAnsi="Courier"/>
        </w:rPr>
        <w:t>To use:</w:t>
      </w:r>
    </w:p>
    <w:p w14:paraId="540E9B80" w14:textId="3427D899" w:rsidR="003D299E" w:rsidRDefault="003D299E" w:rsidP="00B421DA">
      <w:pPr>
        <w:pStyle w:val="ListParagraph"/>
        <w:numPr>
          <w:ilvl w:val="0"/>
          <w:numId w:val="169"/>
        </w:numPr>
        <w:rPr>
          <w:rFonts w:ascii="Courier" w:hAnsi="Courier"/>
        </w:rPr>
      </w:pPr>
      <w:r>
        <w:rPr>
          <w:rFonts w:ascii="Courier" w:hAnsi="Courier"/>
        </w:rPr>
        <w:t xml:space="preserve">Lay the uncut wire over the template, with the end aligned to the </w:t>
      </w:r>
      <w:r w:rsidR="002258C5">
        <w:rPr>
          <w:rFonts w:ascii="Courier" w:hAnsi="Courier"/>
        </w:rPr>
        <w:t xml:space="preserve">right </w:t>
      </w:r>
      <w:r>
        <w:rPr>
          <w:rFonts w:ascii="Courier" w:hAnsi="Courier"/>
        </w:rPr>
        <w:t>end of the template</w:t>
      </w:r>
    </w:p>
    <w:p w14:paraId="40A809EA" w14:textId="23BCD44C" w:rsidR="003D299E" w:rsidRDefault="003D299E" w:rsidP="00B421DA">
      <w:pPr>
        <w:pStyle w:val="ListParagraph"/>
        <w:numPr>
          <w:ilvl w:val="0"/>
          <w:numId w:val="169"/>
        </w:numPr>
        <w:rPr>
          <w:rFonts w:ascii="Courier" w:hAnsi="Courier"/>
        </w:rPr>
      </w:pPr>
      <w:r>
        <w:rPr>
          <w:rFonts w:ascii="Courier" w:hAnsi="Courier"/>
        </w:rPr>
        <w:t xml:space="preserve">Use wire cutters to </w:t>
      </w:r>
      <w:r w:rsidRPr="002258C5">
        <w:rPr>
          <w:rFonts w:ascii="Courier" w:hAnsi="Courier"/>
          <w:u w:val="single"/>
        </w:rPr>
        <w:t>gently</w:t>
      </w:r>
      <w:r>
        <w:rPr>
          <w:rFonts w:ascii="Courier" w:hAnsi="Courier"/>
        </w:rPr>
        <w:t xml:space="preserve"> dent the insulation at the positions of the two ends of the insulation and the left end of the wire</w:t>
      </w:r>
    </w:p>
    <w:p w14:paraId="09913C24" w14:textId="3ECFDA11" w:rsidR="003D299E" w:rsidRDefault="003D299E"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del w:id="352" w:author="Cindy W" w:date="2017-11-12T14:45:00Z">
        <w:r w:rsidR="002258C5" w:rsidDel="008C5830">
          <w:rPr>
            <w:rFonts w:ascii="Courier" w:hAnsi="Courier"/>
          </w:rPr>
          <w:delText xml:space="preserve">left </w:delText>
        </w:r>
      </w:del>
      <w:ins w:id="353" w:author="Cindy W" w:date="2017-11-12T14:45:00Z">
        <w:r w:rsidR="008C5830">
          <w:rPr>
            <w:rFonts w:ascii="Courier" w:hAnsi="Courier"/>
          </w:rPr>
          <w:t xml:space="preserve">right </w:t>
        </w:r>
      </w:ins>
      <w:r>
        <w:rPr>
          <w:rFonts w:ascii="Courier" w:hAnsi="Courier"/>
        </w:rPr>
        <w:t xml:space="preserve">end at </w:t>
      </w:r>
      <w:r w:rsidR="00A31620">
        <w:rPr>
          <w:rFonts w:ascii="Courier" w:hAnsi="Courier"/>
        </w:rPr>
        <w:t xml:space="preserve">the </w:t>
      </w:r>
      <w:r w:rsidR="002258C5">
        <w:rPr>
          <w:rFonts w:ascii="Courier" w:hAnsi="Courier"/>
        </w:rPr>
        <w:t>rightmost</w:t>
      </w:r>
      <w:r>
        <w:rPr>
          <w:rFonts w:ascii="Courier" w:hAnsi="Courier"/>
        </w:rPr>
        <w:t xml:space="preserve"> dent</w:t>
      </w:r>
    </w:p>
    <w:p w14:paraId="494D879A" w14:textId="27E8D5B4" w:rsidR="002258C5" w:rsidRDefault="002258C5" w:rsidP="00B421DA">
      <w:pPr>
        <w:pStyle w:val="ListParagraph"/>
        <w:numPr>
          <w:ilvl w:val="0"/>
          <w:numId w:val="169"/>
        </w:numPr>
        <w:rPr>
          <w:rFonts w:ascii="Courier" w:hAnsi="Courier"/>
        </w:rPr>
      </w:pPr>
      <w:r>
        <w:rPr>
          <w:rFonts w:ascii="Courier" w:hAnsi="Courier"/>
        </w:rPr>
        <w:t xml:space="preserve">Cut </w:t>
      </w:r>
      <w:r w:rsidR="00A31620">
        <w:rPr>
          <w:rFonts w:ascii="Courier" w:hAnsi="Courier"/>
        </w:rPr>
        <w:t xml:space="preserve">the </w:t>
      </w:r>
      <w:r>
        <w:rPr>
          <w:rFonts w:ascii="Courier" w:hAnsi="Courier"/>
        </w:rPr>
        <w:t xml:space="preserve">wire to length at </w:t>
      </w:r>
      <w:r w:rsidR="00A31620">
        <w:rPr>
          <w:rFonts w:ascii="Courier" w:hAnsi="Courier"/>
        </w:rPr>
        <w:t xml:space="preserve">the </w:t>
      </w:r>
      <w:r>
        <w:rPr>
          <w:rFonts w:ascii="Courier" w:hAnsi="Courier"/>
        </w:rPr>
        <w:t>leftmost dent</w:t>
      </w:r>
    </w:p>
    <w:p w14:paraId="4DDF207D" w14:textId="046EB576" w:rsidR="002258C5" w:rsidRDefault="002258C5" w:rsidP="00B421DA">
      <w:pPr>
        <w:pStyle w:val="ListParagraph"/>
        <w:numPr>
          <w:ilvl w:val="0"/>
          <w:numId w:val="169"/>
        </w:numPr>
        <w:rPr>
          <w:rFonts w:ascii="Courier" w:hAnsi="Courier"/>
        </w:rPr>
      </w:pPr>
      <w:r>
        <w:rPr>
          <w:rFonts w:ascii="Courier" w:hAnsi="Courier"/>
        </w:rPr>
        <w:t xml:space="preserve">Hold </w:t>
      </w:r>
      <w:r w:rsidR="00A31620">
        <w:rPr>
          <w:rFonts w:ascii="Courier" w:hAnsi="Courier"/>
        </w:rPr>
        <w:t xml:space="preserve">the </w:t>
      </w:r>
      <w:r>
        <w:rPr>
          <w:rFonts w:ascii="Courier" w:hAnsi="Courier"/>
        </w:rPr>
        <w:t xml:space="preserve">wire by </w:t>
      </w:r>
      <w:r w:rsidR="00A31620">
        <w:rPr>
          <w:rFonts w:ascii="Courier" w:hAnsi="Courier"/>
        </w:rPr>
        <w:t xml:space="preserve">the </w:t>
      </w:r>
      <w:r>
        <w:rPr>
          <w:rFonts w:ascii="Courier" w:hAnsi="Courier"/>
        </w:rPr>
        <w:t>insulation with needle nosed pliers</w:t>
      </w:r>
    </w:p>
    <w:p w14:paraId="4EF277EC" w14:textId="2B6DD969" w:rsidR="008C5830" w:rsidRDefault="002258C5" w:rsidP="00B421DA">
      <w:pPr>
        <w:pStyle w:val="ListParagraph"/>
        <w:numPr>
          <w:ilvl w:val="0"/>
          <w:numId w:val="169"/>
        </w:numPr>
        <w:rPr>
          <w:ins w:id="354" w:author="Cindy W" w:date="2017-11-12T14:49:00Z"/>
          <w:rFonts w:ascii="Courier" w:hAnsi="Courier"/>
        </w:rPr>
      </w:pPr>
      <w:r>
        <w:rPr>
          <w:rFonts w:ascii="Courier" w:hAnsi="Courier"/>
        </w:rPr>
        <w:t xml:space="preserve">Use wire strippers to strip </w:t>
      </w:r>
      <w:r w:rsidR="00A31620">
        <w:rPr>
          <w:rFonts w:ascii="Courier" w:hAnsi="Courier"/>
        </w:rPr>
        <w:t xml:space="preserve">the </w:t>
      </w:r>
      <w:r>
        <w:rPr>
          <w:rFonts w:ascii="Courier" w:hAnsi="Courier"/>
        </w:rPr>
        <w:t xml:space="preserve">left end at </w:t>
      </w:r>
      <w:r w:rsidR="00A31620">
        <w:rPr>
          <w:rFonts w:ascii="Courier" w:hAnsi="Courier"/>
        </w:rPr>
        <w:t xml:space="preserve">the </w:t>
      </w:r>
      <w:r>
        <w:rPr>
          <w:rFonts w:ascii="Courier" w:hAnsi="Courier"/>
        </w:rPr>
        <w:t>first dent</w:t>
      </w:r>
      <w:ins w:id="355" w:author="Cindy W" w:date="2017-11-12T14:49:00Z">
        <w:r w:rsidR="008C5830">
          <w:rPr>
            <w:rFonts w:ascii="Courier" w:hAnsi="Courier"/>
          </w:rPr>
          <w:br/>
        </w:r>
      </w:ins>
    </w:p>
    <w:p w14:paraId="0069F46D" w14:textId="3A9B8CCE" w:rsidR="008C5830" w:rsidRDefault="008C5830">
      <w:pPr>
        <w:pStyle w:val="ListParagraph"/>
        <w:numPr>
          <w:ilvl w:val="0"/>
          <w:numId w:val="202"/>
        </w:numPr>
        <w:rPr>
          <w:ins w:id="356" w:author="Cindy W" w:date="2017-11-12T14:50:00Z"/>
          <w:rFonts w:ascii="Courier" w:hAnsi="Courier"/>
        </w:rPr>
        <w:pPrChange w:id="357" w:author="Cindy W" w:date="2017-11-12T14:49:00Z">
          <w:pPr>
            <w:pStyle w:val="ListParagraph"/>
            <w:numPr>
              <w:numId w:val="169"/>
            </w:numPr>
            <w:ind w:left="1440" w:hanging="360"/>
          </w:pPr>
        </w:pPrChange>
      </w:pPr>
      <w:ins w:id="358" w:author="Cindy W" w:date="2017-11-12T14:49:00Z">
        <w:r>
          <w:rPr>
            <w:rFonts w:ascii="Courier" w:hAnsi="Courier"/>
          </w:rPr>
          <w:t>Total counts</w:t>
        </w:r>
      </w:ins>
      <w:ins w:id="359" w:author="Cindy W" w:date="2017-11-12T14:50:00Z">
        <w:r>
          <w:rPr>
            <w:rFonts w:ascii="Courier" w:hAnsi="Courier"/>
          </w:rPr>
          <w:t xml:space="preserve"> for each </w:t>
        </w:r>
      </w:ins>
      <w:ins w:id="360" w:author="Cindy W" w:date="2017-11-12T14:51:00Z">
        <w:r>
          <w:rPr>
            <w:rFonts w:ascii="Courier" w:hAnsi="Courier"/>
          </w:rPr>
          <w:t>color</w:t>
        </w:r>
      </w:ins>
      <w:ins w:id="361" w:author="Cindy W" w:date="2017-11-12T14:50:00Z">
        <w:r>
          <w:rPr>
            <w:rFonts w:ascii="Courier" w:hAnsi="Courier"/>
          </w:rPr>
          <w:t xml:space="preserve"> and </w:t>
        </w:r>
      </w:ins>
      <w:ins w:id="362" w:author="Cindy W" w:date="2017-11-12T14:51:00Z">
        <w:r>
          <w:rPr>
            <w:rFonts w:ascii="Courier" w:hAnsi="Courier"/>
          </w:rPr>
          <w:t>length</w:t>
        </w:r>
      </w:ins>
      <w:ins w:id="363" w:author="Cindy W" w:date="2017-11-12T14:50:00Z">
        <w:r>
          <w:rPr>
            <w:rFonts w:ascii="Courier" w:hAnsi="Courier"/>
          </w:rPr>
          <w:t>:</w:t>
        </w:r>
      </w:ins>
    </w:p>
    <w:p w14:paraId="7C757C52" w14:textId="77777777" w:rsidR="008C5830" w:rsidRDefault="008C5830">
      <w:pPr>
        <w:pStyle w:val="ListParagraph"/>
        <w:numPr>
          <w:ilvl w:val="0"/>
          <w:numId w:val="203"/>
        </w:numPr>
        <w:rPr>
          <w:ins w:id="364" w:author="Cindy W" w:date="2017-11-12T14:51:00Z"/>
          <w:rFonts w:ascii="Courier" w:hAnsi="Courier"/>
        </w:rPr>
        <w:pPrChange w:id="365" w:author="Cindy W" w:date="2017-11-12T14:50:00Z">
          <w:pPr>
            <w:pStyle w:val="ListParagraph"/>
            <w:numPr>
              <w:numId w:val="169"/>
            </w:numPr>
            <w:ind w:left="1440" w:hanging="360"/>
          </w:pPr>
        </w:pPrChange>
      </w:pPr>
      <w:ins w:id="366" w:author="Cindy W" w:date="2017-11-12T14:50:00Z">
        <w:r>
          <w:rPr>
            <w:rFonts w:ascii="Courier" w:hAnsi="Courier"/>
          </w:rPr>
          <w:t>BLACK:</w:t>
        </w:r>
      </w:ins>
    </w:p>
    <w:p w14:paraId="175858F4" w14:textId="77777777" w:rsidR="008C5830" w:rsidRDefault="008C5830">
      <w:pPr>
        <w:pStyle w:val="ListParagraph"/>
        <w:numPr>
          <w:ilvl w:val="1"/>
          <w:numId w:val="203"/>
        </w:numPr>
        <w:rPr>
          <w:ins w:id="367" w:author="Cindy W" w:date="2017-11-12T14:51:00Z"/>
          <w:rFonts w:ascii="Courier" w:hAnsi="Courier"/>
        </w:rPr>
        <w:pPrChange w:id="368" w:author="Cindy W" w:date="2017-11-12T14:51:00Z">
          <w:pPr>
            <w:pStyle w:val="ListParagraph"/>
            <w:numPr>
              <w:numId w:val="169"/>
            </w:numPr>
            <w:ind w:left="1440" w:hanging="360"/>
          </w:pPr>
        </w:pPrChange>
      </w:pPr>
      <w:ins w:id="369" w:author="Cindy W" w:date="2017-11-12T14:51:00Z">
        <w:r>
          <w:rPr>
            <w:rFonts w:ascii="Courier" w:hAnsi="Courier"/>
          </w:rPr>
          <w:t>#2: 2</w:t>
        </w:r>
      </w:ins>
    </w:p>
    <w:p w14:paraId="037504C7" w14:textId="77777777" w:rsidR="008C5830" w:rsidRDefault="008C5830">
      <w:pPr>
        <w:pStyle w:val="ListParagraph"/>
        <w:numPr>
          <w:ilvl w:val="1"/>
          <w:numId w:val="203"/>
        </w:numPr>
        <w:rPr>
          <w:ins w:id="370" w:author="Cindy W" w:date="2017-11-12T14:52:00Z"/>
          <w:rFonts w:ascii="Courier" w:hAnsi="Courier"/>
        </w:rPr>
        <w:pPrChange w:id="371" w:author="Cindy W" w:date="2017-11-12T14:51:00Z">
          <w:pPr>
            <w:pStyle w:val="ListParagraph"/>
            <w:numPr>
              <w:numId w:val="169"/>
            </w:numPr>
            <w:ind w:left="1440" w:hanging="360"/>
          </w:pPr>
        </w:pPrChange>
      </w:pPr>
      <w:ins w:id="372" w:author="Cindy W" w:date="2017-11-12T14:52:00Z">
        <w:r>
          <w:rPr>
            <w:rFonts w:ascii="Courier" w:hAnsi="Courier"/>
          </w:rPr>
          <w:t>#3: 4</w:t>
        </w:r>
      </w:ins>
    </w:p>
    <w:p w14:paraId="61767D7E" w14:textId="77777777" w:rsidR="008C5830" w:rsidRDefault="008C5830">
      <w:pPr>
        <w:pStyle w:val="ListParagraph"/>
        <w:numPr>
          <w:ilvl w:val="1"/>
          <w:numId w:val="203"/>
        </w:numPr>
        <w:rPr>
          <w:ins w:id="373" w:author="Cindy W" w:date="2017-11-12T14:52:00Z"/>
          <w:rFonts w:ascii="Courier" w:hAnsi="Courier"/>
        </w:rPr>
        <w:pPrChange w:id="374" w:author="Cindy W" w:date="2017-11-12T14:51:00Z">
          <w:pPr>
            <w:pStyle w:val="ListParagraph"/>
            <w:numPr>
              <w:numId w:val="169"/>
            </w:numPr>
            <w:ind w:left="1440" w:hanging="360"/>
          </w:pPr>
        </w:pPrChange>
      </w:pPr>
      <w:ins w:id="375" w:author="Cindy W" w:date="2017-11-12T14:52:00Z">
        <w:r>
          <w:rPr>
            <w:rFonts w:ascii="Courier" w:hAnsi="Courier"/>
          </w:rPr>
          <w:t>#4: 2</w:t>
        </w:r>
      </w:ins>
    </w:p>
    <w:p w14:paraId="7302BB8F" w14:textId="77777777" w:rsidR="008C5830" w:rsidRDefault="008C5830">
      <w:pPr>
        <w:pStyle w:val="ListParagraph"/>
        <w:numPr>
          <w:ilvl w:val="0"/>
          <w:numId w:val="203"/>
        </w:numPr>
        <w:rPr>
          <w:ins w:id="376" w:author="Cindy W" w:date="2017-11-12T14:52:00Z"/>
          <w:rFonts w:ascii="Courier" w:hAnsi="Courier"/>
        </w:rPr>
        <w:pPrChange w:id="377" w:author="Cindy W" w:date="2017-11-12T14:52:00Z">
          <w:pPr>
            <w:pStyle w:val="ListParagraph"/>
            <w:numPr>
              <w:numId w:val="169"/>
            </w:numPr>
            <w:ind w:left="1440" w:hanging="360"/>
          </w:pPr>
        </w:pPrChange>
      </w:pPr>
      <w:ins w:id="378" w:author="Cindy W" w:date="2017-11-12T14:52:00Z">
        <w:r>
          <w:rPr>
            <w:rFonts w:ascii="Courier" w:hAnsi="Courier"/>
          </w:rPr>
          <w:t>RED:</w:t>
        </w:r>
      </w:ins>
    </w:p>
    <w:p w14:paraId="6A13A7CA" w14:textId="77777777" w:rsidR="008C5830" w:rsidRDefault="008C5830">
      <w:pPr>
        <w:pStyle w:val="ListParagraph"/>
        <w:numPr>
          <w:ilvl w:val="1"/>
          <w:numId w:val="203"/>
        </w:numPr>
        <w:rPr>
          <w:ins w:id="379" w:author="Cindy W" w:date="2017-11-12T14:52:00Z"/>
          <w:rFonts w:ascii="Courier" w:hAnsi="Courier"/>
        </w:rPr>
        <w:pPrChange w:id="380" w:author="Cindy W" w:date="2017-11-12T14:52:00Z">
          <w:pPr>
            <w:pStyle w:val="ListParagraph"/>
            <w:numPr>
              <w:numId w:val="169"/>
            </w:numPr>
            <w:ind w:left="1440" w:hanging="360"/>
          </w:pPr>
        </w:pPrChange>
      </w:pPr>
      <w:ins w:id="381" w:author="Cindy W" w:date="2017-11-12T14:52:00Z">
        <w:r>
          <w:rPr>
            <w:rFonts w:ascii="Courier" w:hAnsi="Courier"/>
          </w:rPr>
          <w:t>#2: 3</w:t>
        </w:r>
      </w:ins>
    </w:p>
    <w:p w14:paraId="4A6DE0B1" w14:textId="66200405" w:rsidR="008C5830" w:rsidRDefault="008C5830">
      <w:pPr>
        <w:pStyle w:val="ListParagraph"/>
        <w:numPr>
          <w:ilvl w:val="1"/>
          <w:numId w:val="203"/>
        </w:numPr>
        <w:rPr>
          <w:ins w:id="382" w:author="Cindy W" w:date="2017-11-12T14:52:00Z"/>
          <w:rFonts w:ascii="Courier" w:hAnsi="Courier"/>
        </w:rPr>
        <w:pPrChange w:id="383" w:author="Cindy W" w:date="2017-11-12T14:52:00Z">
          <w:pPr>
            <w:pStyle w:val="ListParagraph"/>
            <w:numPr>
              <w:numId w:val="169"/>
            </w:numPr>
            <w:ind w:left="1440" w:hanging="360"/>
          </w:pPr>
        </w:pPrChange>
      </w:pPr>
      <w:ins w:id="384" w:author="Cindy W" w:date="2017-11-12T14:52:00Z">
        <w:r>
          <w:rPr>
            <w:rFonts w:ascii="Courier" w:hAnsi="Courier"/>
          </w:rPr>
          <w:t>#A: 1</w:t>
        </w:r>
      </w:ins>
    </w:p>
    <w:p w14:paraId="7DD2276E" w14:textId="77777777" w:rsidR="008C5830" w:rsidRDefault="008C5830">
      <w:pPr>
        <w:pStyle w:val="ListParagraph"/>
        <w:numPr>
          <w:ilvl w:val="0"/>
          <w:numId w:val="203"/>
        </w:numPr>
        <w:rPr>
          <w:ins w:id="385" w:author="Cindy W" w:date="2017-11-12T14:53:00Z"/>
          <w:rFonts w:ascii="Courier" w:hAnsi="Courier"/>
        </w:rPr>
        <w:pPrChange w:id="386" w:author="Cindy W" w:date="2017-11-12T14:53:00Z">
          <w:pPr>
            <w:pStyle w:val="ListParagraph"/>
            <w:numPr>
              <w:numId w:val="169"/>
            </w:numPr>
            <w:ind w:left="1440" w:hanging="360"/>
          </w:pPr>
        </w:pPrChange>
      </w:pPr>
      <w:ins w:id="387" w:author="Cindy W" w:date="2017-11-12T14:53:00Z">
        <w:r>
          <w:rPr>
            <w:rFonts w:ascii="Courier" w:hAnsi="Courier"/>
          </w:rPr>
          <w:t>BLUE:</w:t>
        </w:r>
      </w:ins>
    </w:p>
    <w:p w14:paraId="5E1C9217" w14:textId="4008EC51" w:rsidR="008C5830" w:rsidRDefault="008C5830">
      <w:pPr>
        <w:pStyle w:val="ListParagraph"/>
        <w:numPr>
          <w:ilvl w:val="1"/>
          <w:numId w:val="203"/>
        </w:numPr>
        <w:rPr>
          <w:ins w:id="388" w:author="Cindy W" w:date="2017-11-12T14:53:00Z"/>
          <w:rFonts w:ascii="Courier" w:hAnsi="Courier"/>
        </w:rPr>
        <w:pPrChange w:id="389" w:author="Cindy W" w:date="2017-11-12T14:53:00Z">
          <w:pPr>
            <w:pStyle w:val="ListParagraph"/>
            <w:numPr>
              <w:numId w:val="169"/>
            </w:numPr>
            <w:ind w:left="1440" w:hanging="360"/>
          </w:pPr>
        </w:pPrChange>
      </w:pPr>
      <w:ins w:id="390" w:author="Cindy W" w:date="2017-11-12T14:53:00Z">
        <w:r>
          <w:rPr>
            <w:rFonts w:ascii="Courier" w:hAnsi="Courier"/>
          </w:rPr>
          <w:t>#1: 1</w:t>
        </w:r>
      </w:ins>
    </w:p>
    <w:p w14:paraId="7E8AD7B4" w14:textId="77777777" w:rsidR="008C5830" w:rsidRDefault="008C5830">
      <w:pPr>
        <w:pStyle w:val="ListParagraph"/>
        <w:numPr>
          <w:ilvl w:val="1"/>
          <w:numId w:val="203"/>
        </w:numPr>
        <w:rPr>
          <w:ins w:id="391" w:author="Cindy W" w:date="2017-11-12T14:54:00Z"/>
          <w:rFonts w:ascii="Courier" w:hAnsi="Courier"/>
        </w:rPr>
        <w:pPrChange w:id="392" w:author="Cindy W" w:date="2017-11-12T14:53:00Z">
          <w:pPr>
            <w:pStyle w:val="ListParagraph"/>
            <w:numPr>
              <w:numId w:val="169"/>
            </w:numPr>
            <w:ind w:left="1440" w:hanging="360"/>
          </w:pPr>
        </w:pPrChange>
      </w:pPr>
      <w:ins w:id="393" w:author="Cindy W" w:date="2017-11-12T14:54:00Z">
        <w:r>
          <w:rPr>
            <w:rFonts w:ascii="Courier" w:hAnsi="Courier"/>
          </w:rPr>
          <w:t>#6: 1</w:t>
        </w:r>
      </w:ins>
    </w:p>
    <w:p w14:paraId="29466075" w14:textId="77777777" w:rsidR="008C5830" w:rsidRDefault="008C5830">
      <w:pPr>
        <w:pStyle w:val="ListParagraph"/>
        <w:numPr>
          <w:ilvl w:val="0"/>
          <w:numId w:val="203"/>
        </w:numPr>
        <w:rPr>
          <w:ins w:id="394" w:author="Cindy W" w:date="2017-11-12T14:54:00Z"/>
          <w:rFonts w:ascii="Courier" w:hAnsi="Courier"/>
        </w:rPr>
        <w:pPrChange w:id="395" w:author="Cindy W" w:date="2017-11-12T14:54:00Z">
          <w:pPr>
            <w:pStyle w:val="ListParagraph"/>
            <w:numPr>
              <w:numId w:val="169"/>
            </w:numPr>
            <w:ind w:left="1440" w:hanging="360"/>
          </w:pPr>
        </w:pPrChange>
      </w:pPr>
      <w:ins w:id="396" w:author="Cindy W" w:date="2017-11-12T14:54:00Z">
        <w:r>
          <w:rPr>
            <w:rFonts w:ascii="Courier" w:hAnsi="Courier"/>
          </w:rPr>
          <w:t>GREEN:</w:t>
        </w:r>
      </w:ins>
    </w:p>
    <w:p w14:paraId="75471D9D" w14:textId="77777777" w:rsidR="008C5830" w:rsidRDefault="008C5830">
      <w:pPr>
        <w:pStyle w:val="ListParagraph"/>
        <w:numPr>
          <w:ilvl w:val="1"/>
          <w:numId w:val="203"/>
        </w:numPr>
        <w:rPr>
          <w:ins w:id="397" w:author="Cindy W" w:date="2017-11-12T15:02:00Z"/>
          <w:rFonts w:ascii="Courier" w:hAnsi="Courier"/>
        </w:rPr>
        <w:pPrChange w:id="398" w:author="Cindy W" w:date="2017-11-12T14:54:00Z">
          <w:pPr>
            <w:pStyle w:val="ListParagraph"/>
            <w:numPr>
              <w:numId w:val="169"/>
            </w:numPr>
            <w:ind w:left="1440" w:hanging="360"/>
          </w:pPr>
        </w:pPrChange>
      </w:pPr>
      <w:ins w:id="399" w:author="Cindy W" w:date="2017-11-12T14:55:00Z">
        <w:r>
          <w:rPr>
            <w:rFonts w:ascii="Courier" w:hAnsi="Courier"/>
          </w:rPr>
          <w:t>#1: 1</w:t>
        </w:r>
      </w:ins>
    </w:p>
    <w:p w14:paraId="03355AF2" w14:textId="77777777" w:rsidR="008C5830" w:rsidRDefault="008C5830">
      <w:pPr>
        <w:pStyle w:val="ListParagraph"/>
        <w:numPr>
          <w:ilvl w:val="1"/>
          <w:numId w:val="203"/>
        </w:numPr>
        <w:rPr>
          <w:ins w:id="400" w:author="Cindy W" w:date="2017-11-12T15:03:00Z"/>
          <w:rFonts w:ascii="Courier" w:hAnsi="Courier"/>
        </w:rPr>
        <w:pPrChange w:id="401" w:author="Cindy W" w:date="2017-11-12T14:54:00Z">
          <w:pPr>
            <w:pStyle w:val="ListParagraph"/>
            <w:numPr>
              <w:numId w:val="169"/>
            </w:numPr>
            <w:ind w:left="1440" w:hanging="360"/>
          </w:pPr>
        </w:pPrChange>
      </w:pPr>
      <w:ins w:id="402" w:author="Cindy W" w:date="2017-11-12T15:02:00Z">
        <w:r>
          <w:rPr>
            <w:rFonts w:ascii="Courier" w:hAnsi="Courier"/>
          </w:rPr>
          <w:t>#B: 2</w:t>
        </w:r>
      </w:ins>
    </w:p>
    <w:p w14:paraId="4EBCF4D0" w14:textId="77777777" w:rsidR="008C5830" w:rsidRDefault="008C5830">
      <w:pPr>
        <w:pStyle w:val="ListParagraph"/>
        <w:numPr>
          <w:ilvl w:val="0"/>
          <w:numId w:val="203"/>
        </w:numPr>
        <w:rPr>
          <w:ins w:id="403" w:author="Cindy W" w:date="2017-11-12T15:03:00Z"/>
          <w:rFonts w:ascii="Courier" w:hAnsi="Courier"/>
        </w:rPr>
        <w:pPrChange w:id="404" w:author="Cindy W" w:date="2017-11-12T15:03:00Z">
          <w:pPr>
            <w:pStyle w:val="ListParagraph"/>
            <w:numPr>
              <w:numId w:val="169"/>
            </w:numPr>
            <w:ind w:left="1440" w:hanging="360"/>
          </w:pPr>
        </w:pPrChange>
      </w:pPr>
      <w:ins w:id="405" w:author="Cindy W" w:date="2017-11-12T15:03:00Z">
        <w:r>
          <w:rPr>
            <w:rFonts w:ascii="Courier" w:hAnsi="Courier"/>
          </w:rPr>
          <w:t>WHITE:</w:t>
        </w:r>
      </w:ins>
    </w:p>
    <w:p w14:paraId="57E9798E" w14:textId="61DEC002" w:rsidR="002258C5" w:rsidRPr="00EE0200" w:rsidRDefault="008C5830">
      <w:pPr>
        <w:pStyle w:val="ListParagraph"/>
        <w:numPr>
          <w:ilvl w:val="1"/>
          <w:numId w:val="203"/>
        </w:numPr>
        <w:rPr>
          <w:rFonts w:ascii="Courier" w:hAnsi="Courier"/>
        </w:rPr>
        <w:pPrChange w:id="406" w:author="Cindy W" w:date="2017-11-12T15:03:00Z">
          <w:pPr>
            <w:pStyle w:val="ListParagraph"/>
            <w:numPr>
              <w:numId w:val="169"/>
            </w:numPr>
            <w:ind w:left="1440" w:hanging="360"/>
          </w:pPr>
        </w:pPrChange>
      </w:pPr>
      <w:ins w:id="407" w:author="Cindy W" w:date="2017-11-12T15:03:00Z">
        <w:r>
          <w:rPr>
            <w:rFonts w:ascii="Courier" w:hAnsi="Courier"/>
          </w:rPr>
          <w:t>#C: 1</w:t>
        </w:r>
      </w:ins>
      <w:r w:rsidR="002258C5">
        <w:rPr>
          <w:rFonts w:ascii="Courier" w:hAnsi="Courier"/>
        </w:rPr>
        <w:t xml:space="preserve"> </w:t>
      </w:r>
    </w:p>
    <w:p w14:paraId="76CD9FFE" w14:textId="64C67FEB" w:rsidR="0030320F" w:rsidRDefault="005130CA" w:rsidP="005130CA">
      <w:pPr>
        <w:ind w:left="360"/>
        <w:rPr>
          <w:rFonts w:ascii="Courier" w:hAnsi="Courier"/>
        </w:rPr>
      </w:pPr>
      <w:r w:rsidRPr="005130CA">
        <w:rPr>
          <w:rFonts w:ascii="Courier" w:hAnsi="Courier"/>
        </w:rPr>
        <w:t xml:space="preserve"> </w:t>
      </w:r>
      <w:r w:rsidR="001106DF">
        <w:rPr>
          <w:rFonts w:ascii="Courier" w:hAnsi="Courier"/>
        </w:rPr>
        <w:br/>
      </w:r>
      <w:r w:rsidRPr="005130CA">
        <w:rPr>
          <w:rFonts w:ascii="Courier" w:hAnsi="Courier"/>
        </w:rPr>
        <w:t xml:space="preserve">      </w:t>
      </w:r>
    </w:p>
    <w:p w14:paraId="2E2649F1" w14:textId="77777777" w:rsidR="0030320F" w:rsidRDefault="0030320F">
      <w:pPr>
        <w:rPr>
          <w:rFonts w:ascii="Courier" w:hAnsi="Courier"/>
        </w:rPr>
      </w:pPr>
      <w:r>
        <w:rPr>
          <w:rFonts w:ascii="Courier" w:hAnsi="Courier"/>
        </w:rPr>
        <w:br w:type="page"/>
      </w:r>
    </w:p>
    <w:tbl>
      <w:tblPr>
        <w:tblStyle w:val="TableGrid"/>
        <w:tblW w:w="9940" w:type="dxa"/>
        <w:tblInd w:w="-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0"/>
      </w:tblGrid>
      <w:tr w:rsidR="00A041BC" w14:paraId="043BBB49" w14:textId="77777777" w:rsidTr="00866F54">
        <w:trPr>
          <w:trHeight w:val="12280"/>
        </w:trPr>
        <w:tc>
          <w:tcPr>
            <w:tcW w:w="9940" w:type="dxa"/>
          </w:tcPr>
          <w:p w14:paraId="13ECF33A" w14:textId="5D04630F" w:rsidR="0030320F" w:rsidRDefault="00EE0200">
            <w:pPr>
              <w:rPr>
                <w:rFonts w:ascii="Courier" w:hAnsi="Courier"/>
              </w:rPr>
            </w:pPr>
            <w:r>
              <w:rPr>
                <w:noProof/>
              </w:rPr>
              <w:lastRenderedPageBreak/>
              <mc:AlternateContent>
                <mc:Choice Requires="wps">
                  <w:drawing>
                    <wp:anchor distT="0" distB="0" distL="114300" distR="114300" simplePos="0" relativeHeight="251699200" behindDoc="0" locked="0" layoutInCell="1" allowOverlap="1" wp14:anchorId="0C592F89" wp14:editId="35DD4D22">
                      <wp:simplePos x="0" y="0"/>
                      <wp:positionH relativeFrom="column">
                        <wp:posOffset>661670</wp:posOffset>
                      </wp:positionH>
                      <wp:positionV relativeFrom="paragraph">
                        <wp:posOffset>6991350</wp:posOffset>
                      </wp:positionV>
                      <wp:extent cx="5765800" cy="55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5800" cy="55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10199" w14:textId="2C761820" w:rsidR="00DB0A16" w:rsidRPr="00EE0200" w:rsidRDefault="00DB0A16">
                                  <w:pPr>
                                    <w:rPr>
                                      <w:sz w:val="48"/>
                                      <w:szCs w:val="48"/>
                                    </w:rPr>
                                  </w:pPr>
                                  <w:r w:rsidRPr="00EE0200">
                                    <w:rPr>
                                      <w:sz w:val="48"/>
                                      <w:szCs w:val="48"/>
                                    </w:rPr>
                                    <w:t>Wire cutting and stripping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2.1pt;margin-top:550.5pt;width:454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" filled="f" stroked="f">
                      <v:textbox>
                        <w:txbxContent>
                          <w:p w14:paraId="6CF10199" w14:textId="2C761820" w:rsidR="00DB0A16" w:rsidRPr="00EE0200" w:rsidRDefault="00DB0A16">
                            <w:pPr>
                              <w:rPr>
                                <w:sz w:val="48"/>
                                <w:szCs w:val="48"/>
                              </w:rPr>
                            </w:pPr>
                            <w:r w:rsidRPr="00EE0200">
                              <w:rPr>
                                <w:sz w:val="48"/>
                                <w:szCs w:val="48"/>
                              </w:rPr>
                              <w:t>Wire cutting and stripping templates</w:t>
                            </w:r>
                          </w:p>
                        </w:txbxContent>
                      </v:textbox>
                      <w10:wrap type="square"/>
                    </v:shape>
                  </w:pict>
                </mc:Fallback>
              </mc:AlternateContent>
            </w:r>
            <w:r w:rsidR="00A041BC">
              <w:rPr>
                <w:noProof/>
              </w:rPr>
              <mc:AlternateContent>
                <mc:Choice Requires="wps">
                  <w:drawing>
                    <wp:anchor distT="0" distB="0" distL="114300" distR="114300" simplePos="0" relativeHeight="251698176" behindDoc="0" locked="0" layoutInCell="1" allowOverlap="1" wp14:anchorId="44FAC55E" wp14:editId="1BFB0F0C">
                      <wp:simplePos x="0" y="0"/>
                      <wp:positionH relativeFrom="column">
                        <wp:posOffset>3404870</wp:posOffset>
                      </wp:positionH>
                      <wp:positionV relativeFrom="paragraph">
                        <wp:posOffset>1576705</wp:posOffset>
                      </wp:positionV>
                      <wp:extent cx="393700" cy="279400"/>
                      <wp:effectExtent l="0" t="0" r="0" b="0"/>
                      <wp:wrapThrough wrapText="bothSides">
                        <wp:wrapPolygon edited="0">
                          <wp:start x="1394" y="0"/>
                          <wp:lineTo x="1394" y="19636"/>
                          <wp:lineTo x="18116" y="19636"/>
                          <wp:lineTo x="18116" y="0"/>
                          <wp:lineTo x="1394" y="0"/>
                        </wp:wrapPolygon>
                      </wp:wrapThrough>
                      <wp:docPr id="116" name="Text Box 116"/>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DB8A0" w14:textId="77777777" w:rsidR="00DB0A16" w:rsidRDefault="00DB0A16" w:rsidP="00A041B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27" type="#_x0000_t202" style="position:absolute;margin-left:268.1pt;margin-top:124.15pt;width:31pt;height: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703t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" filled="f" stroked="f">
                      <v:textbox>
                        <w:txbxContent>
                          <w:p w14:paraId="595DB8A0" w14:textId="77777777" w:rsidR="00DB0A16" w:rsidRDefault="00DB0A16" w:rsidP="00A041BC">
                            <w:r>
                              <w:t>#C</w:t>
                            </w:r>
                          </w:p>
                        </w:txbxContent>
                      </v:textbox>
                      <w10:wrap type="through"/>
                    </v:shape>
                  </w:pict>
                </mc:Fallback>
              </mc:AlternateContent>
            </w:r>
            <w:r w:rsidR="00A041BC">
              <w:rPr>
                <w:noProof/>
              </w:rPr>
              <mc:AlternateContent>
                <mc:Choice Requires="wps">
                  <w:drawing>
                    <wp:anchor distT="0" distB="0" distL="114300" distR="114300" simplePos="0" relativeHeight="251697152" behindDoc="0" locked="0" layoutInCell="1" allowOverlap="1" wp14:anchorId="1AC55830" wp14:editId="2BEF7227">
                      <wp:simplePos x="0" y="0"/>
                      <wp:positionH relativeFrom="column">
                        <wp:posOffset>4355465</wp:posOffset>
                      </wp:positionH>
                      <wp:positionV relativeFrom="paragraph">
                        <wp:posOffset>1729105</wp:posOffset>
                      </wp:positionV>
                      <wp:extent cx="791845" cy="0"/>
                      <wp:effectExtent l="0" t="25400" r="20955" b="50800"/>
                      <wp:wrapThrough wrapText="bothSides">
                        <wp:wrapPolygon edited="0">
                          <wp:start x="0" y="-1"/>
                          <wp:lineTo x="0" y="-1"/>
                          <wp:lineTo x="21479" y="-1"/>
                          <wp:lineTo x="21479" y="-1"/>
                          <wp:lineTo x="0" y="-1"/>
                        </wp:wrapPolygon>
                      </wp:wrapThrough>
                      <wp:docPr id="115" name="Straight Connector 115"/>
                      <wp:cNvGraphicFramePr/>
                      <a:graphic xmlns:a="http://schemas.openxmlformats.org/drawingml/2006/main">
                        <a:graphicData uri="http://schemas.microsoft.com/office/word/2010/wordprocessingShape">
                          <wps:wsp>
                            <wps:cNvCnPr/>
                            <wps:spPr>
                              <a:xfrm>
                                <a:off x="0" y="0"/>
                                <a:ext cx="7918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136.15pt" to="405.3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96128" behindDoc="0" locked="0" layoutInCell="1" allowOverlap="1" wp14:anchorId="40895C2F" wp14:editId="1EE0AA3C">
                      <wp:simplePos x="0" y="0"/>
                      <wp:positionH relativeFrom="column">
                        <wp:posOffset>4103370</wp:posOffset>
                      </wp:positionH>
                      <wp:positionV relativeFrom="paragraph">
                        <wp:posOffset>1729105</wp:posOffset>
                      </wp:positionV>
                      <wp:extent cx="1295400" cy="0"/>
                      <wp:effectExtent l="0" t="0" r="25400" b="25400"/>
                      <wp:wrapThrough wrapText="bothSides">
                        <wp:wrapPolygon edited="0">
                          <wp:start x="0" y="-1"/>
                          <wp:lineTo x="0" y="-1"/>
                          <wp:lineTo x="21600" y="-1"/>
                          <wp:lineTo x="21600" y="-1"/>
                          <wp:lineTo x="0" y="-1"/>
                        </wp:wrapPolygon>
                      </wp:wrapThrough>
                      <wp:docPr id="114" name="Straight Connector 114"/>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136.15pt" to="425.1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ujtUBAAAVBAAADgAAAGRycy9lMm9Eb2MueG1srFPBjtMwEL0j8Q+W7zRJtSC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95104" behindDoc="0" locked="0" layoutInCell="1" allowOverlap="1" wp14:anchorId="7D8BB897" wp14:editId="01E73B75">
                      <wp:simplePos x="0" y="0"/>
                      <wp:positionH relativeFrom="column">
                        <wp:posOffset>3404870</wp:posOffset>
                      </wp:positionH>
                      <wp:positionV relativeFrom="paragraph">
                        <wp:posOffset>859155</wp:posOffset>
                      </wp:positionV>
                      <wp:extent cx="393700" cy="279400"/>
                      <wp:effectExtent l="0" t="0" r="0" b="0"/>
                      <wp:wrapThrough wrapText="bothSides">
                        <wp:wrapPolygon edited="0">
                          <wp:start x="1394" y="0"/>
                          <wp:lineTo x="1394" y="19636"/>
                          <wp:lineTo x="18116" y="19636"/>
                          <wp:lineTo x="18116" y="0"/>
                          <wp:lineTo x="1394" y="0"/>
                        </wp:wrapPolygon>
                      </wp:wrapThrough>
                      <wp:docPr id="112" name="Text Box 112"/>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FF333F" w14:textId="77777777" w:rsidR="00DB0A16" w:rsidRDefault="00DB0A16" w:rsidP="00A041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28" type="#_x0000_t202" style="position:absolute;margin-left:268.1pt;margin-top:67.65pt;width:31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5v6dA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G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" filled="f" stroked="f">
                      <v:textbox>
                        <w:txbxContent>
                          <w:p w14:paraId="00FF333F" w14:textId="77777777" w:rsidR="00DB0A16" w:rsidRDefault="00DB0A16" w:rsidP="00A041BC">
                            <w:r>
                              <w:t>#B</w:t>
                            </w:r>
                          </w:p>
                        </w:txbxContent>
                      </v:textbox>
                      <w10:wrap type="through"/>
                    </v:shape>
                  </w:pict>
                </mc:Fallback>
              </mc:AlternateContent>
            </w:r>
            <w:r w:rsidR="00A041BC">
              <w:rPr>
                <w:noProof/>
              </w:rPr>
              <mc:AlternateContent>
                <mc:Choice Requires="wps">
                  <w:drawing>
                    <wp:anchor distT="0" distB="0" distL="114300" distR="114300" simplePos="0" relativeHeight="251694080" behindDoc="0" locked="0" layoutInCell="1" allowOverlap="1" wp14:anchorId="2CBC000B" wp14:editId="407920AC">
                      <wp:simplePos x="0" y="0"/>
                      <wp:positionH relativeFrom="column">
                        <wp:posOffset>4355465</wp:posOffset>
                      </wp:positionH>
                      <wp:positionV relativeFrom="paragraph">
                        <wp:posOffset>1011555</wp:posOffset>
                      </wp:positionV>
                      <wp:extent cx="953770" cy="0"/>
                      <wp:effectExtent l="0" t="25400" r="36830" b="50800"/>
                      <wp:wrapThrough wrapText="bothSides">
                        <wp:wrapPolygon edited="0">
                          <wp:start x="0" y="-1"/>
                          <wp:lineTo x="0" y="-1"/>
                          <wp:lineTo x="21859" y="-1"/>
                          <wp:lineTo x="21859" y="-1"/>
                          <wp:lineTo x="0" y="-1"/>
                        </wp:wrapPolygon>
                      </wp:wrapThrough>
                      <wp:docPr id="111" name="Straight Connector 111"/>
                      <wp:cNvGraphicFramePr/>
                      <a:graphic xmlns:a="http://schemas.openxmlformats.org/drawingml/2006/main">
                        <a:graphicData uri="http://schemas.microsoft.com/office/word/2010/wordprocessingShape">
                          <wps:wsp>
                            <wps:cNvCnPr/>
                            <wps:spPr>
                              <a:xfrm>
                                <a:off x="0" y="0"/>
                                <a:ext cx="95377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79.65pt" to="418.05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93056" behindDoc="0" locked="0" layoutInCell="1" allowOverlap="1" wp14:anchorId="2D8C37CA" wp14:editId="253013ED">
                      <wp:simplePos x="0" y="0"/>
                      <wp:positionH relativeFrom="column">
                        <wp:posOffset>4103370</wp:posOffset>
                      </wp:positionH>
                      <wp:positionV relativeFrom="paragraph">
                        <wp:posOffset>1011555</wp:posOffset>
                      </wp:positionV>
                      <wp:extent cx="1457960" cy="0"/>
                      <wp:effectExtent l="0" t="0" r="15240" b="25400"/>
                      <wp:wrapThrough wrapText="bothSides">
                        <wp:wrapPolygon edited="0">
                          <wp:start x="0" y="-1"/>
                          <wp:lineTo x="0" y="-1"/>
                          <wp:lineTo x="21449" y="-1"/>
                          <wp:lineTo x="21449" y="-1"/>
                          <wp:lineTo x="0" y="-1"/>
                        </wp:wrapPolygon>
                      </wp:wrapThrough>
                      <wp:docPr id="110" name="Straight Connector 110"/>
                      <wp:cNvGraphicFramePr/>
                      <a:graphic xmlns:a="http://schemas.openxmlformats.org/drawingml/2006/main">
                        <a:graphicData uri="http://schemas.microsoft.com/office/word/2010/wordprocessingShape">
                          <wps:wsp>
                            <wps:cNvCnPr/>
                            <wps:spPr>
                              <a:xfrm>
                                <a:off x="0" y="0"/>
                                <a:ext cx="145796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79.65pt" to="437.9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92032" behindDoc="0" locked="0" layoutInCell="1" allowOverlap="1" wp14:anchorId="3815F5D6" wp14:editId="49C1A6FD">
                      <wp:simplePos x="0" y="0"/>
                      <wp:positionH relativeFrom="column">
                        <wp:posOffset>3404870</wp:posOffset>
                      </wp:positionH>
                      <wp:positionV relativeFrom="paragraph">
                        <wp:posOffset>249555</wp:posOffset>
                      </wp:positionV>
                      <wp:extent cx="393700" cy="279400"/>
                      <wp:effectExtent l="0" t="0" r="0" b="0"/>
                      <wp:wrapThrough wrapText="bothSides">
                        <wp:wrapPolygon edited="0">
                          <wp:start x="1394" y="0"/>
                          <wp:lineTo x="1394" y="19636"/>
                          <wp:lineTo x="18116" y="19636"/>
                          <wp:lineTo x="18116" y="0"/>
                          <wp:lineTo x="1394" y="0"/>
                        </wp:wrapPolygon>
                      </wp:wrapThrough>
                      <wp:docPr id="107" name="Text Box 107"/>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7FA590" w14:textId="77777777" w:rsidR="00DB0A16" w:rsidRDefault="00DB0A16" w:rsidP="00A041B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 o:spid="_x0000_s1029" type="#_x0000_t202" style="position:absolute;margin-left:268.1pt;margin-top:19.65pt;width:3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D0N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p&#10;B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" filled="f" stroked="f">
                      <v:textbox>
                        <w:txbxContent>
                          <w:p w14:paraId="097FA590" w14:textId="77777777" w:rsidR="00DB0A16" w:rsidRDefault="00DB0A16" w:rsidP="00A041BC">
                            <w:r>
                              <w:t>#A</w:t>
                            </w:r>
                          </w:p>
                        </w:txbxContent>
                      </v:textbox>
                      <w10:wrap type="through"/>
                    </v:shape>
                  </w:pict>
                </mc:Fallback>
              </mc:AlternateContent>
            </w:r>
            <w:r w:rsidR="00A041BC">
              <w:rPr>
                <w:noProof/>
              </w:rPr>
              <mc:AlternateContent>
                <mc:Choice Requires="wps">
                  <w:drawing>
                    <wp:anchor distT="0" distB="0" distL="114300" distR="114300" simplePos="0" relativeHeight="251691008" behindDoc="0" locked="0" layoutInCell="1" allowOverlap="1" wp14:anchorId="77469BF2" wp14:editId="5D240431">
                      <wp:simplePos x="0" y="0"/>
                      <wp:positionH relativeFrom="column">
                        <wp:posOffset>4355465</wp:posOffset>
                      </wp:positionH>
                      <wp:positionV relativeFrom="paragraph">
                        <wp:posOffset>401955</wp:posOffset>
                      </wp:positionV>
                      <wp:extent cx="269875" cy="0"/>
                      <wp:effectExtent l="0" t="25400" r="34925" b="50800"/>
                      <wp:wrapThrough wrapText="bothSides">
                        <wp:wrapPolygon edited="0">
                          <wp:start x="0" y="-1"/>
                          <wp:lineTo x="0" y="-1"/>
                          <wp:lineTo x="22362" y="-1"/>
                          <wp:lineTo x="22362" y="-1"/>
                          <wp:lineTo x="0" y="-1"/>
                        </wp:wrapPolygon>
                      </wp:wrapThrough>
                      <wp:docPr id="106" name="Straight Connector 106"/>
                      <wp:cNvGraphicFramePr/>
                      <a:graphic xmlns:a="http://schemas.openxmlformats.org/drawingml/2006/main">
                        <a:graphicData uri="http://schemas.microsoft.com/office/word/2010/wordprocessingShape">
                          <wps:wsp>
                            <wps:cNvCnPr/>
                            <wps:spPr>
                              <a:xfrm>
                                <a:off x="0" y="0"/>
                                <a:ext cx="2698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2.95pt,31.65pt" to="364.2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9984" behindDoc="0" locked="0" layoutInCell="1" allowOverlap="1" wp14:anchorId="5B750708" wp14:editId="7579CFC1">
                      <wp:simplePos x="0" y="0"/>
                      <wp:positionH relativeFrom="column">
                        <wp:posOffset>4103370</wp:posOffset>
                      </wp:positionH>
                      <wp:positionV relativeFrom="paragraph">
                        <wp:posOffset>401955</wp:posOffset>
                      </wp:positionV>
                      <wp:extent cx="773430" cy="0"/>
                      <wp:effectExtent l="0" t="0" r="13970" b="25400"/>
                      <wp:wrapThrough wrapText="bothSides">
                        <wp:wrapPolygon edited="0">
                          <wp:start x="0" y="-1"/>
                          <wp:lineTo x="0" y="-1"/>
                          <wp:lineTo x="21281" y="-1"/>
                          <wp:lineTo x="21281" y="-1"/>
                          <wp:lineTo x="0" y="-1"/>
                        </wp:wrapPolygon>
                      </wp:wrapThrough>
                      <wp:docPr id="105" name="Straight Connector 105"/>
                      <wp:cNvGraphicFramePr/>
                      <a:graphic xmlns:a="http://schemas.openxmlformats.org/drawingml/2006/main">
                        <a:graphicData uri="http://schemas.microsoft.com/office/word/2010/wordprocessingShape">
                          <wps:wsp>
                            <wps:cNvCnPr/>
                            <wps:spPr>
                              <a:xfrm>
                                <a:off x="0" y="0"/>
                                <a:ext cx="77343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23.1pt,31.65pt" to="384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86912" behindDoc="0" locked="0" layoutInCell="1" allowOverlap="1" wp14:anchorId="3BB5D4EA" wp14:editId="2D1970E3">
                      <wp:simplePos x="0" y="0"/>
                      <wp:positionH relativeFrom="column">
                        <wp:posOffset>1537970</wp:posOffset>
                      </wp:positionH>
                      <wp:positionV relativeFrom="paragraph">
                        <wp:posOffset>6370955</wp:posOffset>
                      </wp:positionV>
                      <wp:extent cx="1367790" cy="0"/>
                      <wp:effectExtent l="0" t="0" r="29210" b="25400"/>
                      <wp:wrapThrough wrapText="bothSides">
                        <wp:wrapPolygon edited="0">
                          <wp:start x="0" y="-1"/>
                          <wp:lineTo x="0" y="-1"/>
                          <wp:lineTo x="21660" y="-1"/>
                          <wp:lineTo x="21660" y="-1"/>
                          <wp:lineTo x="0" y="-1"/>
                        </wp:wrapPolygon>
                      </wp:wrapThrough>
                      <wp:docPr id="98" name="Straight Connector 98"/>
                      <wp:cNvGraphicFramePr/>
                      <a:graphic xmlns:a="http://schemas.openxmlformats.org/drawingml/2006/main">
                        <a:graphicData uri="http://schemas.microsoft.com/office/word/2010/wordprocessingShape">
                          <wps:wsp>
                            <wps:cNvCnPr/>
                            <wps:spPr>
                              <a:xfrm>
                                <a:off x="0" y="0"/>
                                <a:ext cx="136779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1.1pt,501.65pt" to="228.8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8960" behindDoc="0" locked="0" layoutInCell="1" allowOverlap="1" wp14:anchorId="1DAFB862" wp14:editId="25520A51">
                      <wp:simplePos x="0" y="0"/>
                      <wp:positionH relativeFrom="column">
                        <wp:posOffset>745490</wp:posOffset>
                      </wp:positionH>
                      <wp:positionV relativeFrom="paragraph">
                        <wp:posOffset>6218555</wp:posOffset>
                      </wp:positionV>
                      <wp:extent cx="487680" cy="279400"/>
                      <wp:effectExtent l="0" t="0" r="0" b="0"/>
                      <wp:wrapThrough wrapText="bothSides">
                        <wp:wrapPolygon edited="0">
                          <wp:start x="1125" y="0"/>
                          <wp:lineTo x="1125" y="19636"/>
                          <wp:lineTo x="19125" y="19636"/>
                          <wp:lineTo x="19125" y="0"/>
                          <wp:lineTo x="1125" y="0"/>
                        </wp:wrapPolygon>
                      </wp:wrapThrough>
                      <wp:docPr id="100" name="Text Box 100"/>
                      <wp:cNvGraphicFramePr/>
                      <a:graphic xmlns:a="http://schemas.openxmlformats.org/drawingml/2006/main">
                        <a:graphicData uri="http://schemas.microsoft.com/office/word/2010/wordprocessingShape">
                          <wps:wsp>
                            <wps:cNvSpPr txBox="1"/>
                            <wps:spPr>
                              <a:xfrm>
                                <a:off x="0" y="0"/>
                                <a:ext cx="4876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2EBFC4" w14:textId="77777777" w:rsidR="00DB0A16" w:rsidRDefault="00DB0A16" w:rsidP="00A041BC">
                                  <w: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30" type="#_x0000_t202" style="position:absolute;margin-left:58.7pt;margin-top:489.65pt;width:38.4pt;height: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" filled="f" stroked="f">
                      <v:textbox>
                        <w:txbxContent>
                          <w:p w14:paraId="512EBFC4" w14:textId="77777777" w:rsidR="00DB0A16" w:rsidRDefault="00DB0A16" w:rsidP="00A041BC">
                            <w:r>
                              <w:t>#1010</w:t>
                            </w:r>
                          </w:p>
                        </w:txbxContent>
                      </v:textbox>
                      <w10:wrap type="through"/>
                    </v:shape>
                  </w:pict>
                </mc:Fallback>
              </mc:AlternateContent>
            </w:r>
            <w:r w:rsidR="00A041BC">
              <w:rPr>
                <w:noProof/>
              </w:rPr>
              <mc:AlternateContent>
                <mc:Choice Requires="wps">
                  <w:drawing>
                    <wp:anchor distT="0" distB="0" distL="114300" distR="114300" simplePos="0" relativeHeight="251687936" behindDoc="0" locked="0" layoutInCell="1" allowOverlap="1" wp14:anchorId="642E45C7" wp14:editId="69294957">
                      <wp:simplePos x="0" y="0"/>
                      <wp:positionH relativeFrom="column">
                        <wp:posOffset>1790065</wp:posOffset>
                      </wp:positionH>
                      <wp:positionV relativeFrom="paragraph">
                        <wp:posOffset>6370955</wp:posOffset>
                      </wp:positionV>
                      <wp:extent cx="863600" cy="0"/>
                      <wp:effectExtent l="0" t="25400" r="25400" b="50800"/>
                      <wp:wrapThrough wrapText="bothSides">
                        <wp:wrapPolygon edited="0">
                          <wp:start x="0" y="-1"/>
                          <wp:lineTo x="0" y="-1"/>
                          <wp:lineTo x="21600" y="-1"/>
                          <wp:lineTo x="21600" y="-1"/>
                          <wp:lineTo x="0" y="-1"/>
                        </wp:wrapPolygon>
                      </wp:wrapThrough>
                      <wp:docPr id="99" name="Straight Connector 99"/>
                      <wp:cNvGraphicFramePr/>
                      <a:graphic xmlns:a="http://schemas.openxmlformats.org/drawingml/2006/main">
                        <a:graphicData uri="http://schemas.microsoft.com/office/word/2010/wordprocessingShape">
                          <wps:wsp>
                            <wps:cNvCnPr/>
                            <wps:spPr>
                              <a:xfrm>
                                <a:off x="0" y="0"/>
                                <a:ext cx="8636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95pt,501.65pt" to="208.95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5888" behindDoc="0" locked="0" layoutInCell="1" allowOverlap="1" wp14:anchorId="0D0419DF" wp14:editId="48AAFE07">
                      <wp:simplePos x="0" y="0"/>
                      <wp:positionH relativeFrom="column">
                        <wp:posOffset>847090</wp:posOffset>
                      </wp:positionH>
                      <wp:positionV relativeFrom="paragraph">
                        <wp:posOffset>5553710</wp:posOffset>
                      </wp:positionV>
                      <wp:extent cx="386080" cy="279400"/>
                      <wp:effectExtent l="0" t="0" r="0" b="0"/>
                      <wp:wrapThrough wrapText="bothSides">
                        <wp:wrapPolygon edited="0">
                          <wp:start x="1421" y="0"/>
                          <wp:lineTo x="1421" y="19636"/>
                          <wp:lineTo x="18474" y="19636"/>
                          <wp:lineTo x="18474" y="0"/>
                          <wp:lineTo x="1421" y="0"/>
                        </wp:wrapPolygon>
                      </wp:wrapThrough>
                      <wp:docPr id="95" name="Text Box 95"/>
                      <wp:cNvGraphicFramePr/>
                      <a:graphic xmlns:a="http://schemas.openxmlformats.org/drawingml/2006/main">
                        <a:graphicData uri="http://schemas.microsoft.com/office/word/2010/wordprocessingShape">
                          <wps:wsp>
                            <wps:cNvSpPr txBox="1"/>
                            <wps:spPr>
                              <a:xfrm>
                                <a:off x="0" y="0"/>
                                <a:ext cx="3860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E5C11F" w14:textId="77777777" w:rsidR="00DB0A16" w:rsidRDefault="00DB0A16" w:rsidP="00A041B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31" type="#_x0000_t202" style="position:absolute;margin-left:66.7pt;margin-top:437.3pt;width:30.4pt;height:2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YaY9ICAAAW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" filled="f" stroked="f">
                      <v:textbox>
                        <w:txbxContent>
                          <w:p w14:paraId="68E5C11F" w14:textId="77777777" w:rsidR="00DB0A16" w:rsidRDefault="00DB0A16" w:rsidP="00A041BC">
                            <w:r>
                              <w:t>#9</w:t>
                            </w:r>
                          </w:p>
                        </w:txbxContent>
                      </v:textbox>
                      <w10:wrap type="through"/>
                    </v:shape>
                  </w:pict>
                </mc:Fallback>
              </mc:AlternateContent>
            </w:r>
            <w:r w:rsidR="00A041BC">
              <w:rPr>
                <w:noProof/>
              </w:rPr>
              <mc:AlternateContent>
                <mc:Choice Requires="wps">
                  <w:drawing>
                    <wp:anchor distT="0" distB="0" distL="114300" distR="114300" simplePos="0" relativeHeight="251684864" behindDoc="0" locked="0" layoutInCell="1" allowOverlap="1" wp14:anchorId="693E9EF3" wp14:editId="54E74E12">
                      <wp:simplePos x="0" y="0"/>
                      <wp:positionH relativeFrom="column">
                        <wp:posOffset>1790065</wp:posOffset>
                      </wp:positionH>
                      <wp:positionV relativeFrom="paragraph">
                        <wp:posOffset>5706110</wp:posOffset>
                      </wp:positionV>
                      <wp:extent cx="773430" cy="0"/>
                      <wp:effectExtent l="0" t="25400" r="13970" b="50800"/>
                      <wp:wrapThrough wrapText="bothSides">
                        <wp:wrapPolygon edited="0">
                          <wp:start x="0" y="-1"/>
                          <wp:lineTo x="0" y="-1"/>
                          <wp:lineTo x="21281" y="-1"/>
                          <wp:lineTo x="21281" y="-1"/>
                          <wp:lineTo x="0" y="-1"/>
                        </wp:wrapPolygon>
                      </wp:wrapThrough>
                      <wp:docPr id="94" name="Straight Connector 94"/>
                      <wp:cNvGraphicFramePr/>
                      <a:graphic xmlns:a="http://schemas.openxmlformats.org/drawingml/2006/main">
                        <a:graphicData uri="http://schemas.microsoft.com/office/word/2010/wordprocessingShape">
                          <wps:wsp>
                            <wps:cNvCnPr/>
                            <wps:spPr>
                              <a:xfrm>
                                <a:off x="0" y="0"/>
                                <a:ext cx="7734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449.3pt" to="201.85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3840" behindDoc="0" locked="0" layoutInCell="1" allowOverlap="1" wp14:anchorId="074740CA" wp14:editId="659309AE">
                      <wp:simplePos x="0" y="0"/>
                      <wp:positionH relativeFrom="column">
                        <wp:posOffset>1537970</wp:posOffset>
                      </wp:positionH>
                      <wp:positionV relativeFrom="paragraph">
                        <wp:posOffset>5706110</wp:posOffset>
                      </wp:positionV>
                      <wp:extent cx="1277620" cy="0"/>
                      <wp:effectExtent l="0" t="0" r="17780" b="25400"/>
                      <wp:wrapThrough wrapText="bothSides">
                        <wp:wrapPolygon edited="0">
                          <wp:start x="0" y="-1"/>
                          <wp:lineTo x="0" y="-1"/>
                          <wp:lineTo x="21471" y="-1"/>
                          <wp:lineTo x="21471" y="-1"/>
                          <wp:lineTo x="0" y="-1"/>
                        </wp:wrapPolygon>
                      </wp:wrapThrough>
                      <wp:docPr id="93" name="Straight Connector 93"/>
                      <wp:cNvGraphicFramePr/>
                      <a:graphic xmlns:a="http://schemas.openxmlformats.org/drawingml/2006/main">
                        <a:graphicData uri="http://schemas.microsoft.com/office/word/2010/wordprocessingShape">
                          <wps:wsp>
                            <wps:cNvCnPr/>
                            <wps:spPr>
                              <a:xfrm>
                                <a:off x="0" y="0"/>
                                <a:ext cx="12776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449.3pt" to="221.7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2816" behindDoc="0" locked="0" layoutInCell="1" allowOverlap="1" wp14:anchorId="25BC0BE0" wp14:editId="42D0F6A6">
                      <wp:simplePos x="0" y="0"/>
                      <wp:positionH relativeFrom="column">
                        <wp:posOffset>859790</wp:posOffset>
                      </wp:positionH>
                      <wp:positionV relativeFrom="paragraph">
                        <wp:posOffset>2894330</wp:posOffset>
                      </wp:positionV>
                      <wp:extent cx="373380" cy="279400"/>
                      <wp:effectExtent l="0" t="0" r="0" b="0"/>
                      <wp:wrapThrough wrapText="bothSides">
                        <wp:wrapPolygon edited="0">
                          <wp:start x="1469" y="0"/>
                          <wp:lineTo x="1469" y="19636"/>
                          <wp:lineTo x="19102" y="19636"/>
                          <wp:lineTo x="19102" y="0"/>
                          <wp:lineTo x="1469" y="0"/>
                        </wp:wrapPolygon>
                      </wp:wrapThrough>
                      <wp:docPr id="90" name="Text Box 90"/>
                      <wp:cNvGraphicFramePr/>
                      <a:graphic xmlns:a="http://schemas.openxmlformats.org/drawingml/2006/main">
                        <a:graphicData uri="http://schemas.microsoft.com/office/word/2010/wordprocessingShape">
                          <wps:wsp>
                            <wps:cNvSpPr txBox="1"/>
                            <wps:spPr>
                              <a:xfrm>
                                <a:off x="0" y="0"/>
                                <a:ext cx="3733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5E1203" w14:textId="77777777" w:rsidR="00DB0A16" w:rsidRDefault="00DB0A16" w:rsidP="00A041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32" type="#_x0000_t202" style="position:absolute;margin-left:67.7pt;margin-top:227.9pt;width:29.4pt;height: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phmNMCAAAW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" filled="f" stroked="f">
                      <v:textbox>
                        <w:txbxContent>
                          <w:p w14:paraId="395E1203" w14:textId="77777777" w:rsidR="00DB0A16" w:rsidRDefault="00DB0A16" w:rsidP="00A041BC">
                            <w:r>
                              <w:t>#5</w:t>
                            </w:r>
                          </w:p>
                        </w:txbxContent>
                      </v:textbox>
                      <w10:wrap type="through"/>
                    </v:shape>
                  </w:pict>
                </mc:Fallback>
              </mc:AlternateContent>
            </w:r>
            <w:r w:rsidR="00A041BC">
              <w:rPr>
                <w:noProof/>
              </w:rPr>
              <mc:AlternateContent>
                <mc:Choice Requires="wps">
                  <w:drawing>
                    <wp:anchor distT="0" distB="0" distL="114300" distR="114300" simplePos="0" relativeHeight="251681792" behindDoc="0" locked="0" layoutInCell="1" allowOverlap="1" wp14:anchorId="3246068D" wp14:editId="40BA36B1">
                      <wp:simplePos x="0" y="0"/>
                      <wp:positionH relativeFrom="column">
                        <wp:posOffset>1790065</wp:posOffset>
                      </wp:positionH>
                      <wp:positionV relativeFrom="paragraph">
                        <wp:posOffset>3046730</wp:posOffset>
                      </wp:positionV>
                      <wp:extent cx="395605" cy="0"/>
                      <wp:effectExtent l="0" t="25400" r="36195" b="50800"/>
                      <wp:wrapThrough wrapText="bothSides">
                        <wp:wrapPolygon edited="0">
                          <wp:start x="0" y="-1"/>
                          <wp:lineTo x="0" y="-1"/>
                          <wp:lineTo x="22189" y="-1"/>
                          <wp:lineTo x="22189" y="-1"/>
                          <wp:lineTo x="0" y="-1"/>
                        </wp:wrapPolygon>
                      </wp:wrapThrough>
                      <wp:docPr id="89" name="Straight Connector 89"/>
                      <wp:cNvGraphicFramePr/>
                      <a:graphic xmlns:a="http://schemas.openxmlformats.org/drawingml/2006/main">
                        <a:graphicData uri="http://schemas.microsoft.com/office/word/2010/wordprocessingShape">
                          <wps:wsp>
                            <wps:cNvCnPr/>
                            <wps:spPr>
                              <a:xfrm>
                                <a:off x="0" y="0"/>
                                <a:ext cx="39560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39.9pt" to="172.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0768" behindDoc="0" locked="0" layoutInCell="1" allowOverlap="1" wp14:anchorId="125FE366" wp14:editId="3E258709">
                      <wp:simplePos x="0" y="0"/>
                      <wp:positionH relativeFrom="column">
                        <wp:posOffset>1537970</wp:posOffset>
                      </wp:positionH>
                      <wp:positionV relativeFrom="paragraph">
                        <wp:posOffset>3046730</wp:posOffset>
                      </wp:positionV>
                      <wp:extent cx="899795" cy="0"/>
                      <wp:effectExtent l="0" t="0" r="14605" b="25400"/>
                      <wp:wrapThrough wrapText="bothSides">
                        <wp:wrapPolygon edited="0">
                          <wp:start x="0" y="-1"/>
                          <wp:lineTo x="0" y="-1"/>
                          <wp:lineTo x="21341" y="-1"/>
                          <wp:lineTo x="21341" y="-1"/>
                          <wp:lineTo x="0" y="-1"/>
                        </wp:wrapPolygon>
                      </wp:wrapThrough>
                      <wp:docPr id="88" name="Straight Connector 88"/>
                      <wp:cNvGraphicFramePr/>
                      <a:graphic xmlns:a="http://schemas.openxmlformats.org/drawingml/2006/main">
                        <a:graphicData uri="http://schemas.microsoft.com/office/word/2010/wordprocessingShape">
                          <wps:wsp>
                            <wps:cNvCnPr/>
                            <wps:spPr>
                              <a:xfrm>
                                <a:off x="0" y="0"/>
                                <a:ext cx="89979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39.9pt" to="191.95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9744" behindDoc="0" locked="0" layoutInCell="1" allowOverlap="1" wp14:anchorId="651F9831" wp14:editId="32B75430">
                      <wp:simplePos x="0" y="0"/>
                      <wp:positionH relativeFrom="column">
                        <wp:posOffset>854710</wp:posOffset>
                      </wp:positionH>
                      <wp:positionV relativeFrom="paragraph">
                        <wp:posOffset>4888865</wp:posOffset>
                      </wp:positionV>
                      <wp:extent cx="378460" cy="279400"/>
                      <wp:effectExtent l="0" t="0" r="0" b="0"/>
                      <wp:wrapThrough wrapText="bothSides">
                        <wp:wrapPolygon edited="0">
                          <wp:start x="1450" y="0"/>
                          <wp:lineTo x="1450" y="19636"/>
                          <wp:lineTo x="18846" y="19636"/>
                          <wp:lineTo x="18846" y="0"/>
                          <wp:lineTo x="1450" y="0"/>
                        </wp:wrapPolygon>
                      </wp:wrapThrough>
                      <wp:docPr id="85" name="Text Box 85"/>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137436" w14:textId="77777777" w:rsidR="00DB0A16" w:rsidRDefault="00DB0A16" w:rsidP="00A041B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5" o:spid="_x0000_s1033" type="#_x0000_t202" style="position:absolute;margin-left:67.3pt;margin-top:384.95pt;width:29.8pt;height: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wztICAAAW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" filled="f" stroked="f">
                      <v:textbox>
                        <w:txbxContent>
                          <w:p w14:paraId="44137436" w14:textId="77777777" w:rsidR="00DB0A16" w:rsidRDefault="00DB0A16" w:rsidP="00A041BC">
                            <w:r>
                              <w:t>#8</w:t>
                            </w:r>
                          </w:p>
                        </w:txbxContent>
                      </v:textbox>
                      <w10:wrap type="through"/>
                    </v:shape>
                  </w:pict>
                </mc:Fallback>
              </mc:AlternateContent>
            </w:r>
            <w:r w:rsidR="00A041BC">
              <w:rPr>
                <w:noProof/>
              </w:rPr>
              <mc:AlternateContent>
                <mc:Choice Requires="wps">
                  <w:drawing>
                    <wp:anchor distT="0" distB="0" distL="114300" distR="114300" simplePos="0" relativeHeight="251678720" behindDoc="0" locked="0" layoutInCell="1" allowOverlap="1" wp14:anchorId="5703F55A" wp14:editId="11D4FB3F">
                      <wp:simplePos x="0" y="0"/>
                      <wp:positionH relativeFrom="column">
                        <wp:posOffset>1790065</wp:posOffset>
                      </wp:positionH>
                      <wp:positionV relativeFrom="paragraph">
                        <wp:posOffset>5041265</wp:posOffset>
                      </wp:positionV>
                      <wp:extent cx="665480" cy="0"/>
                      <wp:effectExtent l="0" t="25400" r="20320" b="50800"/>
                      <wp:wrapThrough wrapText="bothSides">
                        <wp:wrapPolygon edited="0">
                          <wp:start x="0" y="-1"/>
                          <wp:lineTo x="0" y="-1"/>
                          <wp:lineTo x="21435" y="-1"/>
                          <wp:lineTo x="21435" y="-1"/>
                          <wp:lineTo x="0" y="-1"/>
                        </wp:wrapPolygon>
                      </wp:wrapThrough>
                      <wp:docPr id="84" name="Straight Connector 84"/>
                      <wp:cNvGraphicFramePr/>
                      <a:graphic xmlns:a="http://schemas.openxmlformats.org/drawingml/2006/main">
                        <a:graphicData uri="http://schemas.microsoft.com/office/word/2010/wordprocessingShape">
                          <wps:wsp>
                            <wps:cNvCnPr/>
                            <wps:spPr>
                              <a:xfrm>
                                <a:off x="0" y="0"/>
                                <a:ext cx="66548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96.95pt" to="193.35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7696" behindDoc="0" locked="0" layoutInCell="1" allowOverlap="1" wp14:anchorId="70C897FD" wp14:editId="2E8DD299">
                      <wp:simplePos x="0" y="0"/>
                      <wp:positionH relativeFrom="column">
                        <wp:posOffset>1537970</wp:posOffset>
                      </wp:positionH>
                      <wp:positionV relativeFrom="paragraph">
                        <wp:posOffset>5041265</wp:posOffset>
                      </wp:positionV>
                      <wp:extent cx="1169670" cy="0"/>
                      <wp:effectExtent l="0" t="0" r="24130" b="25400"/>
                      <wp:wrapThrough wrapText="bothSides">
                        <wp:wrapPolygon edited="0">
                          <wp:start x="0" y="-1"/>
                          <wp:lineTo x="0" y="-1"/>
                          <wp:lineTo x="21577" y="-1"/>
                          <wp:lineTo x="21577" y="-1"/>
                          <wp:lineTo x="0" y="-1"/>
                        </wp:wrapPolygon>
                      </wp:wrapThrough>
                      <wp:docPr id="83" name="Straight Connector 83"/>
                      <wp:cNvGraphicFramePr/>
                      <a:graphic xmlns:a="http://schemas.openxmlformats.org/drawingml/2006/main">
                        <a:graphicData uri="http://schemas.microsoft.com/office/word/2010/wordprocessingShape">
                          <wps:wsp>
                            <wps:cNvCnPr/>
                            <wps:spPr>
                              <a:xfrm>
                                <a:off x="0" y="0"/>
                                <a:ext cx="11696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96.95pt" to="213.2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76672" behindDoc="0" locked="0" layoutInCell="1" allowOverlap="1" wp14:anchorId="48C17DEF" wp14:editId="5A0C8D19">
                      <wp:simplePos x="0" y="0"/>
                      <wp:positionH relativeFrom="column">
                        <wp:posOffset>862330</wp:posOffset>
                      </wp:positionH>
                      <wp:positionV relativeFrom="paragraph">
                        <wp:posOffset>4224020</wp:posOffset>
                      </wp:positionV>
                      <wp:extent cx="370840" cy="279400"/>
                      <wp:effectExtent l="0" t="0" r="0" b="0"/>
                      <wp:wrapThrough wrapText="bothSides">
                        <wp:wrapPolygon edited="0">
                          <wp:start x="1479" y="0"/>
                          <wp:lineTo x="1479" y="19636"/>
                          <wp:lineTo x="17753" y="19636"/>
                          <wp:lineTo x="17753" y="0"/>
                          <wp:lineTo x="1479" y="0"/>
                        </wp:wrapPolygon>
                      </wp:wrapThrough>
                      <wp:docPr id="80" name="Text Box 80"/>
                      <wp:cNvGraphicFramePr/>
                      <a:graphic xmlns:a="http://schemas.openxmlformats.org/drawingml/2006/main">
                        <a:graphicData uri="http://schemas.microsoft.com/office/word/2010/wordprocessingShape">
                          <wps:wsp>
                            <wps:cNvSpPr txBox="1"/>
                            <wps:spPr>
                              <a:xfrm>
                                <a:off x="0" y="0"/>
                                <a:ext cx="37084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0ABB" w14:textId="77777777" w:rsidR="00DB0A16" w:rsidRDefault="00DB0A16" w:rsidP="00A041B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0" o:spid="_x0000_s1034" type="#_x0000_t202" style="position:absolute;margin-left:67.9pt;margin-top:332.6pt;width:29.2pt;height:2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30tNECAAAW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" filled="f" stroked="f">
                      <v:textbox>
                        <w:txbxContent>
                          <w:p w14:paraId="18670ABB" w14:textId="77777777" w:rsidR="00DB0A16" w:rsidRDefault="00DB0A16" w:rsidP="00A041BC">
                            <w:r>
                              <w:t>#7</w:t>
                            </w:r>
                          </w:p>
                        </w:txbxContent>
                      </v:textbox>
                      <w10:wrap type="through"/>
                    </v:shape>
                  </w:pict>
                </mc:Fallback>
              </mc:AlternateContent>
            </w:r>
            <w:r w:rsidR="00A041BC">
              <w:rPr>
                <w:noProof/>
              </w:rPr>
              <mc:AlternateContent>
                <mc:Choice Requires="wps">
                  <w:drawing>
                    <wp:anchor distT="0" distB="0" distL="114300" distR="114300" simplePos="0" relativeHeight="251675648" behindDoc="0" locked="0" layoutInCell="1" allowOverlap="1" wp14:anchorId="6D21B6E2" wp14:editId="30CD9652">
                      <wp:simplePos x="0" y="0"/>
                      <wp:positionH relativeFrom="column">
                        <wp:posOffset>1790065</wp:posOffset>
                      </wp:positionH>
                      <wp:positionV relativeFrom="paragraph">
                        <wp:posOffset>4376420</wp:posOffset>
                      </wp:positionV>
                      <wp:extent cx="575945" cy="0"/>
                      <wp:effectExtent l="0" t="25400" r="33655" b="50800"/>
                      <wp:wrapThrough wrapText="bothSides">
                        <wp:wrapPolygon edited="0">
                          <wp:start x="0" y="-1"/>
                          <wp:lineTo x="0" y="-1"/>
                          <wp:lineTo x="21910" y="-1"/>
                          <wp:lineTo x="21910" y="-1"/>
                          <wp:lineTo x="0" y="-1"/>
                        </wp:wrapPolygon>
                      </wp:wrapThrough>
                      <wp:docPr id="79" name="Straight Connector 79"/>
                      <wp:cNvGraphicFramePr/>
                      <a:graphic xmlns:a="http://schemas.openxmlformats.org/drawingml/2006/main">
                        <a:graphicData uri="http://schemas.microsoft.com/office/word/2010/wordprocessingShape">
                          <wps:wsp>
                            <wps:cNvCnPr/>
                            <wps:spPr>
                              <a:xfrm>
                                <a:off x="0" y="0"/>
                                <a:ext cx="5759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44.6pt" to="186.3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74624" behindDoc="0" locked="0" layoutInCell="1" allowOverlap="1" wp14:anchorId="43E5D11E" wp14:editId="133D46B0">
                      <wp:simplePos x="0" y="0"/>
                      <wp:positionH relativeFrom="column">
                        <wp:posOffset>1537970</wp:posOffset>
                      </wp:positionH>
                      <wp:positionV relativeFrom="paragraph">
                        <wp:posOffset>4376420</wp:posOffset>
                      </wp:positionV>
                      <wp:extent cx="1079500" cy="0"/>
                      <wp:effectExtent l="0" t="0" r="12700" b="25400"/>
                      <wp:wrapThrough wrapText="bothSides">
                        <wp:wrapPolygon edited="0">
                          <wp:start x="0" y="-1"/>
                          <wp:lineTo x="0" y="-1"/>
                          <wp:lineTo x="21346" y="-1"/>
                          <wp:lineTo x="21346" y="-1"/>
                          <wp:lineTo x="0" y="-1"/>
                        </wp:wrapPolygon>
                      </wp:wrapThrough>
                      <wp:docPr id="78" name="Straight Connector 78"/>
                      <wp:cNvGraphicFramePr/>
                      <a:graphic xmlns:a="http://schemas.openxmlformats.org/drawingml/2006/main">
                        <a:graphicData uri="http://schemas.microsoft.com/office/word/2010/wordprocessingShape">
                          <wps:wsp>
                            <wps:cNvCnPr/>
                            <wps:spPr>
                              <a:xfrm>
                                <a:off x="0" y="0"/>
                                <a:ext cx="10795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44.6pt" to="206.1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s09QBAAATBAAADgAAAGRycy9lMm9Eb2MueG1srFPBjtMwEL0j8Q+W7zRJJVi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" strokecolor="black [3213]" strokeweight="2pt">
                      <w10:wrap type="through"/>
                    </v:line>
                  </w:pict>
                </mc:Fallback>
              </mc:AlternateContent>
            </w:r>
            <w:r w:rsidR="00A041BC">
              <w:rPr>
                <w:noProof/>
              </w:rPr>
              <mc:AlternateContent>
                <mc:Choice Requires="wps">
                  <w:drawing>
                    <wp:anchor distT="0" distB="0" distL="114300" distR="114300" simplePos="0" relativeHeight="251673600" behindDoc="0" locked="0" layoutInCell="1" allowOverlap="1" wp14:anchorId="756CEFF4" wp14:editId="51B7CCEB">
                      <wp:simplePos x="0" y="0"/>
                      <wp:positionH relativeFrom="column">
                        <wp:posOffset>852170</wp:posOffset>
                      </wp:positionH>
                      <wp:positionV relativeFrom="paragraph">
                        <wp:posOffset>3559175</wp:posOffset>
                      </wp:positionV>
                      <wp:extent cx="381000" cy="279400"/>
                      <wp:effectExtent l="0" t="0" r="0" b="0"/>
                      <wp:wrapThrough wrapText="bothSides">
                        <wp:wrapPolygon edited="0">
                          <wp:start x="1440" y="0"/>
                          <wp:lineTo x="1440" y="19636"/>
                          <wp:lineTo x="18720" y="19636"/>
                          <wp:lineTo x="18720" y="0"/>
                          <wp:lineTo x="1440" y="0"/>
                        </wp:wrapPolygon>
                      </wp:wrapThrough>
                      <wp:docPr id="50" name="Text Box 5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1DDAFD" w14:textId="77777777" w:rsidR="00DB0A16" w:rsidRDefault="00DB0A16" w:rsidP="00A041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35" type="#_x0000_t202" style="position:absolute;margin-left:67.1pt;margin-top:280.25pt;width:30pt;height: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cN1dECAAAW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" filled="f" stroked="f">
                      <v:textbox>
                        <w:txbxContent>
                          <w:p w14:paraId="541DDAFD" w14:textId="77777777" w:rsidR="00DB0A16" w:rsidRDefault="00DB0A16" w:rsidP="00A041BC">
                            <w:r>
                              <w:t>#6</w:t>
                            </w:r>
                          </w:p>
                        </w:txbxContent>
                      </v:textbox>
                      <w10:wrap type="through"/>
                    </v:shape>
                  </w:pict>
                </mc:Fallback>
              </mc:AlternateContent>
            </w:r>
            <w:r w:rsidR="00A041BC">
              <w:rPr>
                <w:noProof/>
              </w:rPr>
              <mc:AlternateContent>
                <mc:Choice Requires="wps">
                  <w:drawing>
                    <wp:anchor distT="0" distB="0" distL="114300" distR="114300" simplePos="0" relativeHeight="251672576" behindDoc="0" locked="0" layoutInCell="1" allowOverlap="1" wp14:anchorId="783A4F79" wp14:editId="3296794A">
                      <wp:simplePos x="0" y="0"/>
                      <wp:positionH relativeFrom="column">
                        <wp:posOffset>1790065</wp:posOffset>
                      </wp:positionH>
                      <wp:positionV relativeFrom="paragraph">
                        <wp:posOffset>3711575</wp:posOffset>
                      </wp:positionV>
                      <wp:extent cx="485775" cy="0"/>
                      <wp:effectExtent l="0" t="25400" r="22225" b="50800"/>
                      <wp:wrapThrough wrapText="bothSides">
                        <wp:wrapPolygon edited="0">
                          <wp:start x="0" y="-1"/>
                          <wp:lineTo x="0" y="-1"/>
                          <wp:lineTo x="21459" y="-1"/>
                          <wp:lineTo x="21459" y="-1"/>
                          <wp:lineTo x="0" y="-1"/>
                        </wp:wrapPolygon>
                      </wp:wrapThrough>
                      <wp:docPr id="49" name="Straight Connector 49"/>
                      <wp:cNvGraphicFramePr/>
                      <a:graphic xmlns:a="http://schemas.openxmlformats.org/drawingml/2006/main">
                        <a:graphicData uri="http://schemas.microsoft.com/office/word/2010/wordprocessingShape">
                          <wps:wsp>
                            <wps:cNvCnPr/>
                            <wps:spPr>
                              <a:xfrm>
                                <a:off x="0" y="0"/>
                                <a:ext cx="4857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92.25pt" to="179.2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1552" behindDoc="0" locked="0" layoutInCell="1" allowOverlap="1" wp14:anchorId="664DB68B" wp14:editId="18C4023C">
                      <wp:simplePos x="0" y="0"/>
                      <wp:positionH relativeFrom="column">
                        <wp:posOffset>1537970</wp:posOffset>
                      </wp:positionH>
                      <wp:positionV relativeFrom="paragraph">
                        <wp:posOffset>3711575</wp:posOffset>
                      </wp:positionV>
                      <wp:extent cx="989965" cy="0"/>
                      <wp:effectExtent l="0" t="0" r="26035" b="25400"/>
                      <wp:wrapThrough wrapText="bothSides">
                        <wp:wrapPolygon edited="0">
                          <wp:start x="0" y="-1"/>
                          <wp:lineTo x="0" y="-1"/>
                          <wp:lineTo x="21614" y="-1"/>
                          <wp:lineTo x="21614" y="-1"/>
                          <wp:lineTo x="0" y="-1"/>
                        </wp:wrapPolygon>
                      </wp:wrapThrough>
                      <wp:docPr id="48" name="Straight Connector 48"/>
                      <wp:cNvGraphicFramePr/>
                      <a:graphic xmlns:a="http://schemas.openxmlformats.org/drawingml/2006/main">
                        <a:graphicData uri="http://schemas.microsoft.com/office/word/2010/wordprocessingShape">
                          <wps:wsp>
                            <wps:cNvCnPr/>
                            <wps:spPr>
                              <a:xfrm>
                                <a:off x="0" y="0"/>
                                <a:ext cx="9899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92.25pt" to="199.05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0528" behindDoc="0" locked="0" layoutInCell="1" allowOverlap="1" wp14:anchorId="1D18981E" wp14:editId="028A9007">
                      <wp:simplePos x="0" y="0"/>
                      <wp:positionH relativeFrom="column">
                        <wp:posOffset>854710</wp:posOffset>
                      </wp:positionH>
                      <wp:positionV relativeFrom="paragraph">
                        <wp:posOffset>2229485</wp:posOffset>
                      </wp:positionV>
                      <wp:extent cx="378460" cy="279400"/>
                      <wp:effectExtent l="0" t="0" r="0" b="0"/>
                      <wp:wrapThrough wrapText="bothSides">
                        <wp:wrapPolygon edited="0">
                          <wp:start x="1450" y="0"/>
                          <wp:lineTo x="1450" y="19636"/>
                          <wp:lineTo x="18846" y="19636"/>
                          <wp:lineTo x="18846" y="0"/>
                          <wp:lineTo x="1450" y="0"/>
                        </wp:wrapPolygon>
                      </wp:wrapThrough>
                      <wp:docPr id="40" name="Text Box 4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3B1191" w14:textId="77777777" w:rsidR="00DB0A16" w:rsidRDefault="00DB0A16" w:rsidP="00A041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67.3pt;margin-top:175.55pt;width:29.8pt;height: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2E9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" filled="f" stroked="f">
                      <v:textbox>
                        <w:txbxContent>
                          <w:p w14:paraId="6B3B1191" w14:textId="77777777" w:rsidR="00DB0A16" w:rsidRDefault="00DB0A16" w:rsidP="00A041BC">
                            <w:r>
                              <w:t>#4</w:t>
                            </w:r>
                          </w:p>
                        </w:txbxContent>
                      </v:textbox>
                      <w10:wrap type="through"/>
                    </v:shape>
                  </w:pict>
                </mc:Fallback>
              </mc:AlternateContent>
            </w:r>
            <w:r w:rsidR="00A041BC">
              <w:rPr>
                <w:noProof/>
              </w:rPr>
              <mc:AlternateContent>
                <mc:Choice Requires="wps">
                  <w:drawing>
                    <wp:anchor distT="0" distB="0" distL="114300" distR="114300" simplePos="0" relativeHeight="251669504" behindDoc="0" locked="0" layoutInCell="1" allowOverlap="1" wp14:anchorId="3CFE326C" wp14:editId="7D716708">
                      <wp:simplePos x="0" y="0"/>
                      <wp:positionH relativeFrom="column">
                        <wp:posOffset>1790065</wp:posOffset>
                      </wp:positionH>
                      <wp:positionV relativeFrom="paragraph">
                        <wp:posOffset>2381885</wp:posOffset>
                      </wp:positionV>
                      <wp:extent cx="305435" cy="0"/>
                      <wp:effectExtent l="0" t="25400" r="24765" b="50800"/>
                      <wp:wrapThrough wrapText="bothSides">
                        <wp:wrapPolygon edited="0">
                          <wp:start x="0" y="-1"/>
                          <wp:lineTo x="0" y="-1"/>
                          <wp:lineTo x="21555" y="-1"/>
                          <wp:lineTo x="21555" y="-1"/>
                          <wp:lineTo x="0" y="-1"/>
                        </wp:wrapPolygon>
                      </wp:wrapThrough>
                      <wp:docPr id="39" name="Straight Connector 39"/>
                      <wp:cNvGraphicFramePr/>
                      <a:graphic xmlns:a="http://schemas.openxmlformats.org/drawingml/2006/main">
                        <a:graphicData uri="http://schemas.microsoft.com/office/word/2010/wordprocessingShape">
                          <wps:wsp>
                            <wps:cNvCnPr/>
                            <wps:spPr>
                              <a:xfrm>
                                <a:off x="0" y="0"/>
                                <a:ext cx="30543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187.55pt" to="16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68480" behindDoc="0" locked="0" layoutInCell="1" allowOverlap="1" wp14:anchorId="2BE84A20" wp14:editId="6D1FF11A">
                      <wp:simplePos x="0" y="0"/>
                      <wp:positionH relativeFrom="column">
                        <wp:posOffset>1537970</wp:posOffset>
                      </wp:positionH>
                      <wp:positionV relativeFrom="paragraph">
                        <wp:posOffset>2381885</wp:posOffset>
                      </wp:positionV>
                      <wp:extent cx="809625" cy="0"/>
                      <wp:effectExtent l="0" t="0" r="28575" b="25400"/>
                      <wp:wrapThrough wrapText="bothSides">
                        <wp:wrapPolygon edited="0">
                          <wp:start x="0" y="-1"/>
                          <wp:lineTo x="0" y="-1"/>
                          <wp:lineTo x="21685" y="-1"/>
                          <wp:lineTo x="21685" y="-1"/>
                          <wp:lineTo x="0" y="-1"/>
                        </wp:wrapPolygon>
                      </wp:wrapThrough>
                      <wp:docPr id="38" name="Straight Connector 38"/>
                      <wp:cNvGraphicFramePr/>
                      <a:graphic xmlns:a="http://schemas.openxmlformats.org/drawingml/2006/main">
                        <a:graphicData uri="http://schemas.microsoft.com/office/word/2010/wordprocessingShape">
                          <wps:wsp>
                            <wps:cNvCnPr/>
                            <wps:spPr>
                              <a:xfrm>
                                <a:off x="0" y="0"/>
                                <a:ext cx="80962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187.55pt" to="184.8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7456" behindDoc="0" locked="0" layoutInCell="1" allowOverlap="1" wp14:anchorId="3D03E3FE" wp14:editId="3495AD23">
                      <wp:simplePos x="0" y="0"/>
                      <wp:positionH relativeFrom="column">
                        <wp:posOffset>854710</wp:posOffset>
                      </wp:positionH>
                      <wp:positionV relativeFrom="paragraph">
                        <wp:posOffset>1564640</wp:posOffset>
                      </wp:positionV>
                      <wp:extent cx="378460" cy="279400"/>
                      <wp:effectExtent l="0" t="0" r="0" b="0"/>
                      <wp:wrapThrough wrapText="bothSides">
                        <wp:wrapPolygon edited="0">
                          <wp:start x="1450" y="0"/>
                          <wp:lineTo x="1450" y="19636"/>
                          <wp:lineTo x="18846" y="19636"/>
                          <wp:lineTo x="18846" y="0"/>
                          <wp:lineTo x="1450" y="0"/>
                        </wp:wrapPolygon>
                      </wp:wrapThrough>
                      <wp:docPr id="30" name="Text Box 3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68938" w14:textId="77777777" w:rsidR="00DB0A16" w:rsidRDefault="00DB0A16" w:rsidP="00A041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7" type="#_x0000_t202" style="position:absolute;margin-left:67.3pt;margin-top:123.2pt;width:29.8pt;height: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YClNICAAAX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" filled="f" stroked="f">
                      <v:textbox>
                        <w:txbxContent>
                          <w:p w14:paraId="74368938" w14:textId="77777777" w:rsidR="00DB0A16" w:rsidRDefault="00DB0A16" w:rsidP="00A041BC">
                            <w:r>
                              <w:t>#3</w:t>
                            </w:r>
                          </w:p>
                        </w:txbxContent>
                      </v:textbox>
                      <w10:wrap type="through"/>
                    </v:shape>
                  </w:pict>
                </mc:Fallback>
              </mc:AlternateContent>
            </w:r>
            <w:r w:rsidR="00A041BC">
              <w:rPr>
                <w:noProof/>
              </w:rPr>
              <mc:AlternateContent>
                <mc:Choice Requires="wps">
                  <w:drawing>
                    <wp:anchor distT="0" distB="0" distL="114300" distR="114300" simplePos="0" relativeHeight="251666432" behindDoc="0" locked="0" layoutInCell="1" allowOverlap="1" wp14:anchorId="20034911" wp14:editId="6ADCD2F3">
                      <wp:simplePos x="0" y="0"/>
                      <wp:positionH relativeFrom="column">
                        <wp:posOffset>1790065</wp:posOffset>
                      </wp:positionH>
                      <wp:positionV relativeFrom="paragraph">
                        <wp:posOffset>1717040</wp:posOffset>
                      </wp:positionV>
                      <wp:extent cx="215900" cy="0"/>
                      <wp:effectExtent l="0" t="25400" r="12700" b="50800"/>
                      <wp:wrapThrough wrapText="bothSides">
                        <wp:wrapPolygon edited="0">
                          <wp:start x="0" y="-1"/>
                          <wp:lineTo x="0" y="-1"/>
                          <wp:lineTo x="20329" y="-1"/>
                          <wp:lineTo x="20329" y="-1"/>
                          <wp:lineTo x="0" y="-1"/>
                        </wp:wrapPolygon>
                      </wp:wrapThrough>
                      <wp:docPr id="29" name="Straight Connector 29"/>
                      <wp:cNvGraphicFramePr/>
                      <a:graphic xmlns:a="http://schemas.openxmlformats.org/drawingml/2006/main">
                        <a:graphicData uri="http://schemas.microsoft.com/office/word/2010/wordprocessingShape">
                          <wps:wsp>
                            <wps:cNvCnPr/>
                            <wps:spPr>
                              <a:xfrm>
                                <a:off x="0" y="0"/>
                                <a:ext cx="2159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0.95pt,135.2pt" to="157.9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" strokecolor="red" strokeweight="6pt">
                      <w10:wrap type="through"/>
                    </v:line>
                  </w:pict>
                </mc:Fallback>
              </mc:AlternateContent>
            </w:r>
            <w:r w:rsidR="00A041BC">
              <w:rPr>
                <w:noProof/>
              </w:rPr>
              <mc:AlternateContent>
                <mc:Choice Requires="wps">
                  <w:drawing>
                    <wp:anchor distT="0" distB="0" distL="114300" distR="114300" simplePos="0" relativeHeight="251665408" behindDoc="0" locked="0" layoutInCell="1" allowOverlap="1" wp14:anchorId="30998E25" wp14:editId="4861CC06">
                      <wp:simplePos x="0" y="0"/>
                      <wp:positionH relativeFrom="column">
                        <wp:posOffset>1537970</wp:posOffset>
                      </wp:positionH>
                      <wp:positionV relativeFrom="paragraph">
                        <wp:posOffset>1717040</wp:posOffset>
                      </wp:positionV>
                      <wp:extent cx="719455" cy="0"/>
                      <wp:effectExtent l="0" t="0" r="17145" b="25400"/>
                      <wp:wrapThrough wrapText="bothSides">
                        <wp:wrapPolygon edited="0">
                          <wp:start x="0" y="-1"/>
                          <wp:lineTo x="0" y="-1"/>
                          <wp:lineTo x="21352" y="-1"/>
                          <wp:lineTo x="21352" y="-1"/>
                          <wp:lineTo x="0" y="-1"/>
                        </wp:wrapPolygon>
                      </wp:wrapThrough>
                      <wp:docPr id="28" name="Straight Connector 28"/>
                      <wp:cNvGraphicFramePr/>
                      <a:graphic xmlns:a="http://schemas.openxmlformats.org/drawingml/2006/main">
                        <a:graphicData uri="http://schemas.microsoft.com/office/word/2010/wordprocessingShape">
                          <wps:wsp>
                            <wps:cNvCnPr/>
                            <wps:spPr>
                              <a:xfrm>
                                <a:off x="0" y="0"/>
                                <a:ext cx="7194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1.1pt,135.2pt" to="177.7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4384" behindDoc="0" locked="0" layoutInCell="1" allowOverlap="1" wp14:anchorId="4CAF6750" wp14:editId="29B60EC8">
                      <wp:simplePos x="0" y="0"/>
                      <wp:positionH relativeFrom="column">
                        <wp:posOffset>852170</wp:posOffset>
                      </wp:positionH>
                      <wp:positionV relativeFrom="paragraph">
                        <wp:posOffset>899795</wp:posOffset>
                      </wp:positionV>
                      <wp:extent cx="381000" cy="279400"/>
                      <wp:effectExtent l="0" t="0" r="0" b="0"/>
                      <wp:wrapThrough wrapText="bothSides">
                        <wp:wrapPolygon edited="0">
                          <wp:start x="1440" y="0"/>
                          <wp:lineTo x="1440" y="19636"/>
                          <wp:lineTo x="18720" y="19636"/>
                          <wp:lineTo x="18720" y="0"/>
                          <wp:lineTo x="1440" y="0"/>
                        </wp:wrapPolygon>
                      </wp:wrapThrough>
                      <wp:docPr id="20" name="Text Box 2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88FBF3" w14:textId="77777777" w:rsidR="00DB0A16" w:rsidRDefault="00DB0A16" w:rsidP="00A041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8" type="#_x0000_t202" style="position:absolute;margin-left:67.1pt;margin-top:70.85pt;width:30pt;height: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MxNECAAAX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" filled="f" stroked="f">
                      <v:textbox>
                        <w:txbxContent>
                          <w:p w14:paraId="7A88FBF3" w14:textId="77777777" w:rsidR="00DB0A16" w:rsidRDefault="00DB0A16" w:rsidP="00A041BC">
                            <w:r>
                              <w:t>#2</w:t>
                            </w:r>
                          </w:p>
                        </w:txbxContent>
                      </v:textbox>
                      <w10:wrap type="through"/>
                    </v:shape>
                  </w:pict>
                </mc:Fallback>
              </mc:AlternateContent>
            </w:r>
            <w:r w:rsidR="00A041BC">
              <w:rPr>
                <w:noProof/>
              </w:rPr>
              <mc:AlternateContent>
                <mc:Choice Requires="wps">
                  <w:drawing>
                    <wp:anchor distT="0" distB="0" distL="114300" distR="114300" simplePos="0" relativeHeight="251663360" behindDoc="0" locked="0" layoutInCell="1" allowOverlap="1" wp14:anchorId="1D056910" wp14:editId="0C0EAAAB">
                      <wp:simplePos x="0" y="0"/>
                      <wp:positionH relativeFrom="column">
                        <wp:posOffset>1790065</wp:posOffset>
                      </wp:positionH>
                      <wp:positionV relativeFrom="paragraph">
                        <wp:posOffset>1052195</wp:posOffset>
                      </wp:positionV>
                      <wp:extent cx="125730" cy="0"/>
                      <wp:effectExtent l="0" t="25400" r="26670" b="50800"/>
                      <wp:wrapThrough wrapText="bothSides">
                        <wp:wrapPolygon edited="0">
                          <wp:start x="0" y="-1"/>
                          <wp:lineTo x="0" y="-1"/>
                          <wp:lineTo x="21818" y="-1"/>
                          <wp:lineTo x="21818" y="-1"/>
                          <wp:lineTo x="0" y="-1"/>
                        </wp:wrapPolygon>
                      </wp:wrapThrough>
                      <wp:docPr id="19" name="Straight Connector 19"/>
                      <wp:cNvGraphicFramePr/>
                      <a:graphic xmlns:a="http://schemas.openxmlformats.org/drawingml/2006/main">
                        <a:graphicData uri="http://schemas.microsoft.com/office/word/2010/wordprocessingShape">
                          <wps:wsp>
                            <wps:cNvCnPr/>
                            <wps:spPr>
                              <a:xfrm>
                                <a:off x="0" y="0"/>
                                <a:ext cx="1257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82.85pt" to="150.85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62336" behindDoc="0" locked="0" layoutInCell="1" allowOverlap="1" wp14:anchorId="30E6FEAB" wp14:editId="2368F1BD">
                      <wp:simplePos x="0" y="0"/>
                      <wp:positionH relativeFrom="column">
                        <wp:posOffset>1537970</wp:posOffset>
                      </wp:positionH>
                      <wp:positionV relativeFrom="paragraph">
                        <wp:posOffset>1052195</wp:posOffset>
                      </wp:positionV>
                      <wp:extent cx="629920" cy="0"/>
                      <wp:effectExtent l="0" t="0" r="30480" b="25400"/>
                      <wp:wrapThrough wrapText="bothSides">
                        <wp:wrapPolygon edited="0">
                          <wp:start x="0" y="-1"/>
                          <wp:lineTo x="0" y="-1"/>
                          <wp:lineTo x="21774" y="-1"/>
                          <wp:lineTo x="21774" y="-1"/>
                          <wp:lineTo x="0" y="-1"/>
                        </wp:wrapPolygon>
                      </wp:wrapThrough>
                      <wp:docPr id="18" name="Straight Connector 18"/>
                      <wp:cNvGraphicFramePr/>
                      <a:graphic xmlns:a="http://schemas.openxmlformats.org/drawingml/2006/main">
                        <a:graphicData uri="http://schemas.microsoft.com/office/word/2010/wordprocessingShape">
                          <wps:wsp>
                            <wps:cNvCnPr/>
                            <wps:spPr>
                              <a:xfrm>
                                <a:off x="0" y="0"/>
                                <a:ext cx="629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82.85pt" to="170.7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" strokecolor="black [3213]" strokeweight="2pt">
                      <w10:wrap type="through"/>
                    </v:line>
                  </w:pict>
                </mc:Fallback>
              </mc:AlternateContent>
            </w:r>
            <w:r w:rsidR="00A041BC">
              <w:rPr>
                <w:noProof/>
              </w:rPr>
              <mc:AlternateContent>
                <mc:Choice Requires="wps">
                  <w:drawing>
                    <wp:anchor distT="0" distB="0" distL="114300" distR="114300" simplePos="0" relativeHeight="251661312" behindDoc="0" locked="0" layoutInCell="1" allowOverlap="1" wp14:anchorId="374B3754" wp14:editId="5A55AA09">
                      <wp:simplePos x="0" y="0"/>
                      <wp:positionH relativeFrom="column">
                        <wp:posOffset>852170</wp:posOffset>
                      </wp:positionH>
                      <wp:positionV relativeFrom="paragraph">
                        <wp:posOffset>234950</wp:posOffset>
                      </wp:positionV>
                      <wp:extent cx="381000" cy="279400"/>
                      <wp:effectExtent l="0" t="0" r="0" b="0"/>
                      <wp:wrapThrough wrapText="bothSides">
                        <wp:wrapPolygon edited="0">
                          <wp:start x="1440" y="0"/>
                          <wp:lineTo x="1440" y="19636"/>
                          <wp:lineTo x="18720" y="19636"/>
                          <wp:lineTo x="18720" y="0"/>
                          <wp:lineTo x="1440" y="0"/>
                        </wp:wrapPolygon>
                      </wp:wrapThrough>
                      <wp:docPr id="4" name="Text Box 4"/>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0B09F0" w14:textId="77777777" w:rsidR="00DB0A16" w:rsidRDefault="00DB0A16" w:rsidP="00A041BC">
                                  <w:r>
                                    <w:t>#1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9" type="#_x0000_t202" style="position:absolute;margin-left:67.1pt;margin-top:18.5pt;width:30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5kt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" filled="f" stroked="f">
                      <v:textbox>
                        <w:txbxContent>
                          <w:p w14:paraId="180B09F0" w14:textId="77777777" w:rsidR="00DB0A16" w:rsidRDefault="00DB0A16" w:rsidP="00A041BC">
                            <w:r>
                              <w:t>#1  15</w:t>
                            </w:r>
                          </w:p>
                        </w:txbxContent>
                      </v:textbox>
                      <w10:wrap type="through"/>
                    </v:shape>
                  </w:pict>
                </mc:Fallback>
              </mc:AlternateContent>
            </w:r>
            <w:r w:rsidR="00A041BC">
              <w:rPr>
                <w:noProof/>
              </w:rPr>
              <mc:AlternateContent>
                <mc:Choice Requires="wps">
                  <w:drawing>
                    <wp:anchor distT="0" distB="0" distL="114300" distR="114300" simplePos="0" relativeHeight="251660288" behindDoc="0" locked="0" layoutInCell="1" allowOverlap="1" wp14:anchorId="152CB215" wp14:editId="68D8A598">
                      <wp:simplePos x="0" y="0"/>
                      <wp:positionH relativeFrom="column">
                        <wp:posOffset>1790065</wp:posOffset>
                      </wp:positionH>
                      <wp:positionV relativeFrom="paragraph">
                        <wp:posOffset>387350</wp:posOffset>
                      </wp:positionV>
                      <wp:extent cx="35560" cy="0"/>
                      <wp:effectExtent l="0" t="25400" r="15240" b="50800"/>
                      <wp:wrapThrough wrapText="bothSides">
                        <wp:wrapPolygon edited="0">
                          <wp:start x="0" y="-1"/>
                          <wp:lineTo x="0" y="-1"/>
                          <wp:lineTo x="15429" y="-1"/>
                          <wp:lineTo x="15429" y="-1"/>
                          <wp:lineTo x="0" y="-1"/>
                        </wp:wrapPolygon>
                      </wp:wrapThrough>
                      <wp:docPr id="2" name="Straight Connector 2"/>
                      <wp:cNvGraphicFramePr/>
                      <a:graphic xmlns:a="http://schemas.openxmlformats.org/drawingml/2006/main">
                        <a:graphicData uri="http://schemas.microsoft.com/office/word/2010/wordprocessingShape">
                          <wps:wsp>
                            <wps:cNvCnPr/>
                            <wps:spPr>
                              <a:xfrm>
                                <a:off x="0" y="0"/>
                                <a:ext cx="3556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0.5pt" to="143.7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" strokecolor="red" strokeweight="6pt">
                      <w10:wrap type="through"/>
                    </v:line>
                  </w:pict>
                </mc:Fallback>
              </mc:AlternateContent>
            </w:r>
            <w:r w:rsidR="00A041BC">
              <w:rPr>
                <w:noProof/>
              </w:rPr>
              <mc:AlternateContent>
                <mc:Choice Requires="wps">
                  <w:drawing>
                    <wp:anchor distT="0" distB="0" distL="114300" distR="114300" simplePos="0" relativeHeight="251659264" behindDoc="0" locked="0" layoutInCell="1" allowOverlap="1" wp14:anchorId="11F60402" wp14:editId="77D95D2E">
                      <wp:simplePos x="0" y="0"/>
                      <wp:positionH relativeFrom="column">
                        <wp:posOffset>1537970</wp:posOffset>
                      </wp:positionH>
                      <wp:positionV relativeFrom="paragraph">
                        <wp:posOffset>387350</wp:posOffset>
                      </wp:positionV>
                      <wp:extent cx="539750" cy="0"/>
                      <wp:effectExtent l="0" t="0" r="19050" b="25400"/>
                      <wp:wrapThrough wrapText="bothSides">
                        <wp:wrapPolygon edited="0">
                          <wp:start x="0" y="-1"/>
                          <wp:lineTo x="0" y="-1"/>
                          <wp:lineTo x="21346" y="-1"/>
                          <wp:lineTo x="21346" y="-1"/>
                          <wp:lineTo x="0" y="-1"/>
                        </wp:wrapPolygon>
                      </wp:wrapThrough>
                      <wp:docPr id="1" name="Straight Connector 1"/>
                      <wp:cNvGraphicFramePr/>
                      <a:graphic xmlns:a="http://schemas.openxmlformats.org/drawingml/2006/main">
                        <a:graphicData uri="http://schemas.microsoft.com/office/word/2010/wordprocessingShape">
                          <wps:wsp>
                            <wps:cNvCnPr/>
                            <wps:spPr>
                              <a:xfrm>
                                <a:off x="0" y="0"/>
                                <a:ext cx="53975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0.5pt" to="163.6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" strokecolor="black [3213]" strokeweight="2pt">
                      <w10:wrap type="through"/>
                    </v:line>
                  </w:pict>
                </mc:Fallback>
              </mc:AlternateContent>
            </w:r>
          </w:p>
        </w:tc>
      </w:tr>
    </w:tbl>
    <w:p w14:paraId="14FDB99D" w14:textId="2722E2F7" w:rsidR="0030320F" w:rsidDel="008C5830" w:rsidRDefault="0030320F">
      <w:pPr>
        <w:rPr>
          <w:del w:id="408" w:author="Cindy W" w:date="2017-11-12T14:50:00Z"/>
          <w:rFonts w:ascii="Courier" w:hAnsi="Courier"/>
        </w:rPr>
      </w:pPr>
      <w:del w:id="409" w:author="Cindy W" w:date="2017-11-12T14:50:00Z">
        <w:r w:rsidDel="008C5830">
          <w:rPr>
            <w:rFonts w:ascii="Courier" w:hAnsi="Courier"/>
          </w:rPr>
          <w:lastRenderedPageBreak/>
          <w:br w:type="page"/>
        </w:r>
      </w:del>
    </w:p>
    <w:p w14:paraId="346D5D91" w14:textId="6A3A7833" w:rsidR="005130CA" w:rsidRPr="005130CA" w:rsidRDefault="00C83733" w:rsidP="00C83733">
      <w:pPr>
        <w:pStyle w:val="Heading1"/>
      </w:pPr>
      <w:bookmarkStart w:id="410" w:name="_Toc373513865"/>
      <w:r>
        <w:t>Step 8: BLACK (ground) wires</w:t>
      </w:r>
      <w:bookmarkEnd w:id="410"/>
      <w:r>
        <w:br/>
      </w:r>
    </w:p>
    <w:p w14:paraId="497FB8A7" w14:textId="77777777" w:rsidR="005130CA" w:rsidRPr="00C83733" w:rsidRDefault="005130CA" w:rsidP="007B5C9C">
      <w:pPr>
        <w:pStyle w:val="ListParagraph"/>
        <w:numPr>
          <w:ilvl w:val="0"/>
          <w:numId w:val="8"/>
        </w:numPr>
        <w:rPr>
          <w:rFonts w:ascii="Courier" w:hAnsi="Courier"/>
          <w:b/>
          <w:sz w:val="28"/>
          <w:szCs w:val="28"/>
          <w:u w:val="single"/>
        </w:rPr>
      </w:pPr>
      <w:r w:rsidRPr="00C83733">
        <w:rPr>
          <w:rFonts w:ascii="Courier" w:hAnsi="Courier"/>
          <w:b/>
          <w:sz w:val="28"/>
          <w:szCs w:val="28"/>
          <w:u w:val="single"/>
        </w:rPr>
        <w:t>Solder BLACK (ground) wires to Perma-Proto (16 joints):</w:t>
      </w:r>
    </w:p>
    <w:p w14:paraId="43DBAF5E" w14:textId="77777777" w:rsidR="005130CA" w:rsidRPr="005130CA" w:rsidRDefault="005130CA" w:rsidP="005130CA">
      <w:pPr>
        <w:ind w:left="360"/>
        <w:rPr>
          <w:rFonts w:ascii="Courier" w:hAnsi="Courier"/>
        </w:rPr>
      </w:pPr>
      <w:r w:rsidRPr="005130CA">
        <w:rPr>
          <w:rFonts w:ascii="Courier" w:hAnsi="Courier"/>
        </w:rPr>
        <w:t xml:space="preserve">  </w:t>
      </w:r>
    </w:p>
    <w:p w14:paraId="5DE374AD" w14:textId="77777777" w:rsidR="005130CA" w:rsidRPr="005130CA" w:rsidRDefault="005130CA" w:rsidP="007B5C9C">
      <w:pPr>
        <w:pStyle w:val="ListParagraph"/>
        <w:numPr>
          <w:ilvl w:val="0"/>
          <w:numId w:val="9"/>
        </w:numPr>
        <w:rPr>
          <w:rFonts w:ascii="Courier" w:hAnsi="Courier"/>
        </w:rPr>
      </w:pPr>
      <w:r w:rsidRPr="005130CA">
        <w:rPr>
          <w:rFonts w:ascii="Courier" w:hAnsi="Courier"/>
        </w:rPr>
        <w:t>Only the ones with both ends connecting to Perma-Proto holes</w:t>
      </w:r>
    </w:p>
    <w:p w14:paraId="79FFEE48" w14:textId="77777777" w:rsidR="005130CA" w:rsidRPr="005130CA" w:rsidRDefault="005130CA" w:rsidP="005130CA">
      <w:pPr>
        <w:ind w:left="360"/>
        <w:rPr>
          <w:rFonts w:ascii="Courier" w:hAnsi="Courier"/>
        </w:rPr>
      </w:pPr>
      <w:r w:rsidRPr="005130CA">
        <w:rPr>
          <w:rFonts w:ascii="Courier" w:hAnsi="Courier"/>
        </w:rPr>
        <w:t xml:space="preserve">     </w:t>
      </w:r>
    </w:p>
    <w:p w14:paraId="6A652D66" w14:textId="033CE2FF" w:rsidR="005130CA" w:rsidRPr="005130CA" w:rsidRDefault="005130CA" w:rsidP="007B5C9C">
      <w:pPr>
        <w:pStyle w:val="ListParagraph"/>
        <w:numPr>
          <w:ilvl w:val="0"/>
          <w:numId w:val="10"/>
        </w:numPr>
        <w:rPr>
          <w:rFonts w:ascii="Courier" w:hAnsi="Courier"/>
        </w:rPr>
      </w:pPr>
      <w:r w:rsidRPr="005130CA">
        <w:rPr>
          <w:rFonts w:ascii="Courier" w:hAnsi="Courier"/>
        </w:rPr>
        <w:t>Insert all wires before soldering. Tape down on front to hold in place.  Lengths (total/insulation</w:t>
      </w:r>
      <w:r w:rsidR="00785E25">
        <w:rPr>
          <w:rFonts w:ascii="Courier" w:hAnsi="Courier"/>
        </w:rPr>
        <w:t xml:space="preserve"> template#</w:t>
      </w:r>
      <w:r w:rsidRPr="005130CA">
        <w:rPr>
          <w:rFonts w:ascii="Courier" w:hAnsi="Courier"/>
        </w:rPr>
        <w:t>) and holes:</w:t>
      </w:r>
    </w:p>
    <w:p w14:paraId="468B9BF7" w14:textId="77777777" w:rsidR="005130CA" w:rsidRPr="005130CA" w:rsidRDefault="005130CA" w:rsidP="005130CA">
      <w:pPr>
        <w:ind w:left="360"/>
        <w:rPr>
          <w:rFonts w:ascii="Courier" w:hAnsi="Courier"/>
        </w:rPr>
      </w:pPr>
      <w:r w:rsidRPr="005130CA">
        <w:rPr>
          <w:rFonts w:ascii="Courier" w:hAnsi="Courier"/>
        </w:rPr>
        <w:t xml:space="preserve">       </w:t>
      </w:r>
    </w:p>
    <w:p w14:paraId="74EB1A82" w14:textId="013F31A9"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mm</w:t>
      </w:r>
      <w:r>
        <w:rPr>
          <w:rFonts w:ascii="Courier" w:hAnsi="Courier"/>
        </w:rPr>
        <w:t xml:space="preserve"> (#3)</w:t>
      </w:r>
      <w:r w:rsidR="005130CA" w:rsidRPr="005130CA">
        <w:rPr>
          <w:rFonts w:ascii="Courier" w:hAnsi="Courier"/>
        </w:rPr>
        <w:t xml:space="preserve">  7J - upper ground rail (blue stripe), hole 7  _______</w:t>
      </w:r>
    </w:p>
    <w:p w14:paraId="7A64EDE0" w14:textId="77777777" w:rsidR="005130CA" w:rsidRPr="005130CA" w:rsidRDefault="005130CA" w:rsidP="005130CA">
      <w:pPr>
        <w:ind w:left="-720" w:firstLine="1160"/>
        <w:rPr>
          <w:rFonts w:ascii="Courier" w:hAnsi="Courier"/>
        </w:rPr>
      </w:pPr>
    </w:p>
    <w:p w14:paraId="0D06A5EF" w14:textId="70838E7A"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 xml:space="preserve">mm </w:t>
      </w:r>
      <w:r>
        <w:rPr>
          <w:rFonts w:ascii="Courier" w:hAnsi="Courier"/>
        </w:rPr>
        <w:t>(#3)</w:t>
      </w:r>
      <w:r w:rsidRPr="005130CA">
        <w:rPr>
          <w:rFonts w:ascii="Courier" w:hAnsi="Courier"/>
        </w:rPr>
        <w:t xml:space="preserve">  </w:t>
      </w:r>
      <w:r w:rsidR="005130CA" w:rsidRPr="005130CA">
        <w:rPr>
          <w:rFonts w:ascii="Courier" w:hAnsi="Courier"/>
        </w:rPr>
        <w:t>12J - upper ground rail (blue stripe), hole 12 _______</w:t>
      </w:r>
    </w:p>
    <w:p w14:paraId="53188988" w14:textId="77777777" w:rsidR="005130CA" w:rsidRPr="005130CA" w:rsidRDefault="005130CA" w:rsidP="005130CA">
      <w:pPr>
        <w:ind w:left="-720" w:firstLine="1160"/>
        <w:rPr>
          <w:rFonts w:ascii="Courier" w:hAnsi="Courier"/>
        </w:rPr>
      </w:pPr>
    </w:p>
    <w:p w14:paraId="6F60F9B9" w14:textId="54939767" w:rsidR="005130CA" w:rsidRPr="005130CA" w:rsidRDefault="007F5169" w:rsidP="007B5C9C">
      <w:pPr>
        <w:pStyle w:val="ListParagraph"/>
        <w:numPr>
          <w:ilvl w:val="2"/>
          <w:numId w:val="11"/>
        </w:numPr>
        <w:ind w:left="1440"/>
        <w:rPr>
          <w:rFonts w:ascii="Courier" w:hAnsi="Courier"/>
        </w:rPr>
      </w:pPr>
      <w:r>
        <w:rPr>
          <w:rFonts w:ascii="Courier" w:hAnsi="Courier"/>
        </w:rPr>
        <w:t>20.0/6.0mm (#3)</w:t>
      </w:r>
      <w:r w:rsidRPr="005130CA">
        <w:rPr>
          <w:rFonts w:ascii="Courier" w:hAnsi="Courier"/>
        </w:rPr>
        <w:t xml:space="preserve">  </w:t>
      </w:r>
      <w:r w:rsidR="005130CA" w:rsidRPr="005130CA">
        <w:rPr>
          <w:rFonts w:ascii="Courier" w:hAnsi="Courier"/>
        </w:rPr>
        <w:t xml:space="preserve">7F -  7E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76592DCF" w14:textId="77777777" w:rsidR="005130CA" w:rsidRPr="005130CA" w:rsidRDefault="005130CA" w:rsidP="005130CA">
      <w:pPr>
        <w:ind w:left="-720" w:firstLine="1160"/>
        <w:rPr>
          <w:rFonts w:ascii="Courier" w:hAnsi="Courier"/>
        </w:rPr>
      </w:pPr>
    </w:p>
    <w:p w14:paraId="563F44ED" w14:textId="3D2429CD" w:rsidR="005130CA" w:rsidRPr="005130CA" w:rsidRDefault="005130CA" w:rsidP="007B5C9C">
      <w:pPr>
        <w:pStyle w:val="ListParagraph"/>
        <w:numPr>
          <w:ilvl w:val="2"/>
          <w:numId w:val="11"/>
        </w:numPr>
        <w:ind w:left="1440"/>
        <w:rPr>
          <w:rFonts w:ascii="Courier" w:hAnsi="Courier"/>
        </w:rPr>
      </w:pPr>
      <w:r w:rsidRPr="005130CA">
        <w:rPr>
          <w:rFonts w:ascii="Courier" w:hAnsi="Courier"/>
        </w:rPr>
        <w:t xml:space="preserve">20.0/6.0mm </w:t>
      </w:r>
      <w:r w:rsidR="007F5169">
        <w:rPr>
          <w:rFonts w:ascii="Courier" w:hAnsi="Courier"/>
        </w:rPr>
        <w:t>(#3)</w:t>
      </w:r>
      <w:r w:rsidR="007F5169" w:rsidRPr="005130CA">
        <w:rPr>
          <w:rFonts w:ascii="Courier" w:hAnsi="Courier"/>
        </w:rPr>
        <w:t xml:space="preserve">  </w:t>
      </w:r>
      <w:r w:rsidRPr="005130CA">
        <w:rPr>
          <w:rFonts w:ascii="Courier" w:hAnsi="Courier"/>
        </w:rPr>
        <w:t xml:space="preserve">12F - 12E </w:t>
      </w:r>
      <w:r>
        <w:rPr>
          <w:rFonts w:ascii="Courier" w:hAnsi="Courier"/>
        </w:rPr>
        <w:t>______</w:t>
      </w:r>
      <w:r w:rsidRPr="005130CA">
        <w:rPr>
          <w:rFonts w:ascii="Courier" w:hAnsi="Courier"/>
        </w:rPr>
        <w:t xml:space="preserve">            </w:t>
      </w:r>
      <w:r>
        <w:rPr>
          <w:rFonts w:ascii="Courier" w:hAnsi="Courier"/>
        </w:rPr>
        <w:t xml:space="preserve">                         </w:t>
      </w:r>
    </w:p>
    <w:p w14:paraId="54441322" w14:textId="77777777" w:rsidR="005130CA" w:rsidRPr="005130CA" w:rsidRDefault="005130CA" w:rsidP="005130CA">
      <w:pPr>
        <w:ind w:left="-720" w:firstLine="1160"/>
        <w:rPr>
          <w:rFonts w:ascii="Courier" w:hAnsi="Courier"/>
        </w:rPr>
      </w:pPr>
    </w:p>
    <w:p w14:paraId="529EF3CA" w14:textId="0429AEFA" w:rsidR="005130CA" w:rsidRPr="005130CA" w:rsidRDefault="007F5169" w:rsidP="007B5C9C">
      <w:pPr>
        <w:pStyle w:val="ListParagraph"/>
        <w:numPr>
          <w:ilvl w:val="2"/>
          <w:numId w:val="11"/>
        </w:numPr>
        <w:ind w:left="1440"/>
        <w:rPr>
          <w:rFonts w:ascii="Courier" w:hAnsi="Courier"/>
        </w:rPr>
      </w:pPr>
      <w:r>
        <w:rPr>
          <w:rFonts w:ascii="Courier" w:hAnsi="Courier"/>
        </w:rPr>
        <w:t>22.5/8.5mm (#4)</w:t>
      </w:r>
      <w:r w:rsidRPr="005130CA">
        <w:rPr>
          <w:rFonts w:ascii="Courier" w:hAnsi="Courier"/>
        </w:rPr>
        <w:t xml:space="preserve">  </w:t>
      </w:r>
      <w:r w:rsidR="005130CA" w:rsidRPr="005130CA">
        <w:rPr>
          <w:rFonts w:ascii="Courier" w:hAnsi="Courier"/>
        </w:rPr>
        <w:t xml:space="preserve">7D - 11D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36FB7090" w14:textId="77777777" w:rsidR="005130CA" w:rsidRPr="005130CA" w:rsidRDefault="005130CA" w:rsidP="005130CA">
      <w:pPr>
        <w:ind w:left="360"/>
        <w:rPr>
          <w:rFonts w:ascii="Courier" w:hAnsi="Courier"/>
        </w:rPr>
      </w:pPr>
      <w:r w:rsidRPr="005130CA">
        <w:rPr>
          <w:rFonts w:ascii="Courier" w:hAnsi="Courier"/>
        </w:rPr>
        <w:t xml:space="preserve">        </w:t>
      </w:r>
    </w:p>
    <w:p w14:paraId="671A1888" w14:textId="48E88A5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22.5/8.5mm </w:t>
      </w:r>
      <w:r w:rsidR="007F5169">
        <w:rPr>
          <w:rFonts w:ascii="Courier" w:hAnsi="Courier"/>
        </w:rPr>
        <w:t>(#4)</w:t>
      </w:r>
      <w:r w:rsidR="007F5169" w:rsidRPr="005130CA">
        <w:rPr>
          <w:rFonts w:ascii="Courier" w:hAnsi="Courier"/>
        </w:rPr>
        <w:t xml:space="preserve">  </w:t>
      </w:r>
      <w:r w:rsidRPr="005130CA">
        <w:rPr>
          <w:rFonts w:ascii="Courier" w:hAnsi="Courier"/>
        </w:rPr>
        <w:t xml:space="preserve">12D - 16D </w:t>
      </w:r>
      <w:r>
        <w:rPr>
          <w:rFonts w:ascii="Courier" w:hAnsi="Courier"/>
        </w:rPr>
        <w:t>______</w:t>
      </w:r>
      <w:r w:rsidRPr="005130CA">
        <w:rPr>
          <w:rFonts w:ascii="Courier" w:hAnsi="Courier"/>
        </w:rPr>
        <w:t xml:space="preserve">     </w:t>
      </w:r>
      <w:r>
        <w:rPr>
          <w:rFonts w:ascii="Courier" w:hAnsi="Courier"/>
        </w:rPr>
        <w:t xml:space="preserve">                               </w:t>
      </w:r>
    </w:p>
    <w:p w14:paraId="6F2BF989" w14:textId="77777777" w:rsidR="005130CA" w:rsidRPr="005130CA" w:rsidRDefault="005130CA" w:rsidP="005130CA">
      <w:pPr>
        <w:ind w:left="-720" w:firstLine="1160"/>
        <w:rPr>
          <w:rFonts w:ascii="Courier" w:hAnsi="Courier"/>
        </w:rPr>
      </w:pPr>
    </w:p>
    <w:p w14:paraId="0510FEB3" w14:textId="4D496C08"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12A - lower ground rail (blue stripe), hole 12 _______</w:t>
      </w:r>
    </w:p>
    <w:p w14:paraId="7807CB4D" w14:textId="77777777" w:rsidR="005130CA" w:rsidRPr="005130CA" w:rsidRDefault="005130CA" w:rsidP="005130CA">
      <w:pPr>
        <w:ind w:left="-720" w:firstLine="1160"/>
        <w:rPr>
          <w:rFonts w:ascii="Courier" w:hAnsi="Courier"/>
        </w:rPr>
      </w:pPr>
    </w:p>
    <w:p w14:paraId="5E0F449A" w14:textId="7FDA519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21A - lower ground rail (blue stripe), hole 21 _______</w:t>
      </w:r>
    </w:p>
    <w:p w14:paraId="0AC7BD10" w14:textId="77777777" w:rsidR="005130CA" w:rsidRPr="005130CA" w:rsidRDefault="005130CA" w:rsidP="005130CA">
      <w:pPr>
        <w:ind w:left="360"/>
        <w:rPr>
          <w:rFonts w:ascii="Courier" w:hAnsi="Courier"/>
        </w:rPr>
      </w:pPr>
      <w:r w:rsidRPr="005130CA">
        <w:rPr>
          <w:rFonts w:ascii="Courier" w:hAnsi="Courier"/>
        </w:rPr>
        <w:t xml:space="preserve">        </w:t>
      </w:r>
    </w:p>
    <w:p w14:paraId="2BACBE9E" w14:textId="77777777" w:rsidR="005130CA" w:rsidRPr="005130CA" w:rsidRDefault="005130CA" w:rsidP="007B5C9C">
      <w:pPr>
        <w:pStyle w:val="ListParagraph"/>
        <w:numPr>
          <w:ilvl w:val="0"/>
          <w:numId w:val="13"/>
        </w:numPr>
        <w:rPr>
          <w:rFonts w:ascii="Courier" w:hAnsi="Courier"/>
        </w:rPr>
      </w:pPr>
      <w:r w:rsidRPr="005130CA">
        <w:rPr>
          <w:rFonts w:ascii="Courier" w:hAnsi="Courier"/>
        </w:rPr>
        <w:t xml:space="preserve">Flip board upside down and hold with vise or 3rd hand tool. Solder all 16 joints </w:t>
      </w:r>
      <w:r>
        <w:rPr>
          <w:rFonts w:ascii="Courier" w:hAnsi="Courier"/>
        </w:rPr>
        <w:t>_______</w:t>
      </w:r>
      <w:r w:rsidRPr="005130CA">
        <w:rPr>
          <w:rFonts w:ascii="Courier" w:hAnsi="Courier"/>
        </w:rPr>
        <w:t xml:space="preserve">                              </w:t>
      </w:r>
    </w:p>
    <w:p w14:paraId="1D1988E5" w14:textId="77777777" w:rsidR="005130CA" w:rsidRPr="005130CA" w:rsidRDefault="005130CA" w:rsidP="005130CA">
      <w:pPr>
        <w:ind w:left="360"/>
        <w:rPr>
          <w:rFonts w:ascii="Courier" w:hAnsi="Courier"/>
        </w:rPr>
      </w:pPr>
      <w:r w:rsidRPr="005130CA">
        <w:rPr>
          <w:rFonts w:ascii="Courier" w:hAnsi="Courier"/>
        </w:rPr>
        <w:t xml:space="preserve">       </w:t>
      </w:r>
    </w:p>
    <w:p w14:paraId="77A57654" w14:textId="3A47C6AA" w:rsidR="005130CA" w:rsidRPr="005130CA" w:rsidRDefault="005130CA" w:rsidP="007B5C9C">
      <w:pPr>
        <w:pStyle w:val="ListParagraph"/>
        <w:numPr>
          <w:ilvl w:val="0"/>
          <w:numId w:val="14"/>
        </w:numPr>
        <w:rPr>
          <w:rFonts w:ascii="Courier" w:hAnsi="Courier"/>
        </w:rPr>
      </w:pPr>
      <w:r w:rsidRPr="005130CA">
        <w:rPr>
          <w:rFonts w:ascii="Courier" w:hAnsi="Courier"/>
        </w:rPr>
        <w:t xml:space="preserve">Inspect with magnifying glass to make sure all joints are good and there are no </w:t>
      </w:r>
      <w:r w:rsidR="00EE0200">
        <w:rPr>
          <w:rFonts w:ascii="Courier" w:hAnsi="Courier"/>
        </w:rPr>
        <w:t>solder bridges</w:t>
      </w:r>
      <w:r w:rsidRPr="005130CA">
        <w:rPr>
          <w:rFonts w:ascii="Courier" w:hAnsi="Courier"/>
        </w:rPr>
        <w:t xml:space="preserve">                          _______</w:t>
      </w:r>
    </w:p>
    <w:p w14:paraId="21B97D1D" w14:textId="77777777" w:rsidR="005130CA" w:rsidRPr="005130CA" w:rsidRDefault="005130CA" w:rsidP="005130CA">
      <w:pPr>
        <w:ind w:left="360"/>
        <w:rPr>
          <w:rFonts w:ascii="Courier" w:hAnsi="Courier"/>
        </w:rPr>
      </w:pPr>
      <w:r w:rsidRPr="005130CA">
        <w:rPr>
          <w:rFonts w:ascii="Courier" w:hAnsi="Courier"/>
        </w:rPr>
        <w:t xml:space="preserve">       </w:t>
      </w:r>
    </w:p>
    <w:p w14:paraId="64017A1B" w14:textId="77777777" w:rsidR="005130CA" w:rsidRPr="005130CA" w:rsidRDefault="005130CA" w:rsidP="007B5C9C">
      <w:pPr>
        <w:pStyle w:val="ListParagraph"/>
        <w:numPr>
          <w:ilvl w:val="0"/>
          <w:numId w:val="15"/>
        </w:numPr>
        <w:rPr>
          <w:rFonts w:ascii="Courier" w:hAnsi="Courier"/>
        </w:rPr>
      </w:pPr>
      <w:r w:rsidRPr="005130CA">
        <w:rPr>
          <w:rFonts w:ascii="Courier" w:hAnsi="Courier"/>
        </w:rPr>
        <w:t>Trim all 16 leads                                          _______</w:t>
      </w:r>
    </w:p>
    <w:p w14:paraId="27B63CF8" w14:textId="77777777" w:rsidR="005130CA" w:rsidRPr="005130CA" w:rsidRDefault="005130CA" w:rsidP="005130CA">
      <w:pPr>
        <w:ind w:left="360"/>
        <w:rPr>
          <w:rFonts w:ascii="Courier" w:hAnsi="Courier"/>
        </w:rPr>
      </w:pPr>
      <w:r w:rsidRPr="005130CA">
        <w:rPr>
          <w:rFonts w:ascii="Courier" w:hAnsi="Courier"/>
        </w:rPr>
        <w:t xml:space="preserve">     </w:t>
      </w:r>
    </w:p>
    <w:p w14:paraId="635D2A72" w14:textId="6F98E6C1" w:rsidR="005130CA" w:rsidRPr="005130CA" w:rsidRDefault="005130CA" w:rsidP="005130CA">
      <w:pPr>
        <w:ind w:left="360"/>
        <w:rPr>
          <w:rFonts w:ascii="Courier" w:hAnsi="Courier"/>
        </w:rPr>
      </w:pPr>
    </w:p>
    <w:p w14:paraId="0832403E" w14:textId="0C4305EA" w:rsidR="005130CA" w:rsidRPr="00C83733" w:rsidRDefault="005130CA" w:rsidP="007B5C9C">
      <w:pPr>
        <w:pStyle w:val="ListParagraph"/>
        <w:numPr>
          <w:ilvl w:val="0"/>
          <w:numId w:val="16"/>
        </w:numPr>
        <w:rPr>
          <w:rFonts w:ascii="Courier" w:hAnsi="Courier"/>
          <w:b/>
          <w:sz w:val="28"/>
          <w:szCs w:val="28"/>
          <w:u w:val="single"/>
        </w:rPr>
      </w:pPr>
      <w:r w:rsidRPr="00C83733">
        <w:rPr>
          <w:rFonts w:ascii="Courier" w:hAnsi="Courier"/>
          <w:b/>
          <w:sz w:val="28"/>
          <w:szCs w:val="28"/>
          <w:u w:val="single"/>
        </w:rPr>
        <w:t>Test ground plane</w:t>
      </w:r>
      <w:r w:rsidR="00C83733">
        <w:rPr>
          <w:rFonts w:ascii="Courier" w:hAnsi="Courier"/>
          <w:b/>
          <w:sz w:val="28"/>
          <w:szCs w:val="28"/>
          <w:u w:val="single"/>
        </w:rPr>
        <w:t>:</w:t>
      </w:r>
    </w:p>
    <w:p w14:paraId="0AD7426C" w14:textId="77777777" w:rsidR="005130CA" w:rsidRPr="005130CA" w:rsidRDefault="005130CA" w:rsidP="005130CA">
      <w:pPr>
        <w:ind w:left="360"/>
        <w:rPr>
          <w:rFonts w:ascii="Courier" w:hAnsi="Courier"/>
        </w:rPr>
      </w:pPr>
      <w:r w:rsidRPr="005130CA">
        <w:rPr>
          <w:rFonts w:ascii="Courier" w:hAnsi="Courier"/>
        </w:rPr>
        <w:t xml:space="preserve">  </w:t>
      </w:r>
    </w:p>
    <w:p w14:paraId="7F1BF00A" w14:textId="77777777" w:rsidR="005130CA" w:rsidRPr="005130CA" w:rsidRDefault="005130CA" w:rsidP="007B5C9C">
      <w:pPr>
        <w:pStyle w:val="ListParagraph"/>
        <w:numPr>
          <w:ilvl w:val="0"/>
          <w:numId w:val="17"/>
        </w:numPr>
        <w:rPr>
          <w:rFonts w:ascii="Courier" w:hAnsi="Courier"/>
        </w:rPr>
      </w:pPr>
      <w:r w:rsidRPr="005130CA">
        <w:rPr>
          <w:rFonts w:ascii="Courier" w:hAnsi="Courier"/>
        </w:rPr>
        <w:t>Test continuity:</w:t>
      </w:r>
    </w:p>
    <w:p w14:paraId="6DD4A26C"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1167ED91"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lower ground rail    _______</w:t>
      </w:r>
    </w:p>
    <w:p w14:paraId="5B118F8B" w14:textId="77777777" w:rsidR="005130CA" w:rsidRPr="005130CA" w:rsidRDefault="005130CA" w:rsidP="007B5C9C">
      <w:pPr>
        <w:ind w:left="360" w:firstLine="1160"/>
        <w:rPr>
          <w:rFonts w:ascii="Courier" w:hAnsi="Courier"/>
        </w:rPr>
      </w:pPr>
    </w:p>
    <w:p w14:paraId="4BBCA65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7   _______</w:t>
      </w:r>
    </w:p>
    <w:p w14:paraId="1F46C940" w14:textId="77777777" w:rsidR="005130CA" w:rsidRPr="005130CA" w:rsidRDefault="005130CA" w:rsidP="007B5C9C">
      <w:pPr>
        <w:ind w:left="360" w:firstLine="1160"/>
        <w:rPr>
          <w:rFonts w:ascii="Courier" w:hAnsi="Courier"/>
        </w:rPr>
      </w:pPr>
    </w:p>
    <w:p w14:paraId="79A36E12"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11  _______</w:t>
      </w:r>
    </w:p>
    <w:p w14:paraId="0DC28FDE" w14:textId="77777777" w:rsidR="005130CA" w:rsidRPr="005130CA" w:rsidRDefault="005130CA" w:rsidP="007B5C9C">
      <w:pPr>
        <w:ind w:left="360" w:firstLine="1160"/>
        <w:rPr>
          <w:rFonts w:ascii="Courier" w:hAnsi="Courier"/>
        </w:rPr>
      </w:pPr>
    </w:p>
    <w:p w14:paraId="7C15FDB4"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12  _______</w:t>
      </w:r>
    </w:p>
    <w:p w14:paraId="72B2DC39" w14:textId="77777777" w:rsidR="005130CA" w:rsidRPr="005130CA" w:rsidRDefault="005130CA" w:rsidP="007B5C9C">
      <w:pPr>
        <w:ind w:left="360" w:firstLine="1160"/>
        <w:rPr>
          <w:rFonts w:ascii="Courier" w:hAnsi="Courier"/>
        </w:rPr>
      </w:pPr>
    </w:p>
    <w:p w14:paraId="52B75E08"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16  _______</w:t>
      </w:r>
    </w:p>
    <w:p w14:paraId="5F9F4553" w14:textId="77777777" w:rsidR="005130CA" w:rsidRPr="005130CA" w:rsidRDefault="005130CA" w:rsidP="007B5C9C">
      <w:pPr>
        <w:ind w:left="360" w:firstLine="1160"/>
        <w:rPr>
          <w:rFonts w:ascii="Courier" w:hAnsi="Courier"/>
        </w:rPr>
      </w:pPr>
    </w:p>
    <w:p w14:paraId="7C337AF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21  _______</w:t>
      </w:r>
    </w:p>
    <w:p w14:paraId="5E01FCB9" w14:textId="77777777" w:rsidR="005130CA" w:rsidRPr="005130CA" w:rsidRDefault="005130CA" w:rsidP="005130CA">
      <w:pPr>
        <w:ind w:left="360"/>
        <w:rPr>
          <w:rFonts w:ascii="Courier" w:hAnsi="Courier"/>
        </w:rPr>
      </w:pPr>
      <w:r w:rsidRPr="005130CA">
        <w:rPr>
          <w:rFonts w:ascii="Courier" w:hAnsi="Courier"/>
        </w:rPr>
        <w:t xml:space="preserve">        </w:t>
      </w:r>
    </w:p>
    <w:p w14:paraId="0D4923B2" w14:textId="77777777" w:rsidR="005130CA" w:rsidRPr="007B5C9C" w:rsidRDefault="005130CA" w:rsidP="007B5C9C">
      <w:pPr>
        <w:pStyle w:val="ListParagraph"/>
        <w:numPr>
          <w:ilvl w:val="0"/>
          <w:numId w:val="24"/>
        </w:numPr>
        <w:rPr>
          <w:rFonts w:ascii="Courier" w:hAnsi="Courier"/>
        </w:rPr>
      </w:pPr>
      <w:r w:rsidRPr="007B5C9C">
        <w:rPr>
          <w:rFonts w:ascii="Courier" w:hAnsi="Courier"/>
        </w:rPr>
        <w:t>Test NON-continuity:</w:t>
      </w:r>
    </w:p>
    <w:p w14:paraId="49EB1903" w14:textId="77777777" w:rsidR="005130CA" w:rsidRPr="005130CA" w:rsidRDefault="005130CA" w:rsidP="005130CA">
      <w:pPr>
        <w:ind w:left="360"/>
        <w:rPr>
          <w:rFonts w:ascii="Courier" w:hAnsi="Courier"/>
        </w:rPr>
      </w:pPr>
      <w:r w:rsidRPr="005130CA">
        <w:rPr>
          <w:rFonts w:ascii="Courier" w:hAnsi="Courier"/>
        </w:rPr>
        <w:t xml:space="preserve">     </w:t>
      </w:r>
    </w:p>
    <w:p w14:paraId="5B2B6E84" w14:textId="77777777" w:rsidR="005130CA" w:rsidRPr="007B5C9C" w:rsidRDefault="005130CA" w:rsidP="007B5C9C">
      <w:pPr>
        <w:pStyle w:val="ListParagraph"/>
        <w:numPr>
          <w:ilvl w:val="0"/>
          <w:numId w:val="25"/>
        </w:numPr>
        <w:rPr>
          <w:rFonts w:ascii="Courier" w:hAnsi="Courier"/>
        </w:rPr>
      </w:pPr>
      <w:r w:rsidRPr="007B5C9C">
        <w:rPr>
          <w:rFonts w:ascii="Courier" w:hAnsi="Courier"/>
        </w:rPr>
        <w:t>Upper ground rail to upper/lower power rail ______</w:t>
      </w:r>
    </w:p>
    <w:p w14:paraId="2C3BA368" w14:textId="77777777" w:rsidR="005130CA" w:rsidRPr="005130CA" w:rsidRDefault="005130CA" w:rsidP="007B5C9C">
      <w:pPr>
        <w:ind w:left="360" w:firstLine="1160"/>
        <w:rPr>
          <w:rFonts w:ascii="Courier" w:hAnsi="Courier"/>
        </w:rPr>
      </w:pPr>
    </w:p>
    <w:p w14:paraId="06F8A460" w14:textId="2EFF74DA" w:rsidR="005130CA" w:rsidRPr="007B5C9C" w:rsidRDefault="005130CA" w:rsidP="007B5C9C">
      <w:pPr>
        <w:pStyle w:val="ListParagraph"/>
        <w:numPr>
          <w:ilvl w:val="0"/>
          <w:numId w:val="25"/>
        </w:numPr>
        <w:rPr>
          <w:rFonts w:ascii="Courier" w:hAnsi="Courier"/>
        </w:rPr>
      </w:pPr>
      <w:r w:rsidRPr="007B5C9C">
        <w:rPr>
          <w:rFonts w:ascii="Courier" w:hAnsi="Courier"/>
        </w:rPr>
        <w:t xml:space="preserve">Upper </w:t>
      </w:r>
      <w:r w:rsidR="00785E25">
        <w:rPr>
          <w:rFonts w:ascii="Courier" w:hAnsi="Courier"/>
        </w:rPr>
        <w:t>ground rail to holes</w:t>
      </w:r>
      <w:r w:rsidRPr="007B5C9C">
        <w:rPr>
          <w:rFonts w:ascii="Courier" w:hAnsi="Courier"/>
        </w:rPr>
        <w:t>:</w:t>
      </w:r>
      <w:r w:rsidR="00020E53">
        <w:rPr>
          <w:rFonts w:ascii="Courier" w:hAnsi="Courier"/>
        </w:rPr>
        <w:br/>
      </w:r>
    </w:p>
    <w:p w14:paraId="0BC6B751" w14:textId="01676B0A" w:rsidR="005130CA" w:rsidRDefault="00785E25" w:rsidP="00B421DA">
      <w:pPr>
        <w:pStyle w:val="ListParagraph"/>
        <w:numPr>
          <w:ilvl w:val="1"/>
          <w:numId w:val="161"/>
        </w:numPr>
        <w:rPr>
          <w:rFonts w:ascii="Courier" w:hAnsi="Courier"/>
        </w:rPr>
      </w:pPr>
      <w:r>
        <w:rPr>
          <w:rFonts w:ascii="Courier" w:hAnsi="Courier"/>
        </w:rPr>
        <w:t>6J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646D282C" w14:textId="77820D29" w:rsidR="00785E25" w:rsidRPr="00785E25" w:rsidRDefault="00785E25" w:rsidP="00B421DA">
      <w:pPr>
        <w:pStyle w:val="ListParagraph"/>
        <w:numPr>
          <w:ilvl w:val="1"/>
          <w:numId w:val="161"/>
        </w:numPr>
        <w:rPr>
          <w:rFonts w:ascii="Courier" w:hAnsi="Courier"/>
        </w:rPr>
      </w:pPr>
      <w:r>
        <w:rPr>
          <w:rFonts w:ascii="Courier" w:hAnsi="Courier"/>
        </w:rPr>
        <w:t>8J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AAB1CBD" w14:textId="225E326B" w:rsidR="00785E25" w:rsidRPr="00785E25" w:rsidRDefault="00785E25" w:rsidP="00B421DA">
      <w:pPr>
        <w:pStyle w:val="ListParagraph"/>
        <w:numPr>
          <w:ilvl w:val="1"/>
          <w:numId w:val="161"/>
        </w:numPr>
        <w:rPr>
          <w:rFonts w:ascii="Courier" w:hAnsi="Courier"/>
        </w:rPr>
      </w:pPr>
      <w:r>
        <w:rPr>
          <w:rFonts w:ascii="Courier" w:hAnsi="Courier"/>
        </w:rPr>
        <w:t>11J</w:t>
      </w:r>
      <w:r w:rsidR="00020E53" w:rsidRPr="007B5C9C">
        <w:rPr>
          <w:rFonts w:ascii="Courier" w:hAnsi="Courier"/>
        </w:rPr>
        <w:t xml:space="preserve"> ______</w:t>
      </w:r>
      <w:r>
        <w:rPr>
          <w:rFonts w:ascii="Courier" w:hAnsi="Courier"/>
        </w:rPr>
        <w:br/>
      </w:r>
    </w:p>
    <w:p w14:paraId="701D3B97" w14:textId="1111CAD0" w:rsidR="00785E25" w:rsidRPr="00785E25" w:rsidRDefault="00785E25" w:rsidP="00B421DA">
      <w:pPr>
        <w:pStyle w:val="ListParagraph"/>
        <w:numPr>
          <w:ilvl w:val="1"/>
          <w:numId w:val="161"/>
        </w:numPr>
        <w:rPr>
          <w:rFonts w:ascii="Courier" w:hAnsi="Courier"/>
        </w:rPr>
      </w:pPr>
      <w:r>
        <w:rPr>
          <w:rFonts w:ascii="Courier" w:hAnsi="Courier"/>
        </w:rPr>
        <w:t>13J</w:t>
      </w:r>
      <w:r w:rsidR="00020E53" w:rsidRPr="007B5C9C">
        <w:rPr>
          <w:rFonts w:ascii="Courier" w:hAnsi="Courier"/>
        </w:rPr>
        <w:t xml:space="preserve"> ______</w:t>
      </w:r>
      <w:r>
        <w:rPr>
          <w:rFonts w:ascii="Courier" w:hAnsi="Courier"/>
        </w:rPr>
        <w:br/>
      </w:r>
    </w:p>
    <w:p w14:paraId="20E51270" w14:textId="533FD661" w:rsidR="005130CA" w:rsidRDefault="00785E25" w:rsidP="00B421DA">
      <w:pPr>
        <w:pStyle w:val="ListParagraph"/>
        <w:numPr>
          <w:ilvl w:val="1"/>
          <w:numId w:val="161"/>
        </w:numPr>
        <w:rPr>
          <w:rFonts w:ascii="Courier" w:hAnsi="Courier"/>
        </w:rPr>
      </w:pPr>
      <w:r>
        <w:rPr>
          <w:rFonts w:ascii="Courier" w:hAnsi="Courier"/>
        </w:rPr>
        <w:t>6E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71546326" w14:textId="53102F9D" w:rsidR="00785E25" w:rsidRPr="007B5C9C" w:rsidRDefault="00785E25" w:rsidP="00B421DA">
      <w:pPr>
        <w:pStyle w:val="ListParagraph"/>
        <w:numPr>
          <w:ilvl w:val="1"/>
          <w:numId w:val="161"/>
        </w:numPr>
        <w:rPr>
          <w:rFonts w:ascii="Courier" w:hAnsi="Courier"/>
        </w:rPr>
      </w:pPr>
      <w:r>
        <w:rPr>
          <w:rFonts w:ascii="Courier" w:hAnsi="Courier"/>
        </w:rPr>
        <w:t>8E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D6C929A" w14:textId="4D64DD6D" w:rsidR="00785E25" w:rsidRPr="007B5C9C" w:rsidRDefault="00785E25" w:rsidP="00B421DA">
      <w:pPr>
        <w:pStyle w:val="ListParagraph"/>
        <w:numPr>
          <w:ilvl w:val="1"/>
          <w:numId w:val="161"/>
        </w:numPr>
        <w:rPr>
          <w:rFonts w:ascii="Courier" w:hAnsi="Courier"/>
        </w:rPr>
      </w:pPr>
      <w:r>
        <w:rPr>
          <w:rFonts w:ascii="Courier" w:hAnsi="Courier"/>
        </w:rPr>
        <w:t>10E</w:t>
      </w:r>
      <w:r w:rsidR="00020E53" w:rsidRPr="007B5C9C">
        <w:rPr>
          <w:rFonts w:ascii="Courier" w:hAnsi="Courier"/>
        </w:rPr>
        <w:t xml:space="preserve"> ______</w:t>
      </w:r>
      <w:r>
        <w:rPr>
          <w:rFonts w:ascii="Courier" w:hAnsi="Courier"/>
        </w:rPr>
        <w:br/>
      </w:r>
    </w:p>
    <w:p w14:paraId="59410A11" w14:textId="69C3FE92" w:rsidR="00785E25" w:rsidRPr="007B5C9C" w:rsidRDefault="00785E25" w:rsidP="00B421DA">
      <w:pPr>
        <w:pStyle w:val="ListParagraph"/>
        <w:numPr>
          <w:ilvl w:val="1"/>
          <w:numId w:val="161"/>
        </w:numPr>
        <w:rPr>
          <w:rFonts w:ascii="Courier" w:hAnsi="Courier"/>
        </w:rPr>
      </w:pPr>
      <w:r>
        <w:rPr>
          <w:rFonts w:ascii="Courier" w:hAnsi="Courier"/>
        </w:rPr>
        <w:t>13E</w:t>
      </w:r>
      <w:r w:rsidR="00020E53" w:rsidRPr="007B5C9C">
        <w:rPr>
          <w:rFonts w:ascii="Courier" w:hAnsi="Courier"/>
        </w:rPr>
        <w:t xml:space="preserve"> ______</w:t>
      </w:r>
      <w:r>
        <w:rPr>
          <w:rFonts w:ascii="Courier" w:hAnsi="Courier"/>
        </w:rPr>
        <w:br/>
      </w:r>
    </w:p>
    <w:p w14:paraId="2F2C0C23" w14:textId="60FE04CF" w:rsidR="00785E25" w:rsidRPr="007B5C9C" w:rsidRDefault="00785E25" w:rsidP="00B421DA">
      <w:pPr>
        <w:pStyle w:val="ListParagraph"/>
        <w:numPr>
          <w:ilvl w:val="1"/>
          <w:numId w:val="161"/>
        </w:numPr>
        <w:rPr>
          <w:rFonts w:ascii="Courier" w:hAnsi="Courier"/>
        </w:rPr>
      </w:pPr>
      <w:r>
        <w:rPr>
          <w:rFonts w:ascii="Courier" w:hAnsi="Courier"/>
        </w:rPr>
        <w:t>14E</w:t>
      </w:r>
      <w:r w:rsidR="00020E53" w:rsidRPr="007B5C9C">
        <w:rPr>
          <w:rFonts w:ascii="Courier" w:hAnsi="Courier"/>
        </w:rPr>
        <w:t xml:space="preserve"> ______</w:t>
      </w:r>
      <w:r>
        <w:rPr>
          <w:rFonts w:ascii="Courier" w:hAnsi="Courier"/>
        </w:rPr>
        <w:br/>
      </w:r>
    </w:p>
    <w:p w14:paraId="58167ECC" w14:textId="77777777" w:rsidR="005774B2" w:rsidRDefault="005774B2" w:rsidP="00B421DA">
      <w:pPr>
        <w:pStyle w:val="ListParagraph"/>
        <w:numPr>
          <w:ilvl w:val="1"/>
          <w:numId w:val="161"/>
        </w:numPr>
        <w:rPr>
          <w:rFonts w:ascii="Courier" w:hAnsi="Courier"/>
        </w:rPr>
      </w:pPr>
      <w:r>
        <w:rPr>
          <w:rFonts w:ascii="Courier" w:hAnsi="Courier"/>
        </w:rPr>
        <w:t>15</w:t>
      </w:r>
      <w:r w:rsidR="00785E25">
        <w:rPr>
          <w:rFonts w:ascii="Courier" w:hAnsi="Courier"/>
        </w:rPr>
        <w:t>E</w:t>
      </w:r>
      <w:r w:rsidR="00020E53" w:rsidRPr="007B5C9C">
        <w:rPr>
          <w:rFonts w:ascii="Courier" w:hAnsi="Courier"/>
        </w:rPr>
        <w:t xml:space="preserve"> ______</w:t>
      </w:r>
      <w:r>
        <w:rPr>
          <w:rFonts w:ascii="Courier" w:hAnsi="Courier"/>
        </w:rPr>
        <w:br/>
      </w:r>
    </w:p>
    <w:p w14:paraId="47DA6C03" w14:textId="32572B26" w:rsidR="00785E25" w:rsidRPr="007B5C9C" w:rsidRDefault="005774B2" w:rsidP="00B421DA">
      <w:pPr>
        <w:pStyle w:val="ListParagraph"/>
        <w:numPr>
          <w:ilvl w:val="1"/>
          <w:numId w:val="161"/>
        </w:numPr>
        <w:rPr>
          <w:rFonts w:ascii="Courier" w:hAnsi="Courier"/>
        </w:rPr>
      </w:pPr>
      <w:r>
        <w:rPr>
          <w:rFonts w:ascii="Courier" w:hAnsi="Courier"/>
        </w:rPr>
        <w:t>17E ______</w:t>
      </w:r>
      <w:r w:rsidR="00785E25">
        <w:rPr>
          <w:rFonts w:ascii="Courier" w:hAnsi="Courier"/>
        </w:rPr>
        <w:br/>
      </w:r>
    </w:p>
    <w:p w14:paraId="216E8C01" w14:textId="353DF7D4" w:rsidR="00785E25" w:rsidRPr="007B5C9C" w:rsidRDefault="00785E25" w:rsidP="00B421DA">
      <w:pPr>
        <w:pStyle w:val="ListParagraph"/>
        <w:numPr>
          <w:ilvl w:val="1"/>
          <w:numId w:val="161"/>
        </w:numPr>
        <w:rPr>
          <w:rFonts w:ascii="Courier" w:hAnsi="Courier"/>
        </w:rPr>
      </w:pPr>
      <w:r>
        <w:rPr>
          <w:rFonts w:ascii="Courier" w:hAnsi="Courier"/>
        </w:rPr>
        <w:t>20E</w:t>
      </w:r>
      <w:r w:rsidR="00020E53" w:rsidRPr="007B5C9C">
        <w:rPr>
          <w:rFonts w:ascii="Courier" w:hAnsi="Courier"/>
        </w:rPr>
        <w:t xml:space="preserve"> ______</w:t>
      </w:r>
      <w:r>
        <w:rPr>
          <w:rFonts w:ascii="Courier" w:hAnsi="Courier"/>
        </w:rPr>
        <w:br/>
      </w:r>
    </w:p>
    <w:p w14:paraId="5A2FA832" w14:textId="5F0296FE" w:rsidR="00785E25" w:rsidRPr="00785E25" w:rsidDel="00AD01D7" w:rsidRDefault="00785E25" w:rsidP="00B421DA">
      <w:pPr>
        <w:pStyle w:val="ListParagraph"/>
        <w:numPr>
          <w:ilvl w:val="1"/>
          <w:numId w:val="161"/>
        </w:numPr>
        <w:rPr>
          <w:del w:id="411" w:author="Cindy W" w:date="2017-11-12T15:15:00Z"/>
          <w:rFonts w:ascii="Courier" w:hAnsi="Courier"/>
        </w:rPr>
      </w:pPr>
      <w:r>
        <w:rPr>
          <w:rFonts w:ascii="Courier" w:hAnsi="Courier"/>
        </w:rPr>
        <w:t>22E</w:t>
      </w:r>
      <w:r w:rsidR="00020E53" w:rsidRPr="007B5C9C">
        <w:rPr>
          <w:rFonts w:ascii="Courier" w:hAnsi="Courier"/>
        </w:rPr>
        <w:t xml:space="preserve"> ______</w:t>
      </w:r>
    </w:p>
    <w:p w14:paraId="2D5A0CFB" w14:textId="77777777" w:rsidR="004358B3" w:rsidRDefault="004358B3">
      <w:pPr>
        <w:pStyle w:val="ListParagraph"/>
        <w:numPr>
          <w:ilvl w:val="1"/>
          <w:numId w:val="161"/>
        </w:numPr>
        <w:pPrChange w:id="412" w:author="Cindy W" w:date="2017-11-12T15:15:00Z">
          <w:pPr>
            <w:pStyle w:val="Heading1"/>
          </w:pPr>
        </w:pPrChange>
      </w:pPr>
    </w:p>
    <w:p w14:paraId="0F012304" w14:textId="0E70A983" w:rsidR="005130CA" w:rsidRPr="005130CA" w:rsidRDefault="00C83733" w:rsidP="00C83733">
      <w:pPr>
        <w:pStyle w:val="Heading1"/>
      </w:pPr>
      <w:bookmarkStart w:id="413" w:name="_Toc373513866"/>
      <w:r>
        <w:lastRenderedPageBreak/>
        <w:t>Step 9: RED (+5V) wires</w:t>
      </w:r>
      <w:bookmarkEnd w:id="413"/>
      <w:r>
        <w:br/>
      </w:r>
      <w:r w:rsidR="005130CA" w:rsidRPr="005130CA">
        <w:t xml:space="preserve">            </w:t>
      </w:r>
    </w:p>
    <w:p w14:paraId="39A8F924" w14:textId="77777777" w:rsidR="005130CA" w:rsidRPr="00C83733" w:rsidRDefault="005130CA" w:rsidP="007B5C9C">
      <w:pPr>
        <w:pStyle w:val="ListParagraph"/>
        <w:numPr>
          <w:ilvl w:val="0"/>
          <w:numId w:val="26"/>
        </w:numPr>
        <w:rPr>
          <w:rFonts w:ascii="Courier" w:hAnsi="Courier"/>
          <w:b/>
          <w:sz w:val="28"/>
          <w:szCs w:val="28"/>
          <w:u w:val="single"/>
        </w:rPr>
      </w:pPr>
      <w:r w:rsidRPr="00C83733">
        <w:rPr>
          <w:rFonts w:ascii="Courier" w:hAnsi="Courier"/>
          <w:b/>
          <w:sz w:val="28"/>
          <w:szCs w:val="28"/>
          <w:u w:val="single"/>
        </w:rPr>
        <w:t>Solder RED (+5V) wires to Perma-Proto (8 joints):</w:t>
      </w:r>
    </w:p>
    <w:p w14:paraId="226AA5C2" w14:textId="77777777" w:rsidR="005130CA" w:rsidRPr="005130CA" w:rsidRDefault="005130CA" w:rsidP="005130CA">
      <w:pPr>
        <w:ind w:left="360"/>
        <w:rPr>
          <w:rFonts w:ascii="Courier" w:hAnsi="Courier"/>
        </w:rPr>
      </w:pPr>
      <w:r w:rsidRPr="005130CA">
        <w:rPr>
          <w:rFonts w:ascii="Courier" w:hAnsi="Courier"/>
        </w:rPr>
        <w:t xml:space="preserve">  </w:t>
      </w:r>
    </w:p>
    <w:p w14:paraId="7065C87C" w14:textId="77777777" w:rsidR="005130CA" w:rsidRPr="007B5C9C" w:rsidRDefault="005130CA" w:rsidP="007B5C9C">
      <w:pPr>
        <w:pStyle w:val="ListParagraph"/>
        <w:numPr>
          <w:ilvl w:val="0"/>
          <w:numId w:val="27"/>
        </w:numPr>
        <w:ind w:left="720"/>
        <w:rPr>
          <w:rFonts w:ascii="Courier" w:hAnsi="Courier"/>
        </w:rPr>
      </w:pPr>
      <w:r w:rsidRPr="007B5C9C">
        <w:rPr>
          <w:rFonts w:ascii="Courier" w:hAnsi="Courier"/>
        </w:rPr>
        <w:t>Only the ones with both ends connecting to Perma-Proto holes</w:t>
      </w:r>
    </w:p>
    <w:p w14:paraId="0BC9220E" w14:textId="77777777" w:rsidR="005130CA" w:rsidRPr="005130CA" w:rsidRDefault="005130CA" w:rsidP="007B5C9C">
      <w:pPr>
        <w:ind w:firstLine="720"/>
        <w:rPr>
          <w:rFonts w:ascii="Courier" w:hAnsi="Courier"/>
        </w:rPr>
      </w:pPr>
    </w:p>
    <w:p w14:paraId="3E2C20DE" w14:textId="3DDF7355" w:rsidR="005130CA" w:rsidRPr="007B5C9C" w:rsidRDefault="005130CA" w:rsidP="007B5C9C">
      <w:pPr>
        <w:pStyle w:val="ListParagraph"/>
        <w:numPr>
          <w:ilvl w:val="0"/>
          <w:numId w:val="2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3DF5BDD0" w14:textId="77777777" w:rsidR="005130CA" w:rsidRPr="005130CA" w:rsidRDefault="005130CA" w:rsidP="005130CA">
      <w:pPr>
        <w:ind w:left="360"/>
        <w:rPr>
          <w:rFonts w:ascii="Courier" w:hAnsi="Courier"/>
        </w:rPr>
      </w:pPr>
      <w:r w:rsidRPr="005130CA">
        <w:rPr>
          <w:rFonts w:ascii="Courier" w:hAnsi="Courier"/>
        </w:rPr>
        <w:t xml:space="preserve">       </w:t>
      </w:r>
    </w:p>
    <w:p w14:paraId="177FB440" w14:textId="42A64854"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8J - upper power rail (red stripe), hole 8  _______</w:t>
      </w:r>
    </w:p>
    <w:p w14:paraId="1932AD01" w14:textId="77777777" w:rsidR="005130CA" w:rsidRPr="005130CA" w:rsidRDefault="005130CA" w:rsidP="007B5C9C">
      <w:pPr>
        <w:ind w:left="-1080" w:firstLine="1160"/>
        <w:rPr>
          <w:rFonts w:ascii="Courier" w:hAnsi="Courier"/>
        </w:rPr>
      </w:pPr>
    </w:p>
    <w:p w14:paraId="4823CA37" w14:textId="08ABF860"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13J - upper power rail (red stripe), hole 13 _______</w:t>
      </w:r>
    </w:p>
    <w:p w14:paraId="20118B6E" w14:textId="77777777" w:rsidR="005130CA" w:rsidRPr="005130CA" w:rsidRDefault="005130CA" w:rsidP="007B5C9C">
      <w:pPr>
        <w:ind w:left="-1080" w:firstLine="1160"/>
        <w:rPr>
          <w:rFonts w:ascii="Courier" w:hAnsi="Courier"/>
        </w:rPr>
      </w:pPr>
    </w:p>
    <w:p w14:paraId="5C1EC091" w14:textId="44592981"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19J - upper power rail (red stripe), hole 19 _______</w:t>
      </w:r>
    </w:p>
    <w:p w14:paraId="22CE7111" w14:textId="77777777" w:rsidR="005130CA" w:rsidRPr="005130CA" w:rsidRDefault="005130CA" w:rsidP="007B5C9C">
      <w:pPr>
        <w:ind w:left="-1080" w:firstLine="1160"/>
        <w:rPr>
          <w:rFonts w:ascii="Courier" w:hAnsi="Courier"/>
        </w:rPr>
      </w:pPr>
    </w:p>
    <w:p w14:paraId="64D44C5A" w14:textId="675BC37B" w:rsidR="005130CA" w:rsidRPr="007B5C9C" w:rsidRDefault="005130CA" w:rsidP="007B5C9C">
      <w:pPr>
        <w:pStyle w:val="ListParagraph"/>
        <w:numPr>
          <w:ilvl w:val="2"/>
          <w:numId w:val="28"/>
        </w:numPr>
        <w:ind w:left="1080"/>
        <w:rPr>
          <w:rFonts w:ascii="Courier" w:hAnsi="Courier"/>
        </w:rPr>
      </w:pPr>
      <w:r w:rsidRPr="007B5C9C">
        <w:rPr>
          <w:rFonts w:ascii="Courier" w:hAnsi="Courier"/>
        </w:rPr>
        <w:t>21.5/7.5mm</w:t>
      </w:r>
      <w:r w:rsidR="00C625DF">
        <w:rPr>
          <w:rFonts w:ascii="Courier" w:hAnsi="Courier"/>
        </w:rPr>
        <w:t xml:space="preserve"> </w:t>
      </w:r>
      <w:r w:rsidR="00785E25">
        <w:rPr>
          <w:rFonts w:ascii="Courier" w:hAnsi="Courier"/>
        </w:rPr>
        <w:t xml:space="preserve">(#A)  </w:t>
      </w:r>
      <w:r w:rsidRPr="007B5C9C">
        <w:rPr>
          <w:rFonts w:ascii="Courier" w:hAnsi="Courier"/>
        </w:rPr>
        <w:t>17E - 19F</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3F81F4DC" w14:textId="77777777" w:rsidR="005130CA" w:rsidRPr="005130CA" w:rsidRDefault="005130CA" w:rsidP="005130CA">
      <w:pPr>
        <w:ind w:left="360"/>
        <w:rPr>
          <w:rFonts w:ascii="Courier" w:hAnsi="Courier"/>
        </w:rPr>
      </w:pPr>
      <w:r w:rsidRPr="005130CA">
        <w:rPr>
          <w:rFonts w:ascii="Courier" w:hAnsi="Courier"/>
        </w:rPr>
        <w:t xml:space="preserve">        </w:t>
      </w:r>
    </w:p>
    <w:p w14:paraId="779B5F6E" w14:textId="77777777" w:rsidR="005130CA" w:rsidRPr="007B5C9C" w:rsidRDefault="005130CA" w:rsidP="007B5C9C">
      <w:pPr>
        <w:pStyle w:val="ListParagraph"/>
        <w:numPr>
          <w:ilvl w:val="0"/>
          <w:numId w:val="2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8 joints                                  _______</w:t>
      </w:r>
    </w:p>
    <w:p w14:paraId="1EA8F20E" w14:textId="77777777" w:rsidR="005130CA" w:rsidRPr="005130CA" w:rsidRDefault="005130CA" w:rsidP="005130CA">
      <w:pPr>
        <w:ind w:left="360"/>
        <w:rPr>
          <w:rFonts w:ascii="Courier" w:hAnsi="Courier"/>
        </w:rPr>
      </w:pPr>
      <w:r w:rsidRPr="005130CA">
        <w:rPr>
          <w:rFonts w:ascii="Courier" w:hAnsi="Courier"/>
        </w:rPr>
        <w:t xml:space="preserve">     </w:t>
      </w:r>
    </w:p>
    <w:p w14:paraId="525AB690" w14:textId="1EF37E66" w:rsidR="005130CA" w:rsidRPr="007B5C9C" w:rsidRDefault="005130CA" w:rsidP="007B5C9C">
      <w:pPr>
        <w:pStyle w:val="ListParagraph"/>
        <w:numPr>
          <w:ilvl w:val="0"/>
          <w:numId w:val="3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7D1A83FB" w14:textId="77777777" w:rsidR="005130CA" w:rsidRPr="005130CA" w:rsidRDefault="005130CA" w:rsidP="007B5C9C">
      <w:pPr>
        <w:ind w:firstLine="1000"/>
        <w:rPr>
          <w:rFonts w:ascii="Courier" w:hAnsi="Courier"/>
        </w:rPr>
      </w:pPr>
    </w:p>
    <w:p w14:paraId="7D4633EF" w14:textId="5FF4A2B1" w:rsidR="005130CA" w:rsidRPr="007B5C9C" w:rsidRDefault="005130CA" w:rsidP="007B5C9C">
      <w:pPr>
        <w:pStyle w:val="ListParagraph"/>
        <w:numPr>
          <w:ilvl w:val="0"/>
          <w:numId w:val="30"/>
        </w:numPr>
        <w:ind w:left="720"/>
        <w:rPr>
          <w:rFonts w:ascii="Courier" w:hAnsi="Courier"/>
        </w:rPr>
      </w:pPr>
      <w:r w:rsidRPr="007B5C9C">
        <w:rPr>
          <w:rFonts w:ascii="Courier" w:hAnsi="Courier"/>
        </w:rPr>
        <w:t>Trim all 8 leads</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09434C7E" w14:textId="77777777" w:rsidR="005130CA" w:rsidRPr="005130CA" w:rsidRDefault="005130CA" w:rsidP="005130CA">
      <w:pPr>
        <w:ind w:left="360"/>
        <w:rPr>
          <w:rFonts w:ascii="Courier" w:hAnsi="Courier"/>
        </w:rPr>
      </w:pPr>
      <w:r w:rsidRPr="005130CA">
        <w:rPr>
          <w:rFonts w:ascii="Courier" w:hAnsi="Courier"/>
        </w:rPr>
        <w:t xml:space="preserve">     </w:t>
      </w:r>
    </w:p>
    <w:p w14:paraId="75DA2A34" w14:textId="454C836B" w:rsidR="005130CA" w:rsidRPr="005130CA" w:rsidRDefault="00477D8A" w:rsidP="005130CA">
      <w:pPr>
        <w:ind w:left="360"/>
        <w:rPr>
          <w:rFonts w:ascii="Courier" w:hAnsi="Courier"/>
        </w:rPr>
      </w:pPr>
      <w:r>
        <w:rPr>
          <w:rFonts w:ascii="Courier" w:hAnsi="Courier"/>
        </w:rPr>
        <w:t xml:space="preserve">  </w:t>
      </w:r>
    </w:p>
    <w:p w14:paraId="4D920214" w14:textId="77777777" w:rsidR="005130CA" w:rsidRPr="005130CA" w:rsidRDefault="005130CA" w:rsidP="005130CA">
      <w:pPr>
        <w:ind w:left="360"/>
        <w:rPr>
          <w:rFonts w:ascii="Courier" w:hAnsi="Courier"/>
        </w:rPr>
      </w:pPr>
      <w:r w:rsidRPr="005130CA">
        <w:rPr>
          <w:rFonts w:ascii="Courier" w:hAnsi="Courier"/>
        </w:rPr>
        <w:t xml:space="preserve">     </w:t>
      </w:r>
    </w:p>
    <w:p w14:paraId="75669666" w14:textId="103A4DBF" w:rsidR="005130CA" w:rsidRPr="00C83733" w:rsidRDefault="005130CA" w:rsidP="007B5C9C">
      <w:pPr>
        <w:pStyle w:val="ListParagraph"/>
        <w:numPr>
          <w:ilvl w:val="0"/>
          <w:numId w:val="31"/>
        </w:numPr>
        <w:rPr>
          <w:rFonts w:ascii="Courier" w:hAnsi="Courier"/>
          <w:b/>
          <w:sz w:val="28"/>
          <w:szCs w:val="28"/>
          <w:u w:val="single"/>
        </w:rPr>
      </w:pPr>
      <w:r w:rsidRPr="00C83733">
        <w:rPr>
          <w:rFonts w:ascii="Courier" w:hAnsi="Courier"/>
          <w:b/>
          <w:sz w:val="28"/>
          <w:szCs w:val="28"/>
          <w:u w:val="single"/>
        </w:rPr>
        <w:t>Test power plane</w:t>
      </w:r>
      <w:r w:rsidR="001918D2" w:rsidRPr="00C83733">
        <w:rPr>
          <w:rFonts w:ascii="Courier" w:hAnsi="Courier"/>
          <w:b/>
          <w:sz w:val="28"/>
          <w:szCs w:val="28"/>
          <w:u w:val="single"/>
        </w:rPr>
        <w:t>:</w:t>
      </w:r>
    </w:p>
    <w:p w14:paraId="7BA4BEC9" w14:textId="77777777" w:rsidR="005130CA" w:rsidRPr="005130CA" w:rsidRDefault="005130CA" w:rsidP="005130CA">
      <w:pPr>
        <w:ind w:left="360"/>
        <w:rPr>
          <w:rFonts w:ascii="Courier" w:hAnsi="Courier"/>
        </w:rPr>
      </w:pPr>
      <w:r w:rsidRPr="005130CA">
        <w:rPr>
          <w:rFonts w:ascii="Courier" w:hAnsi="Courier"/>
        </w:rPr>
        <w:t xml:space="preserve">  </w:t>
      </w:r>
    </w:p>
    <w:p w14:paraId="7A382F69" w14:textId="77777777" w:rsidR="005130CA" w:rsidRPr="007B5C9C" w:rsidRDefault="005130CA" w:rsidP="007B5C9C">
      <w:pPr>
        <w:pStyle w:val="ListParagraph"/>
        <w:numPr>
          <w:ilvl w:val="0"/>
          <w:numId w:val="32"/>
        </w:numPr>
        <w:rPr>
          <w:rFonts w:ascii="Courier" w:hAnsi="Courier"/>
        </w:rPr>
      </w:pPr>
      <w:r w:rsidRPr="007B5C9C">
        <w:rPr>
          <w:rFonts w:ascii="Courier" w:hAnsi="Courier"/>
        </w:rPr>
        <w:t>Test continuity:</w:t>
      </w:r>
    </w:p>
    <w:p w14:paraId="587FBBDD" w14:textId="77777777" w:rsidR="005130CA" w:rsidRPr="005130CA" w:rsidRDefault="005130CA" w:rsidP="005130CA">
      <w:pPr>
        <w:ind w:left="360"/>
        <w:rPr>
          <w:rFonts w:ascii="Courier" w:hAnsi="Courier"/>
        </w:rPr>
      </w:pPr>
      <w:r w:rsidRPr="005130CA">
        <w:rPr>
          <w:rFonts w:ascii="Courier" w:hAnsi="Courier"/>
        </w:rPr>
        <w:t xml:space="preserve">     </w:t>
      </w:r>
    </w:p>
    <w:p w14:paraId="3756FCB4"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8    _______</w:t>
      </w:r>
    </w:p>
    <w:p w14:paraId="1F29630E" w14:textId="77777777" w:rsidR="005130CA" w:rsidRPr="005130CA" w:rsidRDefault="005130CA" w:rsidP="007B5C9C">
      <w:pPr>
        <w:ind w:left="360" w:firstLine="1160"/>
        <w:rPr>
          <w:rFonts w:ascii="Courier" w:hAnsi="Courier"/>
        </w:rPr>
      </w:pPr>
    </w:p>
    <w:p w14:paraId="11C9C583"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13   _______</w:t>
      </w:r>
    </w:p>
    <w:p w14:paraId="04AAF9A0" w14:textId="77777777" w:rsidR="005130CA" w:rsidRPr="005130CA" w:rsidRDefault="005130CA" w:rsidP="007B5C9C">
      <w:pPr>
        <w:ind w:left="360" w:firstLine="1160"/>
        <w:rPr>
          <w:rFonts w:ascii="Courier" w:hAnsi="Courier"/>
        </w:rPr>
      </w:pPr>
    </w:p>
    <w:p w14:paraId="2E372A18"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19   _______</w:t>
      </w:r>
    </w:p>
    <w:p w14:paraId="1556B2B0" w14:textId="77777777" w:rsidR="005130CA" w:rsidRPr="005130CA" w:rsidRDefault="005130CA" w:rsidP="007B5C9C">
      <w:pPr>
        <w:ind w:left="360" w:firstLine="1160"/>
        <w:rPr>
          <w:rFonts w:ascii="Courier" w:hAnsi="Courier"/>
        </w:rPr>
      </w:pPr>
    </w:p>
    <w:p w14:paraId="3A11C6DB"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A-E in row 17   _______</w:t>
      </w:r>
    </w:p>
    <w:p w14:paraId="57068CE2" w14:textId="77777777" w:rsidR="005130CA" w:rsidRPr="005130CA" w:rsidRDefault="007B5C9C" w:rsidP="007B5C9C">
      <w:pPr>
        <w:ind w:left="360" w:firstLine="1160"/>
        <w:rPr>
          <w:rFonts w:ascii="Courier" w:hAnsi="Courier"/>
        </w:rPr>
      </w:pPr>
      <w:r>
        <w:rPr>
          <w:rFonts w:ascii="Courier" w:hAnsi="Courier"/>
        </w:rPr>
        <w:br/>
      </w:r>
      <w:del w:id="414" w:author="Cindy W" w:date="2017-11-12T15:15:00Z">
        <w:r w:rsidDel="00AD01D7">
          <w:rPr>
            <w:rFonts w:ascii="Courier" w:hAnsi="Courier"/>
          </w:rPr>
          <w:br/>
        </w:r>
      </w:del>
    </w:p>
    <w:p w14:paraId="3157A553" w14:textId="77777777" w:rsidR="005130CA" w:rsidRPr="007B5C9C" w:rsidRDefault="005130CA" w:rsidP="007B5C9C">
      <w:pPr>
        <w:pStyle w:val="ListParagraph"/>
        <w:numPr>
          <w:ilvl w:val="0"/>
          <w:numId w:val="34"/>
        </w:numPr>
        <w:rPr>
          <w:rFonts w:ascii="Courier" w:hAnsi="Courier"/>
        </w:rPr>
      </w:pPr>
      <w:r w:rsidRPr="007B5C9C">
        <w:rPr>
          <w:rFonts w:ascii="Courier" w:hAnsi="Courier"/>
        </w:rPr>
        <w:lastRenderedPageBreak/>
        <w:t>Test NON-continuity:</w:t>
      </w:r>
    </w:p>
    <w:p w14:paraId="0A6E3839" w14:textId="77777777" w:rsidR="005130CA" w:rsidRPr="005130CA" w:rsidRDefault="005130CA" w:rsidP="005130CA">
      <w:pPr>
        <w:ind w:left="360"/>
        <w:rPr>
          <w:rFonts w:ascii="Courier" w:hAnsi="Courier"/>
        </w:rPr>
      </w:pPr>
      <w:r w:rsidRPr="005130CA">
        <w:rPr>
          <w:rFonts w:ascii="Courier" w:hAnsi="Courier"/>
        </w:rPr>
        <w:t xml:space="preserve">     </w:t>
      </w:r>
    </w:p>
    <w:p w14:paraId="416F98BB" w14:textId="77777777" w:rsidR="005130CA" w:rsidRPr="007B5C9C" w:rsidRDefault="005130CA" w:rsidP="007B5C9C">
      <w:pPr>
        <w:pStyle w:val="ListParagraph"/>
        <w:numPr>
          <w:ilvl w:val="0"/>
          <w:numId w:val="35"/>
        </w:numPr>
        <w:rPr>
          <w:rFonts w:ascii="Courier" w:hAnsi="Courier"/>
        </w:rPr>
      </w:pPr>
      <w:r w:rsidRPr="007B5C9C">
        <w:rPr>
          <w:rFonts w:ascii="Courier" w:hAnsi="Courier"/>
        </w:rPr>
        <w:t>Upper power rail to upper/lower ground rail  _______</w:t>
      </w:r>
    </w:p>
    <w:p w14:paraId="71431659" w14:textId="77777777" w:rsidR="005130CA" w:rsidRPr="005130CA" w:rsidRDefault="005130CA" w:rsidP="007B5C9C">
      <w:pPr>
        <w:ind w:left="360" w:firstLine="1160"/>
        <w:rPr>
          <w:rFonts w:ascii="Courier" w:hAnsi="Courier"/>
        </w:rPr>
      </w:pPr>
    </w:p>
    <w:p w14:paraId="35BD3B0F" w14:textId="46162C1D" w:rsidR="005130CA" w:rsidRPr="007B5C9C" w:rsidRDefault="005130CA" w:rsidP="007B5C9C">
      <w:pPr>
        <w:pStyle w:val="ListParagraph"/>
        <w:numPr>
          <w:ilvl w:val="0"/>
          <w:numId w:val="35"/>
        </w:numPr>
        <w:rPr>
          <w:rFonts w:ascii="Courier" w:hAnsi="Courier"/>
        </w:rPr>
      </w:pPr>
      <w:r w:rsidRPr="007B5C9C">
        <w:rPr>
          <w:rFonts w:ascii="Courier" w:hAnsi="Courier"/>
        </w:rPr>
        <w:t>Upper power rail</w:t>
      </w:r>
      <w:r w:rsidR="00C625DF">
        <w:rPr>
          <w:rFonts w:ascii="Courier" w:hAnsi="Courier"/>
        </w:rPr>
        <w:t xml:space="preserve"> to holes</w:t>
      </w:r>
      <w:r w:rsidRPr="007B5C9C">
        <w:rPr>
          <w:rFonts w:ascii="Courier" w:hAnsi="Courier"/>
        </w:rPr>
        <w:t>:</w:t>
      </w:r>
      <w:r w:rsidR="00531850">
        <w:rPr>
          <w:rFonts w:ascii="Courier" w:hAnsi="Courier"/>
        </w:rPr>
        <w:br/>
      </w:r>
    </w:p>
    <w:p w14:paraId="34BAD144" w14:textId="6479F685" w:rsidR="00C625DF" w:rsidRDefault="00C625DF" w:rsidP="00B421DA">
      <w:pPr>
        <w:pStyle w:val="ListParagraph"/>
        <w:numPr>
          <w:ilvl w:val="1"/>
          <w:numId w:val="162"/>
        </w:numPr>
        <w:rPr>
          <w:rFonts w:ascii="Courier" w:hAnsi="Courier"/>
        </w:rPr>
      </w:pPr>
      <w:r>
        <w:rPr>
          <w:rFonts w:ascii="Courier" w:hAnsi="Courier"/>
        </w:rPr>
        <w:t>9J</w:t>
      </w:r>
      <w:r w:rsidR="00531850">
        <w:rPr>
          <w:rFonts w:ascii="Courier" w:hAnsi="Courier"/>
        </w:rPr>
        <w:t xml:space="preserve"> </w:t>
      </w:r>
      <w:r>
        <w:rPr>
          <w:rFonts w:ascii="Courier" w:hAnsi="Courier"/>
        </w:rPr>
        <w:t xml:space="preserve"> </w:t>
      </w:r>
      <w:r w:rsidR="00531850">
        <w:rPr>
          <w:rFonts w:ascii="Courier" w:hAnsi="Courier"/>
        </w:rPr>
        <w:t>_______</w:t>
      </w:r>
      <w:r w:rsidR="00020E53">
        <w:rPr>
          <w:rFonts w:ascii="Courier" w:hAnsi="Courier"/>
        </w:rPr>
        <w:br/>
      </w:r>
    </w:p>
    <w:p w14:paraId="1D67FEA8" w14:textId="35F3281B" w:rsidR="00C625DF" w:rsidRDefault="00C625DF" w:rsidP="00B421DA">
      <w:pPr>
        <w:pStyle w:val="ListParagraph"/>
        <w:numPr>
          <w:ilvl w:val="1"/>
          <w:numId w:val="162"/>
        </w:numPr>
        <w:rPr>
          <w:rFonts w:ascii="Courier" w:hAnsi="Courier"/>
        </w:rPr>
      </w:pPr>
      <w:r>
        <w:rPr>
          <w:rFonts w:ascii="Courier" w:hAnsi="Courier"/>
        </w:rPr>
        <w:t>14J _______</w:t>
      </w:r>
      <w:r w:rsidR="00020E53">
        <w:rPr>
          <w:rFonts w:ascii="Courier" w:hAnsi="Courier"/>
        </w:rPr>
        <w:br/>
      </w:r>
    </w:p>
    <w:p w14:paraId="39A13917" w14:textId="4C565AD7" w:rsidR="00C625DF" w:rsidRDefault="00C625DF" w:rsidP="00B421DA">
      <w:pPr>
        <w:pStyle w:val="ListParagraph"/>
        <w:numPr>
          <w:ilvl w:val="1"/>
          <w:numId w:val="162"/>
        </w:numPr>
        <w:rPr>
          <w:rFonts w:ascii="Courier" w:hAnsi="Courier"/>
        </w:rPr>
      </w:pPr>
      <w:r>
        <w:rPr>
          <w:rFonts w:ascii="Courier" w:hAnsi="Courier"/>
        </w:rPr>
        <w:t>18J _______</w:t>
      </w:r>
      <w:r w:rsidR="00020E53">
        <w:rPr>
          <w:rFonts w:ascii="Courier" w:hAnsi="Courier"/>
        </w:rPr>
        <w:br/>
      </w:r>
    </w:p>
    <w:p w14:paraId="7917FAD3" w14:textId="27E7CB70" w:rsidR="00C625DF" w:rsidRDefault="00C625DF" w:rsidP="00B421DA">
      <w:pPr>
        <w:pStyle w:val="ListParagraph"/>
        <w:numPr>
          <w:ilvl w:val="1"/>
          <w:numId w:val="162"/>
        </w:numPr>
        <w:rPr>
          <w:rFonts w:ascii="Courier" w:hAnsi="Courier"/>
        </w:rPr>
      </w:pPr>
      <w:r>
        <w:rPr>
          <w:rFonts w:ascii="Courier" w:hAnsi="Courier"/>
        </w:rPr>
        <w:t>20J _______</w:t>
      </w:r>
      <w:r w:rsidR="00020E53">
        <w:rPr>
          <w:rFonts w:ascii="Courier" w:hAnsi="Courier"/>
        </w:rPr>
        <w:br/>
      </w:r>
    </w:p>
    <w:p w14:paraId="484749A6" w14:textId="448F37B9" w:rsidR="00C83733" w:rsidRDefault="00C625DF" w:rsidP="00C83733">
      <w:pPr>
        <w:pStyle w:val="ListParagraph"/>
        <w:numPr>
          <w:ilvl w:val="1"/>
          <w:numId w:val="162"/>
        </w:numPr>
        <w:rPr>
          <w:rFonts w:ascii="Courier" w:hAnsi="Courier"/>
        </w:rPr>
      </w:pPr>
      <w:r>
        <w:rPr>
          <w:rFonts w:ascii="Courier" w:hAnsi="Courier"/>
        </w:rPr>
        <w:t>18D _______</w:t>
      </w:r>
    </w:p>
    <w:p w14:paraId="72B0D3EB" w14:textId="77777777" w:rsidR="004358B3" w:rsidRDefault="004358B3" w:rsidP="004358B3">
      <w:pPr>
        <w:ind w:left="1440"/>
        <w:rPr>
          <w:rFonts w:ascii="Courier" w:hAnsi="Courier"/>
        </w:rPr>
      </w:pPr>
    </w:p>
    <w:p w14:paraId="46E5346C" w14:textId="77777777" w:rsidR="004358B3" w:rsidRPr="004358B3" w:rsidRDefault="004358B3" w:rsidP="004358B3">
      <w:pPr>
        <w:ind w:left="1440"/>
        <w:rPr>
          <w:rFonts w:ascii="Courier" w:hAnsi="Courier"/>
        </w:rPr>
      </w:pPr>
    </w:p>
    <w:p w14:paraId="2F5179F2" w14:textId="45598940" w:rsidR="005130CA" w:rsidRPr="00C83733" w:rsidRDefault="00C83733" w:rsidP="00C83733">
      <w:pPr>
        <w:pStyle w:val="Heading1"/>
      </w:pPr>
      <w:bookmarkStart w:id="415" w:name="_Toc373513867"/>
      <w:r w:rsidRPr="00C83733">
        <w:t>Step 10: BLUE (and one GREEN) wires</w:t>
      </w:r>
      <w:bookmarkEnd w:id="415"/>
      <w:r>
        <w:br/>
      </w:r>
    </w:p>
    <w:p w14:paraId="63C0003E" w14:textId="77777777" w:rsidR="005130CA" w:rsidRPr="00C83733" w:rsidRDefault="005130CA" w:rsidP="007B5C9C">
      <w:pPr>
        <w:pStyle w:val="ListParagraph"/>
        <w:numPr>
          <w:ilvl w:val="0"/>
          <w:numId w:val="36"/>
        </w:numPr>
        <w:ind w:left="360"/>
        <w:rPr>
          <w:rFonts w:ascii="Courier" w:hAnsi="Courier"/>
          <w:b/>
          <w:sz w:val="28"/>
          <w:szCs w:val="28"/>
          <w:u w:val="single"/>
        </w:rPr>
      </w:pPr>
      <w:r w:rsidRPr="00C83733">
        <w:rPr>
          <w:rFonts w:ascii="Courier" w:hAnsi="Courier"/>
          <w:b/>
          <w:sz w:val="28"/>
          <w:szCs w:val="28"/>
          <w:u w:val="single"/>
        </w:rPr>
        <w:t>Solder BLUE (and ONE GREEN) wires to Perma-Proto (6 joints):</w:t>
      </w:r>
    </w:p>
    <w:p w14:paraId="57D647BA" w14:textId="77777777" w:rsidR="005130CA" w:rsidRPr="005130CA" w:rsidRDefault="005130CA" w:rsidP="007B5C9C">
      <w:pPr>
        <w:ind w:left="-360" w:firstLine="280"/>
        <w:rPr>
          <w:rFonts w:ascii="Courier" w:hAnsi="Courier"/>
        </w:rPr>
      </w:pPr>
    </w:p>
    <w:p w14:paraId="528A986A"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BLUE ones with both ends connecting to Perma-Proto holes</w:t>
      </w:r>
    </w:p>
    <w:p w14:paraId="2A05FF4A" w14:textId="77777777" w:rsidR="005130CA" w:rsidRPr="005130CA" w:rsidRDefault="005130CA" w:rsidP="007B5C9C">
      <w:pPr>
        <w:ind w:firstLine="720"/>
        <w:rPr>
          <w:rFonts w:ascii="Courier" w:hAnsi="Courier"/>
        </w:rPr>
      </w:pPr>
    </w:p>
    <w:p w14:paraId="431F791F"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very short GREEN one</w:t>
      </w:r>
    </w:p>
    <w:p w14:paraId="29767FCB" w14:textId="77777777" w:rsidR="005130CA" w:rsidRPr="005130CA" w:rsidRDefault="005130CA" w:rsidP="007B5C9C">
      <w:pPr>
        <w:ind w:firstLine="720"/>
        <w:rPr>
          <w:rFonts w:ascii="Courier" w:hAnsi="Courier"/>
        </w:rPr>
      </w:pPr>
    </w:p>
    <w:p w14:paraId="421146F1" w14:textId="405851E1" w:rsidR="005130CA" w:rsidRPr="007B5C9C" w:rsidRDefault="005130CA" w:rsidP="007B5C9C">
      <w:pPr>
        <w:pStyle w:val="ListParagraph"/>
        <w:numPr>
          <w:ilvl w:val="0"/>
          <w:numId w:val="3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2BDB6E3C" w14:textId="77777777" w:rsidR="005130CA" w:rsidRPr="005130CA" w:rsidRDefault="005130CA" w:rsidP="005130CA">
      <w:pPr>
        <w:ind w:left="360"/>
        <w:rPr>
          <w:rFonts w:ascii="Courier" w:hAnsi="Courier"/>
        </w:rPr>
      </w:pPr>
      <w:r w:rsidRPr="005130CA">
        <w:rPr>
          <w:rFonts w:ascii="Courier" w:hAnsi="Courier"/>
        </w:rPr>
        <w:t xml:space="preserve">       </w:t>
      </w:r>
    </w:p>
    <w:p w14:paraId="1C20AFBE" w14:textId="333C477E" w:rsidR="005130CA" w:rsidRPr="007B5C9C" w:rsidRDefault="005130CA" w:rsidP="007B5C9C">
      <w:pPr>
        <w:pStyle w:val="ListParagraph"/>
        <w:numPr>
          <w:ilvl w:val="2"/>
          <w:numId w:val="38"/>
        </w:numPr>
        <w:ind w:left="1080"/>
        <w:rPr>
          <w:rFonts w:ascii="Courier" w:hAnsi="Courier"/>
        </w:rPr>
      </w:pPr>
      <w:r w:rsidRPr="007B5C9C">
        <w:rPr>
          <w:rFonts w:ascii="Courier" w:hAnsi="Courier"/>
        </w:rPr>
        <w:t>27.5/13.5mm</w:t>
      </w:r>
      <w:r w:rsidR="00C625DF">
        <w:rPr>
          <w:rFonts w:ascii="Courier" w:hAnsi="Courier"/>
        </w:rPr>
        <w:t xml:space="preserve"> (#6) </w:t>
      </w:r>
      <w:r w:rsidRPr="007B5C9C">
        <w:rPr>
          <w:rFonts w:ascii="Courier" w:hAnsi="Courier"/>
        </w:rPr>
        <w:t>11H - 17H (BLUE)</w:t>
      </w:r>
      <w:r w:rsidR="003E2D8D">
        <w:rPr>
          <w:rFonts w:ascii="Courier" w:hAnsi="Courier"/>
        </w:rPr>
        <w:t xml:space="preserve">  _______</w:t>
      </w:r>
      <w:r w:rsidRPr="007B5C9C">
        <w:rPr>
          <w:rFonts w:ascii="Courier" w:hAnsi="Courier"/>
        </w:rPr>
        <w:t xml:space="preserve">    </w:t>
      </w:r>
      <w:r w:rsidR="003E2D8D">
        <w:rPr>
          <w:rFonts w:ascii="Courier" w:hAnsi="Courier"/>
        </w:rPr>
        <w:t xml:space="preserve">                        </w:t>
      </w:r>
    </w:p>
    <w:p w14:paraId="2D02CB7D" w14:textId="77777777" w:rsidR="005130CA" w:rsidRPr="005130CA" w:rsidRDefault="005130CA" w:rsidP="007B5C9C">
      <w:pPr>
        <w:ind w:left="-1080" w:firstLine="1160"/>
        <w:rPr>
          <w:rFonts w:ascii="Courier" w:hAnsi="Courier"/>
        </w:rPr>
      </w:pPr>
    </w:p>
    <w:p w14:paraId="5F454E7A" w14:textId="5314D97D"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w:t>
      </w:r>
      <w:r w:rsidR="00C625DF">
        <w:rPr>
          <w:rFonts w:ascii="Courier" w:hAnsi="Courier"/>
        </w:rPr>
        <w:t xml:space="preserve">(#1) </w:t>
      </w:r>
      <w:r w:rsidRPr="007B5C9C">
        <w:rPr>
          <w:rFonts w:ascii="Courier" w:hAnsi="Courier"/>
        </w:rPr>
        <w:t>20J - 21J (BL</w:t>
      </w:r>
      <w:r w:rsidR="00C625DF">
        <w:rPr>
          <w:rFonts w:ascii="Courier" w:hAnsi="Courier"/>
        </w:rPr>
        <w:t xml:space="preserve">UE insulation optional)        </w:t>
      </w:r>
      <w:r w:rsidRPr="007B5C9C">
        <w:rPr>
          <w:rFonts w:ascii="Courier" w:hAnsi="Courier"/>
        </w:rPr>
        <w:t>_______</w:t>
      </w:r>
    </w:p>
    <w:p w14:paraId="00E096E2" w14:textId="77777777" w:rsidR="005130CA" w:rsidRPr="005130CA" w:rsidRDefault="005130CA" w:rsidP="007B5C9C">
      <w:pPr>
        <w:ind w:left="-1080" w:firstLine="1160"/>
        <w:rPr>
          <w:rFonts w:ascii="Courier" w:hAnsi="Courier"/>
        </w:rPr>
      </w:pPr>
    </w:p>
    <w:p w14:paraId="4309198B" w14:textId="35B60ADF"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(#1) </w:t>
      </w:r>
      <w:r w:rsidRPr="007B5C9C">
        <w:rPr>
          <w:rFonts w:ascii="Courier" w:hAnsi="Courier"/>
        </w:rPr>
        <w:t>9I - 10I (GREEN insulation optional)        _______</w:t>
      </w:r>
    </w:p>
    <w:p w14:paraId="4F25C13D" w14:textId="77777777" w:rsidR="005130CA" w:rsidRPr="005130CA" w:rsidRDefault="005130CA" w:rsidP="007B5C9C">
      <w:pPr>
        <w:rPr>
          <w:rFonts w:ascii="Courier" w:hAnsi="Courier"/>
        </w:rPr>
      </w:pPr>
      <w:r w:rsidRPr="005130CA">
        <w:rPr>
          <w:rFonts w:ascii="Courier" w:hAnsi="Courier"/>
        </w:rPr>
        <w:t xml:space="preserve">        </w:t>
      </w:r>
    </w:p>
    <w:p w14:paraId="76731AFF" w14:textId="77777777" w:rsidR="005130CA" w:rsidRPr="007B5C9C" w:rsidRDefault="005130CA" w:rsidP="007B5C9C">
      <w:pPr>
        <w:pStyle w:val="ListParagraph"/>
        <w:numPr>
          <w:ilvl w:val="0"/>
          <w:numId w:val="3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6 joints.                                 _______</w:t>
      </w:r>
    </w:p>
    <w:p w14:paraId="38DFA0AC" w14:textId="77777777" w:rsidR="005130CA" w:rsidRPr="005130CA" w:rsidRDefault="005130CA" w:rsidP="005130CA">
      <w:pPr>
        <w:ind w:left="360"/>
        <w:rPr>
          <w:rFonts w:ascii="Courier" w:hAnsi="Courier"/>
        </w:rPr>
      </w:pPr>
      <w:r w:rsidRPr="005130CA">
        <w:rPr>
          <w:rFonts w:ascii="Courier" w:hAnsi="Courier"/>
        </w:rPr>
        <w:t xml:space="preserve">     </w:t>
      </w:r>
    </w:p>
    <w:p w14:paraId="7623C005" w14:textId="30ED15CD" w:rsidR="005130CA" w:rsidRPr="007B5C9C" w:rsidRDefault="005130CA" w:rsidP="007B5C9C">
      <w:pPr>
        <w:pStyle w:val="ListParagraph"/>
        <w:numPr>
          <w:ilvl w:val="0"/>
          <w:numId w:val="40"/>
        </w:numPr>
        <w:ind w:left="720"/>
        <w:rPr>
          <w:rFonts w:ascii="Courier" w:hAnsi="Courier"/>
        </w:rPr>
      </w:pPr>
      <w:r w:rsidRPr="007B5C9C">
        <w:rPr>
          <w:rFonts w:ascii="Courier" w:hAnsi="Courier"/>
        </w:rPr>
        <w:lastRenderedPageBreak/>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548A8257" w14:textId="77777777" w:rsidR="005130CA" w:rsidRPr="005130CA" w:rsidRDefault="005130CA" w:rsidP="007B5C9C">
      <w:pPr>
        <w:ind w:firstLine="1000"/>
        <w:rPr>
          <w:rFonts w:ascii="Courier" w:hAnsi="Courier"/>
        </w:rPr>
      </w:pPr>
    </w:p>
    <w:p w14:paraId="60B72DA1" w14:textId="6602E857" w:rsidR="005130CA" w:rsidRPr="007B5C9C" w:rsidRDefault="005130CA" w:rsidP="007B5C9C">
      <w:pPr>
        <w:pStyle w:val="ListParagraph"/>
        <w:numPr>
          <w:ilvl w:val="0"/>
          <w:numId w:val="40"/>
        </w:numPr>
        <w:ind w:left="720"/>
        <w:rPr>
          <w:rFonts w:ascii="Courier" w:hAnsi="Courier"/>
        </w:rPr>
      </w:pPr>
      <w:r w:rsidRPr="007B5C9C">
        <w:rPr>
          <w:rFonts w:ascii="Courier" w:hAnsi="Courier"/>
        </w:rPr>
        <w:t xml:space="preserve">Trim all 6 leads </w:t>
      </w:r>
      <w:r w:rsidR="003E2D8D">
        <w:rPr>
          <w:rFonts w:ascii="Courier" w:hAnsi="Courier"/>
        </w:rPr>
        <w:t>_______</w:t>
      </w:r>
      <w:r w:rsidRPr="007B5C9C">
        <w:rPr>
          <w:rFonts w:ascii="Courier" w:hAnsi="Courier"/>
        </w:rPr>
        <w:t xml:space="preserve">                                   </w:t>
      </w:r>
      <w:r w:rsidR="003E2D8D">
        <w:rPr>
          <w:rFonts w:ascii="Courier" w:hAnsi="Courier"/>
        </w:rPr>
        <w:t xml:space="preserve">       </w:t>
      </w:r>
    </w:p>
    <w:p w14:paraId="6E5E5426" w14:textId="77777777" w:rsidR="005130CA" w:rsidRPr="005130CA" w:rsidRDefault="005130CA" w:rsidP="005130CA">
      <w:pPr>
        <w:ind w:left="360"/>
        <w:rPr>
          <w:rFonts w:ascii="Courier" w:hAnsi="Courier"/>
        </w:rPr>
      </w:pPr>
      <w:r w:rsidRPr="005130CA">
        <w:rPr>
          <w:rFonts w:ascii="Courier" w:hAnsi="Courier"/>
        </w:rPr>
        <w:t xml:space="preserve">     </w:t>
      </w:r>
    </w:p>
    <w:p w14:paraId="33CF2DC4" w14:textId="609D310E" w:rsidR="005130CA" w:rsidRPr="005130CA" w:rsidRDefault="00477D8A" w:rsidP="005130CA">
      <w:pPr>
        <w:ind w:left="360"/>
        <w:rPr>
          <w:rFonts w:ascii="Courier" w:hAnsi="Courier"/>
        </w:rPr>
      </w:pPr>
      <w:r>
        <w:rPr>
          <w:rFonts w:ascii="Courier" w:hAnsi="Courier"/>
        </w:rPr>
        <w:t xml:space="preserve">   </w:t>
      </w:r>
    </w:p>
    <w:p w14:paraId="2E1B8AB3" w14:textId="77777777" w:rsidR="005130CA" w:rsidRPr="005130CA" w:rsidRDefault="005130CA" w:rsidP="005130CA">
      <w:pPr>
        <w:ind w:left="360"/>
        <w:rPr>
          <w:rFonts w:ascii="Courier" w:hAnsi="Courier"/>
        </w:rPr>
      </w:pPr>
      <w:r w:rsidRPr="005130CA">
        <w:rPr>
          <w:rFonts w:ascii="Courier" w:hAnsi="Courier"/>
        </w:rPr>
        <w:t xml:space="preserve">     </w:t>
      </w:r>
    </w:p>
    <w:p w14:paraId="71A4CE57" w14:textId="39E5DB2E" w:rsidR="005130CA" w:rsidRPr="00C83733" w:rsidRDefault="005130CA" w:rsidP="007B5C9C">
      <w:pPr>
        <w:pStyle w:val="ListParagraph"/>
        <w:numPr>
          <w:ilvl w:val="0"/>
          <w:numId w:val="41"/>
        </w:numPr>
        <w:rPr>
          <w:rFonts w:ascii="Courier" w:hAnsi="Courier"/>
          <w:b/>
          <w:sz w:val="28"/>
          <w:szCs w:val="28"/>
          <w:u w:val="single"/>
        </w:rPr>
      </w:pPr>
      <w:r w:rsidRPr="00C83733">
        <w:rPr>
          <w:rFonts w:ascii="Courier" w:hAnsi="Courier"/>
          <w:b/>
          <w:sz w:val="28"/>
          <w:szCs w:val="28"/>
          <w:u w:val="single"/>
        </w:rPr>
        <w:t>Test BLUE (and ONE GREEN) wire soldering</w:t>
      </w:r>
      <w:r w:rsidR="006554B7" w:rsidRPr="00C83733">
        <w:rPr>
          <w:rFonts w:ascii="Courier" w:hAnsi="Courier"/>
          <w:b/>
          <w:sz w:val="28"/>
          <w:szCs w:val="28"/>
          <w:u w:val="single"/>
        </w:rPr>
        <w:t>:</w:t>
      </w:r>
    </w:p>
    <w:p w14:paraId="5A8CCD39" w14:textId="77777777" w:rsidR="005130CA" w:rsidRPr="005130CA" w:rsidRDefault="005130CA" w:rsidP="005130CA">
      <w:pPr>
        <w:ind w:left="360"/>
        <w:rPr>
          <w:rFonts w:ascii="Courier" w:hAnsi="Courier"/>
        </w:rPr>
      </w:pPr>
      <w:r w:rsidRPr="005130CA">
        <w:rPr>
          <w:rFonts w:ascii="Courier" w:hAnsi="Courier"/>
        </w:rPr>
        <w:t xml:space="preserve">  </w:t>
      </w:r>
    </w:p>
    <w:p w14:paraId="66A9FA04" w14:textId="77777777" w:rsidR="005130CA" w:rsidRPr="007B5C9C" w:rsidRDefault="005130CA" w:rsidP="007B5C9C">
      <w:pPr>
        <w:pStyle w:val="ListParagraph"/>
        <w:numPr>
          <w:ilvl w:val="0"/>
          <w:numId w:val="42"/>
        </w:numPr>
        <w:rPr>
          <w:rFonts w:ascii="Courier" w:hAnsi="Courier"/>
        </w:rPr>
      </w:pPr>
      <w:r w:rsidRPr="007B5C9C">
        <w:rPr>
          <w:rFonts w:ascii="Courier" w:hAnsi="Courier"/>
        </w:rPr>
        <w:t>Test continuity:</w:t>
      </w:r>
    </w:p>
    <w:p w14:paraId="21E96464" w14:textId="77777777" w:rsidR="005130CA" w:rsidRPr="005130CA" w:rsidRDefault="005130CA" w:rsidP="005130CA">
      <w:pPr>
        <w:ind w:left="360"/>
        <w:rPr>
          <w:rFonts w:ascii="Courier" w:hAnsi="Courier"/>
        </w:rPr>
      </w:pPr>
      <w:r w:rsidRPr="005130CA">
        <w:rPr>
          <w:rFonts w:ascii="Courier" w:hAnsi="Courier"/>
        </w:rPr>
        <w:t xml:space="preserve">     </w:t>
      </w:r>
    </w:p>
    <w:p w14:paraId="11BD0A40"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9F to hole 10F  _______</w:t>
      </w:r>
    </w:p>
    <w:p w14:paraId="1C3EFC63" w14:textId="77777777" w:rsidR="005130CA" w:rsidRPr="005130CA" w:rsidRDefault="005130CA" w:rsidP="007B5C9C">
      <w:pPr>
        <w:ind w:left="360" w:firstLine="1160"/>
        <w:rPr>
          <w:rFonts w:ascii="Courier" w:hAnsi="Courier"/>
        </w:rPr>
      </w:pPr>
    </w:p>
    <w:p w14:paraId="37653237" w14:textId="65A105BE" w:rsidR="005130CA" w:rsidRPr="007B5C9C" w:rsidRDefault="00C625DF" w:rsidP="007B5C9C">
      <w:pPr>
        <w:pStyle w:val="ListParagraph"/>
        <w:numPr>
          <w:ilvl w:val="0"/>
          <w:numId w:val="43"/>
        </w:numPr>
        <w:rPr>
          <w:rFonts w:ascii="Courier" w:hAnsi="Courier"/>
        </w:rPr>
      </w:pPr>
      <w:r>
        <w:rPr>
          <w:rFonts w:ascii="Courier" w:hAnsi="Courier"/>
        </w:rPr>
        <w:t>Hole 11F to hole 17F</w:t>
      </w:r>
      <w:r w:rsidR="005130CA" w:rsidRPr="007B5C9C">
        <w:rPr>
          <w:rFonts w:ascii="Courier" w:hAnsi="Courier"/>
        </w:rPr>
        <w:t xml:space="preserve">  _______</w:t>
      </w:r>
    </w:p>
    <w:p w14:paraId="40443010" w14:textId="77777777" w:rsidR="005130CA" w:rsidRPr="005130CA" w:rsidRDefault="005130CA" w:rsidP="007B5C9C">
      <w:pPr>
        <w:ind w:left="360" w:firstLine="1160"/>
        <w:rPr>
          <w:rFonts w:ascii="Courier" w:hAnsi="Courier"/>
        </w:rPr>
      </w:pPr>
    </w:p>
    <w:p w14:paraId="12F4A59D"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20F to hole 21F  _______</w:t>
      </w:r>
    </w:p>
    <w:p w14:paraId="4E823CAB" w14:textId="77777777" w:rsidR="005130CA" w:rsidRPr="005130CA" w:rsidRDefault="005130CA" w:rsidP="005130CA">
      <w:pPr>
        <w:ind w:left="360"/>
        <w:rPr>
          <w:rFonts w:ascii="Courier" w:hAnsi="Courier"/>
        </w:rPr>
      </w:pPr>
      <w:r w:rsidRPr="005130CA">
        <w:rPr>
          <w:rFonts w:ascii="Courier" w:hAnsi="Courier"/>
        </w:rPr>
        <w:t xml:space="preserve">        </w:t>
      </w:r>
    </w:p>
    <w:p w14:paraId="755E54A5" w14:textId="77777777" w:rsidR="005130CA" w:rsidRPr="007B5C9C" w:rsidRDefault="005130CA" w:rsidP="007B5C9C">
      <w:pPr>
        <w:pStyle w:val="ListParagraph"/>
        <w:numPr>
          <w:ilvl w:val="0"/>
          <w:numId w:val="44"/>
        </w:numPr>
        <w:rPr>
          <w:rFonts w:ascii="Courier" w:hAnsi="Courier"/>
        </w:rPr>
      </w:pPr>
      <w:r w:rsidRPr="007B5C9C">
        <w:rPr>
          <w:rFonts w:ascii="Courier" w:hAnsi="Courier"/>
        </w:rPr>
        <w:t>Test NON-continuity:</w:t>
      </w:r>
    </w:p>
    <w:p w14:paraId="3EE226B1" w14:textId="77777777" w:rsidR="005130CA" w:rsidRPr="005130CA" w:rsidRDefault="005130CA" w:rsidP="005130CA">
      <w:pPr>
        <w:ind w:left="360"/>
        <w:rPr>
          <w:rFonts w:ascii="Courier" w:hAnsi="Courier"/>
        </w:rPr>
      </w:pPr>
      <w:r w:rsidRPr="005130CA">
        <w:rPr>
          <w:rFonts w:ascii="Courier" w:hAnsi="Courier"/>
        </w:rPr>
        <w:t xml:space="preserve">     </w:t>
      </w:r>
    </w:p>
    <w:p w14:paraId="04F32BBF"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8F to hole  9F  _______</w:t>
      </w:r>
    </w:p>
    <w:p w14:paraId="7FE1F0E3" w14:textId="77777777" w:rsidR="005130CA" w:rsidRPr="005130CA" w:rsidRDefault="005130CA" w:rsidP="007B5C9C">
      <w:pPr>
        <w:ind w:left="360" w:firstLine="1160"/>
        <w:rPr>
          <w:rFonts w:ascii="Courier" w:hAnsi="Courier"/>
        </w:rPr>
      </w:pPr>
    </w:p>
    <w:p w14:paraId="19E31EA4"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10F to hole 11F  _______</w:t>
      </w:r>
    </w:p>
    <w:p w14:paraId="391B3BE4" w14:textId="77777777" w:rsidR="005130CA" w:rsidRPr="005130CA" w:rsidRDefault="005130CA" w:rsidP="007B5C9C">
      <w:pPr>
        <w:ind w:left="360" w:firstLine="1160"/>
        <w:rPr>
          <w:rFonts w:ascii="Courier" w:hAnsi="Courier"/>
        </w:rPr>
      </w:pPr>
    </w:p>
    <w:p w14:paraId="64D56A26" w14:textId="02B14481" w:rsidR="005130CA" w:rsidRPr="007B5C9C" w:rsidRDefault="00C625DF" w:rsidP="007B5C9C">
      <w:pPr>
        <w:pStyle w:val="ListParagraph"/>
        <w:numPr>
          <w:ilvl w:val="0"/>
          <w:numId w:val="45"/>
        </w:numPr>
        <w:rPr>
          <w:rFonts w:ascii="Courier" w:hAnsi="Courier"/>
        </w:rPr>
      </w:pPr>
      <w:r>
        <w:rPr>
          <w:rFonts w:ascii="Courier" w:hAnsi="Courier"/>
        </w:rPr>
        <w:t>Hole 11F to hole 12G</w:t>
      </w:r>
      <w:r w:rsidR="005130CA" w:rsidRPr="007B5C9C">
        <w:rPr>
          <w:rFonts w:ascii="Courier" w:hAnsi="Courier"/>
        </w:rPr>
        <w:t xml:space="preserve">  _______</w:t>
      </w:r>
    </w:p>
    <w:p w14:paraId="6A562937" w14:textId="77777777" w:rsidR="005130CA" w:rsidRPr="005130CA" w:rsidRDefault="005130CA" w:rsidP="007B5C9C">
      <w:pPr>
        <w:ind w:left="360" w:firstLine="1160"/>
        <w:rPr>
          <w:rFonts w:ascii="Courier" w:hAnsi="Courier"/>
        </w:rPr>
      </w:pPr>
    </w:p>
    <w:p w14:paraId="06781506"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16F to hole 17F  _______</w:t>
      </w:r>
    </w:p>
    <w:p w14:paraId="47CB4C30" w14:textId="77777777" w:rsidR="005130CA" w:rsidRPr="005130CA" w:rsidRDefault="005130CA" w:rsidP="007B5C9C">
      <w:pPr>
        <w:ind w:left="360" w:firstLine="1160"/>
        <w:rPr>
          <w:rFonts w:ascii="Courier" w:hAnsi="Courier"/>
        </w:rPr>
      </w:pPr>
    </w:p>
    <w:p w14:paraId="5D36B270"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17F to hole 18F  _______</w:t>
      </w:r>
    </w:p>
    <w:p w14:paraId="16686D33" w14:textId="77777777" w:rsidR="005130CA" w:rsidRPr="005130CA" w:rsidRDefault="005130CA" w:rsidP="007B5C9C">
      <w:pPr>
        <w:ind w:left="360" w:firstLine="1160"/>
        <w:rPr>
          <w:rFonts w:ascii="Courier" w:hAnsi="Courier"/>
        </w:rPr>
      </w:pPr>
    </w:p>
    <w:p w14:paraId="3F31F054" w14:textId="0ACD347A" w:rsidR="005130CA" w:rsidRPr="007B5C9C" w:rsidRDefault="00C625DF" w:rsidP="007B5C9C">
      <w:pPr>
        <w:pStyle w:val="ListParagraph"/>
        <w:numPr>
          <w:ilvl w:val="0"/>
          <w:numId w:val="45"/>
        </w:numPr>
        <w:rPr>
          <w:rFonts w:ascii="Courier" w:hAnsi="Courier"/>
        </w:rPr>
      </w:pPr>
      <w:r>
        <w:rPr>
          <w:rFonts w:ascii="Courier" w:hAnsi="Courier"/>
        </w:rPr>
        <w:t>Hole 19G to hole 20G</w:t>
      </w:r>
      <w:r w:rsidR="005130CA" w:rsidRPr="007B5C9C">
        <w:rPr>
          <w:rFonts w:ascii="Courier" w:hAnsi="Courier"/>
        </w:rPr>
        <w:t xml:space="preserve">  _______</w:t>
      </w:r>
    </w:p>
    <w:p w14:paraId="79DDA632" w14:textId="77777777" w:rsidR="005130CA" w:rsidRPr="005130CA" w:rsidRDefault="005130CA" w:rsidP="007B5C9C">
      <w:pPr>
        <w:ind w:left="360" w:firstLine="1160"/>
        <w:rPr>
          <w:rFonts w:ascii="Courier" w:hAnsi="Courier"/>
        </w:rPr>
      </w:pPr>
    </w:p>
    <w:p w14:paraId="473DCAA5" w14:textId="77777777" w:rsidR="005130CA" w:rsidRPr="007B5C9C" w:rsidDel="00AD01D7" w:rsidRDefault="005130CA" w:rsidP="007B5C9C">
      <w:pPr>
        <w:pStyle w:val="ListParagraph"/>
        <w:numPr>
          <w:ilvl w:val="0"/>
          <w:numId w:val="45"/>
        </w:numPr>
        <w:rPr>
          <w:del w:id="416" w:author="Cindy W" w:date="2017-11-12T15:16:00Z"/>
          <w:rFonts w:ascii="Courier" w:hAnsi="Courier"/>
        </w:rPr>
      </w:pPr>
      <w:r w:rsidRPr="007B5C9C">
        <w:rPr>
          <w:rFonts w:ascii="Courier" w:hAnsi="Courier"/>
        </w:rPr>
        <w:t>Hole 21F to hole 22F  _______</w:t>
      </w:r>
    </w:p>
    <w:p w14:paraId="16F33C50" w14:textId="77777777" w:rsidR="00C83733" w:rsidRPr="00AD01D7" w:rsidDel="00AD01D7" w:rsidRDefault="00C83733">
      <w:pPr>
        <w:pStyle w:val="ListParagraph"/>
        <w:numPr>
          <w:ilvl w:val="0"/>
          <w:numId w:val="45"/>
        </w:numPr>
        <w:ind w:left="360"/>
        <w:rPr>
          <w:del w:id="417" w:author="Cindy W" w:date="2017-11-12T15:16:00Z"/>
          <w:rFonts w:ascii="Courier" w:hAnsi="Courier"/>
          <w:rPrChange w:id="418" w:author="Cindy W" w:date="2017-11-12T15:16:00Z">
            <w:rPr>
              <w:del w:id="419" w:author="Cindy W" w:date="2017-11-12T15:16:00Z"/>
            </w:rPr>
          </w:rPrChange>
        </w:rPr>
        <w:pPrChange w:id="420" w:author="Cindy W" w:date="2017-11-12T15:16:00Z">
          <w:pPr>
            <w:ind w:left="360"/>
          </w:pPr>
        </w:pPrChange>
      </w:pPr>
    </w:p>
    <w:p w14:paraId="6218F7C9" w14:textId="77777777" w:rsidR="004358B3" w:rsidRDefault="004358B3">
      <w:pPr>
        <w:pStyle w:val="ListParagraph"/>
        <w:numPr>
          <w:ilvl w:val="0"/>
          <w:numId w:val="45"/>
        </w:numPr>
        <w:pPrChange w:id="421" w:author="Cindy W" w:date="2017-11-12T15:16:00Z">
          <w:pPr>
            <w:pStyle w:val="Heading1"/>
          </w:pPr>
        </w:pPrChange>
      </w:pPr>
    </w:p>
    <w:p w14:paraId="038B7EC6" w14:textId="77777777" w:rsidR="00AD01D7" w:rsidRDefault="00AD01D7" w:rsidP="00C83733">
      <w:pPr>
        <w:pStyle w:val="Heading1"/>
        <w:rPr>
          <w:ins w:id="422" w:author="Cindy W" w:date="2017-11-12T15:16:00Z"/>
        </w:rPr>
      </w:pPr>
    </w:p>
    <w:p w14:paraId="2893E6CC" w14:textId="78B654DB" w:rsidR="005130CA" w:rsidRPr="005130CA" w:rsidRDefault="00C83733" w:rsidP="00C83733">
      <w:pPr>
        <w:pStyle w:val="Heading1"/>
      </w:pPr>
      <w:bookmarkStart w:id="423" w:name="_Toc373513868"/>
      <w:r>
        <w:t>Step 11: 1/4W resistors</w:t>
      </w:r>
      <w:bookmarkEnd w:id="423"/>
      <w:r>
        <w:br/>
      </w:r>
      <w:r w:rsidR="005130CA" w:rsidRPr="005130CA">
        <w:t xml:space="preserve">        </w:t>
      </w:r>
    </w:p>
    <w:p w14:paraId="4D09E531" w14:textId="77777777" w:rsidR="005130CA" w:rsidRPr="00C83733" w:rsidRDefault="005130CA" w:rsidP="00B421DA">
      <w:pPr>
        <w:pStyle w:val="ListParagraph"/>
        <w:numPr>
          <w:ilvl w:val="0"/>
          <w:numId w:val="154"/>
        </w:numPr>
        <w:rPr>
          <w:rFonts w:ascii="Courier" w:hAnsi="Courier"/>
          <w:b/>
          <w:sz w:val="28"/>
          <w:szCs w:val="28"/>
          <w:u w:val="single"/>
        </w:rPr>
      </w:pPr>
      <w:r w:rsidRPr="00C83733">
        <w:rPr>
          <w:rFonts w:ascii="Courier" w:hAnsi="Courier"/>
          <w:b/>
          <w:sz w:val="28"/>
          <w:szCs w:val="28"/>
          <w:u w:val="single"/>
        </w:rPr>
        <w:t>Solder 1/4W resistors to Perma-Proto (16 solder joints):</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194E9FF5" w14:textId="77777777" w:rsidR="005130CA" w:rsidRPr="007B5C9C" w:rsidRDefault="005130CA" w:rsidP="00B421DA">
      <w:pPr>
        <w:pStyle w:val="ListParagraph"/>
        <w:numPr>
          <w:ilvl w:val="0"/>
          <w:numId w:val="155"/>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Pr="007B5C9C">
        <w:rPr>
          <w:rFonts w:ascii="Courier" w:hAnsi="Courier"/>
        </w:rPr>
        <w:t>in place.</w:t>
      </w:r>
    </w:p>
    <w:p w14:paraId="785B2D2D"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CE119D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R1 (150k): 20F - 20D  _______</w:t>
      </w:r>
    </w:p>
    <w:p w14:paraId="42AA6A09" w14:textId="77777777" w:rsidR="005130CA" w:rsidRPr="005130CA" w:rsidRDefault="005130CA" w:rsidP="00DB1972">
      <w:pPr>
        <w:ind w:left="2660"/>
        <w:rPr>
          <w:rFonts w:ascii="Courier" w:hAnsi="Courier"/>
        </w:rPr>
      </w:pPr>
    </w:p>
    <w:p w14:paraId="1EB2B5E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R2 (7.5k): 21F - 21D  _______</w:t>
      </w:r>
    </w:p>
    <w:p w14:paraId="48FA636C" w14:textId="77777777" w:rsidR="005130CA" w:rsidRPr="005130CA" w:rsidRDefault="005130CA" w:rsidP="00DB1972">
      <w:pPr>
        <w:ind w:left="2660"/>
        <w:rPr>
          <w:rFonts w:ascii="Courier" w:hAnsi="Courier"/>
        </w:rPr>
      </w:pPr>
    </w:p>
    <w:p w14:paraId="48C4F8A8"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R3   (1k):  6B - 10B  _______</w:t>
      </w:r>
    </w:p>
    <w:p w14:paraId="47841761" w14:textId="77777777" w:rsidR="005130CA" w:rsidRPr="005130CA" w:rsidRDefault="005130CA" w:rsidP="00DB1972">
      <w:pPr>
        <w:ind w:left="2660"/>
        <w:rPr>
          <w:rFonts w:ascii="Courier" w:hAnsi="Courier"/>
        </w:rPr>
      </w:pPr>
    </w:p>
    <w:p w14:paraId="3181AF9E"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R4   (1k): 17G - 21G  _______</w:t>
      </w:r>
    </w:p>
    <w:p w14:paraId="573B0FE5" w14:textId="77777777" w:rsidR="005130CA" w:rsidRPr="005130CA" w:rsidRDefault="005130CA" w:rsidP="00DB1972">
      <w:pPr>
        <w:ind w:left="2660"/>
        <w:rPr>
          <w:rFonts w:ascii="Courier" w:hAnsi="Courier"/>
        </w:rPr>
      </w:pPr>
    </w:p>
    <w:p w14:paraId="0FDDB9A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R5  (22k): 13A - 17A  _______</w:t>
      </w:r>
    </w:p>
    <w:p w14:paraId="48291ADB" w14:textId="77777777" w:rsidR="005130CA" w:rsidRPr="005130CA" w:rsidRDefault="005130CA" w:rsidP="00DB1972">
      <w:pPr>
        <w:ind w:left="2660"/>
        <w:rPr>
          <w:rFonts w:ascii="Courier" w:hAnsi="Courier"/>
        </w:rPr>
      </w:pPr>
    </w:p>
    <w:p w14:paraId="6BF82AC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R6  (22k): 19H - 22H  _______</w:t>
      </w:r>
    </w:p>
    <w:p w14:paraId="2A8F2C94" w14:textId="77777777" w:rsidR="005130CA" w:rsidRPr="005130CA" w:rsidRDefault="005130CA" w:rsidP="00DB1972">
      <w:pPr>
        <w:ind w:left="2660"/>
        <w:rPr>
          <w:rFonts w:ascii="Courier" w:hAnsi="Courier"/>
        </w:rPr>
      </w:pPr>
    </w:p>
    <w:p w14:paraId="51ADFA76"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Rf  (75k): 15C - 19C  _______</w:t>
      </w:r>
    </w:p>
    <w:p w14:paraId="1A6E72C3" w14:textId="77777777" w:rsidR="005130CA" w:rsidRPr="005130CA" w:rsidRDefault="005130CA" w:rsidP="00DB1972">
      <w:pPr>
        <w:ind w:left="2660"/>
        <w:rPr>
          <w:rFonts w:ascii="Courier" w:hAnsi="Courier"/>
        </w:rPr>
      </w:pPr>
    </w:p>
    <w:p w14:paraId="1A3559EA"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Rg   (1k): 16B - 19B  _______</w:t>
      </w: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77777777" w:rsidR="005130CA" w:rsidRPr="004C014A" w:rsidRDefault="005130CA" w:rsidP="003E2D8D">
      <w:pPr>
        <w:pStyle w:val="ListParagraph"/>
        <w:numPr>
          <w:ilvl w:val="0"/>
          <w:numId w:val="46"/>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 Solder all 16 joints                                 _______</w:t>
      </w:r>
    </w:p>
    <w:p w14:paraId="13B93CEB" w14:textId="77777777" w:rsidR="005130CA" w:rsidRPr="005130CA" w:rsidRDefault="005130CA" w:rsidP="004C014A">
      <w:pPr>
        <w:ind w:firstLine="720"/>
        <w:rPr>
          <w:rFonts w:ascii="Courier" w:hAnsi="Courier"/>
        </w:rPr>
      </w:pPr>
    </w:p>
    <w:p w14:paraId="4462BF8A" w14:textId="0D456C80" w:rsidR="005130CA" w:rsidRPr="004C014A" w:rsidRDefault="005130CA" w:rsidP="003E2D8D">
      <w:pPr>
        <w:pStyle w:val="ListParagraph"/>
        <w:numPr>
          <w:ilvl w:val="0"/>
          <w:numId w:val="46"/>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p>
    <w:p w14:paraId="1B5AE581" w14:textId="77777777" w:rsidR="005130CA" w:rsidRPr="005130CA" w:rsidRDefault="005130CA" w:rsidP="004C014A">
      <w:pPr>
        <w:ind w:firstLine="1000"/>
        <w:rPr>
          <w:rFonts w:ascii="Courier" w:hAnsi="Courier"/>
        </w:rPr>
      </w:pPr>
    </w:p>
    <w:p w14:paraId="09234D93" w14:textId="7FE608DF" w:rsidR="005130CA" w:rsidRPr="004C014A" w:rsidRDefault="005130CA" w:rsidP="003E2D8D">
      <w:pPr>
        <w:pStyle w:val="ListParagraph"/>
        <w:numPr>
          <w:ilvl w:val="0"/>
          <w:numId w:val="46"/>
        </w:numPr>
        <w:ind w:left="720"/>
        <w:rPr>
          <w:rFonts w:ascii="Courier" w:hAnsi="Courier"/>
        </w:rPr>
      </w:pPr>
      <w:r w:rsidRPr="004C014A">
        <w:rPr>
          <w:rFonts w:ascii="Courier" w:hAnsi="Courier"/>
        </w:rPr>
        <w:t>Trim all 16 leads</w:t>
      </w:r>
      <w:r w:rsidR="00477D8A">
        <w:rPr>
          <w:rFonts w:ascii="Courier" w:hAnsi="Courier"/>
        </w:rPr>
        <w:t xml:space="preserve"> _______</w:t>
      </w:r>
      <w:r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4F275318" w:rsidR="005130CA" w:rsidRPr="006554B7" w:rsidRDefault="005130CA" w:rsidP="003E2D8D">
      <w:pPr>
        <w:pStyle w:val="ListParagraph"/>
        <w:numPr>
          <w:ilvl w:val="0"/>
          <w:numId w:val="47"/>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4C014A" w:rsidRPr="006554B7">
        <w:rPr>
          <w:rFonts w:ascii="Courier" w:hAnsi="Courier"/>
        </w:rPr>
        <w:t>Measuring betwee</w:t>
      </w:r>
      <w:r w:rsidRPr="006554B7">
        <w:rPr>
          <w:rFonts w:ascii="Courier" w:hAnsi="Courier"/>
        </w:rPr>
        <w:t>n the specified Perma-Proto holes listed</w:t>
      </w:r>
      <w:r w:rsidR="004C014A" w:rsidRPr="006554B7">
        <w:rPr>
          <w:rFonts w:ascii="Courier" w:hAnsi="Courier"/>
        </w:rPr>
        <w:t xml:space="preserve"> </w:t>
      </w:r>
      <w:r w:rsidRPr="006554B7">
        <w:rPr>
          <w:rFonts w:ascii="Courier" w:hAnsi="Courier"/>
        </w:rPr>
        <w:t>below also verifies the soldering.</w:t>
      </w:r>
    </w:p>
    <w:p w14:paraId="1D107F4A" w14:textId="77777777" w:rsidR="005130CA" w:rsidRPr="005130CA" w:rsidRDefault="005130CA" w:rsidP="005130CA">
      <w:pPr>
        <w:ind w:left="360"/>
        <w:rPr>
          <w:rFonts w:ascii="Courier" w:hAnsi="Courier"/>
        </w:rPr>
      </w:pPr>
      <w:r w:rsidRPr="005130CA">
        <w:rPr>
          <w:rFonts w:ascii="Courier" w:hAnsi="Courier"/>
        </w:rPr>
        <w:t xml:space="preserve">  </w:t>
      </w:r>
    </w:p>
    <w:p w14:paraId="1CEFFB73"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R1 (150k): 20I - 20A  ____________</w:t>
      </w:r>
    </w:p>
    <w:p w14:paraId="3D8E1BC8" w14:textId="77777777" w:rsidR="005130CA" w:rsidRPr="005130CA" w:rsidRDefault="005130CA" w:rsidP="00DB1972">
      <w:pPr>
        <w:ind w:left="2300"/>
        <w:rPr>
          <w:rFonts w:ascii="Courier" w:hAnsi="Courier"/>
        </w:rPr>
      </w:pPr>
    </w:p>
    <w:p w14:paraId="0FCC998E"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R2 (7.5k): 21I - 21B  ____________</w:t>
      </w:r>
    </w:p>
    <w:p w14:paraId="372BA485" w14:textId="77777777" w:rsidR="005130CA" w:rsidRPr="005130CA" w:rsidRDefault="005130CA" w:rsidP="00DB1972">
      <w:pPr>
        <w:ind w:left="2300"/>
        <w:rPr>
          <w:rFonts w:ascii="Courier" w:hAnsi="Courier"/>
        </w:rPr>
      </w:pPr>
    </w:p>
    <w:p w14:paraId="2053442E" w14:textId="583BF884" w:rsidR="005130CA" w:rsidRPr="00DB1972" w:rsidRDefault="00C625DF" w:rsidP="00B421DA">
      <w:pPr>
        <w:pStyle w:val="ListParagraph"/>
        <w:numPr>
          <w:ilvl w:val="0"/>
          <w:numId w:val="156"/>
        </w:numPr>
        <w:rPr>
          <w:rFonts w:ascii="Courier" w:hAnsi="Courier"/>
        </w:rPr>
      </w:pPr>
      <w:r>
        <w:rPr>
          <w:rFonts w:ascii="Courier" w:hAnsi="Courier"/>
        </w:rPr>
        <w:t>R3   (1k):  6E – 10A</w:t>
      </w:r>
      <w:r w:rsidR="005130CA" w:rsidRPr="00DB1972">
        <w:rPr>
          <w:rFonts w:ascii="Courier" w:hAnsi="Courier"/>
        </w:rPr>
        <w:t xml:space="preserve">  ____________</w:t>
      </w:r>
    </w:p>
    <w:p w14:paraId="356B6597" w14:textId="77777777" w:rsidR="005130CA" w:rsidRPr="005130CA" w:rsidRDefault="005130CA" w:rsidP="00DB1972">
      <w:pPr>
        <w:ind w:left="2300"/>
        <w:rPr>
          <w:rFonts w:ascii="Courier" w:hAnsi="Courier"/>
        </w:rPr>
      </w:pPr>
    </w:p>
    <w:p w14:paraId="74251344"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R4   (1k): 17J - 21I  ____________</w:t>
      </w:r>
    </w:p>
    <w:p w14:paraId="4D61077F" w14:textId="77777777" w:rsidR="005130CA" w:rsidRPr="005130CA" w:rsidRDefault="005130CA" w:rsidP="00DB1972">
      <w:pPr>
        <w:ind w:left="2300"/>
        <w:rPr>
          <w:rFonts w:ascii="Courier" w:hAnsi="Courier"/>
        </w:rPr>
      </w:pPr>
    </w:p>
    <w:p w14:paraId="1E696D47"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R5  (22k): 13E - 17D  ____________</w:t>
      </w:r>
    </w:p>
    <w:p w14:paraId="4D9203F9" w14:textId="77777777" w:rsidR="005130CA" w:rsidRPr="005130CA" w:rsidRDefault="005130CA" w:rsidP="00DB1972">
      <w:pPr>
        <w:ind w:left="2300"/>
        <w:rPr>
          <w:rFonts w:ascii="Courier" w:hAnsi="Courier"/>
        </w:rPr>
      </w:pPr>
    </w:p>
    <w:p w14:paraId="75AF56B9"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R6  (22k): 19I - 22G  ____________</w:t>
      </w:r>
    </w:p>
    <w:p w14:paraId="629EED4B" w14:textId="77777777" w:rsidR="005130CA" w:rsidRPr="005130CA" w:rsidRDefault="005130CA" w:rsidP="00DB1972">
      <w:pPr>
        <w:ind w:left="2300"/>
        <w:rPr>
          <w:rFonts w:ascii="Courier" w:hAnsi="Courier"/>
        </w:rPr>
      </w:pPr>
    </w:p>
    <w:p w14:paraId="06023A47" w14:textId="58296AE8" w:rsidR="005130CA" w:rsidRPr="00DB1972" w:rsidRDefault="00C625DF" w:rsidP="00B421DA">
      <w:pPr>
        <w:pStyle w:val="ListParagraph"/>
        <w:numPr>
          <w:ilvl w:val="0"/>
          <w:numId w:val="156"/>
        </w:numPr>
        <w:rPr>
          <w:rFonts w:ascii="Courier" w:hAnsi="Courier"/>
        </w:rPr>
      </w:pPr>
      <w:r>
        <w:rPr>
          <w:rFonts w:ascii="Courier" w:hAnsi="Courier"/>
        </w:rPr>
        <w:lastRenderedPageBreak/>
        <w:t>Rf  (75k): 15E – 19D</w:t>
      </w:r>
      <w:r w:rsidR="005130CA" w:rsidRPr="00DB1972">
        <w:rPr>
          <w:rFonts w:ascii="Courier" w:hAnsi="Courier"/>
        </w:rPr>
        <w:t xml:space="preserve">  ____________</w:t>
      </w:r>
    </w:p>
    <w:p w14:paraId="1E827C14" w14:textId="77777777" w:rsidR="005130CA" w:rsidRPr="005130CA" w:rsidRDefault="005130CA" w:rsidP="00DB1972">
      <w:pPr>
        <w:ind w:left="2300"/>
        <w:rPr>
          <w:rFonts w:ascii="Courier" w:hAnsi="Courier"/>
        </w:rPr>
      </w:pPr>
    </w:p>
    <w:p w14:paraId="0EDECD48" w14:textId="716B1786" w:rsidR="005130CA" w:rsidRPr="00DB1972" w:rsidRDefault="00C625DF" w:rsidP="00B421DA">
      <w:pPr>
        <w:pStyle w:val="ListParagraph"/>
        <w:numPr>
          <w:ilvl w:val="0"/>
          <w:numId w:val="156"/>
        </w:numPr>
        <w:rPr>
          <w:rFonts w:ascii="Courier" w:hAnsi="Courier"/>
        </w:rPr>
      </w:pPr>
      <w:r>
        <w:rPr>
          <w:rFonts w:ascii="Courier" w:hAnsi="Courier"/>
        </w:rPr>
        <w:t>Rg   (1k): 16E – 19D</w:t>
      </w:r>
      <w:r w:rsidR="005130CA" w:rsidRPr="00DB1972">
        <w:rPr>
          <w:rFonts w:ascii="Courier" w:hAnsi="Courier"/>
        </w:rPr>
        <w:t xml:space="preserve">  ____________</w:t>
      </w:r>
    </w:p>
    <w:p w14:paraId="1475F79C" w14:textId="49645618" w:rsidR="004C014A" w:rsidRDefault="004C014A" w:rsidP="00DB1972">
      <w:pPr>
        <w:ind w:left="360" w:firstLine="2300"/>
        <w:rPr>
          <w:rFonts w:ascii="Courier" w:hAnsi="Courier"/>
        </w:rPr>
      </w:pPr>
    </w:p>
    <w:p w14:paraId="0CA8D4D8" w14:textId="77777777" w:rsidR="005130CA" w:rsidRPr="005130CA" w:rsidRDefault="005130CA" w:rsidP="004C014A">
      <w:pPr>
        <w:ind w:left="360"/>
        <w:rPr>
          <w:rFonts w:ascii="Courier" w:hAnsi="Courier"/>
        </w:rPr>
      </w:pPr>
      <w:r w:rsidRPr="005130CA">
        <w:rPr>
          <w:rFonts w:ascii="Courier" w:hAnsi="Courier"/>
        </w:rPr>
        <w:t>The measured values of R1, R2, Rf, and Rg could be useful, so</w:t>
      </w:r>
      <w:r w:rsidR="004C014A">
        <w:rPr>
          <w:rFonts w:ascii="Courier" w:hAnsi="Courier"/>
        </w:rPr>
        <w:t xml:space="preserve"> </w:t>
      </w:r>
      <w:r w:rsidRPr="005130CA">
        <w:rPr>
          <w:rFonts w:ascii="Courier" w:hAnsi="Courier"/>
        </w:rPr>
        <w:t>keep this record. All values should be within the tolerance of</w:t>
      </w:r>
      <w:r w:rsidR="004C014A">
        <w:rPr>
          <w:rFonts w:ascii="Courier" w:hAnsi="Courier"/>
        </w:rPr>
        <w:t xml:space="preserve"> </w:t>
      </w:r>
      <w:r w:rsidRPr="005130CA">
        <w:rPr>
          <w:rFonts w:ascii="Courier" w:hAnsi="Courier"/>
        </w:rPr>
        <w:t>the resistors if the soldering was done correctly.</w:t>
      </w:r>
    </w:p>
    <w:p w14:paraId="43FA2CA6" w14:textId="77777777" w:rsidR="005130CA" w:rsidRPr="005130CA" w:rsidRDefault="005130CA" w:rsidP="005130CA">
      <w:pPr>
        <w:ind w:left="360"/>
        <w:rPr>
          <w:rFonts w:ascii="Courier" w:hAnsi="Courier"/>
        </w:rPr>
      </w:pPr>
      <w:r w:rsidRPr="005130CA">
        <w:rPr>
          <w:rFonts w:ascii="Courier" w:hAnsi="Courier"/>
        </w:rPr>
        <w:t xml:space="preserve">       </w:t>
      </w:r>
    </w:p>
    <w:p w14:paraId="6F8FAF66" w14:textId="32ABAF10" w:rsidR="005130CA" w:rsidRPr="00C83733" w:rsidRDefault="005130CA" w:rsidP="00D912E7">
      <w:pPr>
        <w:pStyle w:val="ListParagraph"/>
        <w:numPr>
          <w:ilvl w:val="0"/>
          <w:numId w:val="48"/>
        </w:numPr>
        <w:rPr>
          <w:rFonts w:ascii="Courier" w:hAnsi="Courier"/>
          <w:b/>
          <w:sz w:val="28"/>
          <w:szCs w:val="28"/>
          <w:u w:val="single"/>
        </w:rPr>
      </w:pPr>
      <w:r w:rsidRPr="00C83733">
        <w:rPr>
          <w:rFonts w:ascii="Courier" w:hAnsi="Courier"/>
          <w:b/>
          <w:sz w:val="28"/>
          <w:szCs w:val="28"/>
          <w:u w:val="single"/>
        </w:rPr>
        <w:t>Additional tests of resistor soldering</w:t>
      </w:r>
      <w:r w:rsidR="006554B7" w:rsidRPr="00C83733">
        <w:rPr>
          <w:rFonts w:ascii="Courier" w:hAnsi="Courier"/>
          <w:b/>
          <w:sz w:val="28"/>
          <w:szCs w:val="28"/>
          <w:u w:val="single"/>
        </w:rPr>
        <w:t>:</w:t>
      </w:r>
    </w:p>
    <w:p w14:paraId="7648C6C0" w14:textId="77777777" w:rsidR="005130CA" w:rsidRPr="005130CA" w:rsidRDefault="005130CA" w:rsidP="005130CA">
      <w:pPr>
        <w:ind w:left="360"/>
        <w:rPr>
          <w:rFonts w:ascii="Courier" w:hAnsi="Courier"/>
        </w:rPr>
      </w:pPr>
      <w:r w:rsidRPr="005130CA">
        <w:rPr>
          <w:rFonts w:ascii="Courier" w:hAnsi="Courier"/>
        </w:rPr>
        <w:t xml:space="preserve">  </w:t>
      </w:r>
    </w:p>
    <w:p w14:paraId="60FDA6C3" w14:textId="77777777" w:rsidR="005130CA" w:rsidRPr="004C014A" w:rsidRDefault="005130CA" w:rsidP="00D912E7">
      <w:pPr>
        <w:pStyle w:val="ListParagraph"/>
        <w:numPr>
          <w:ilvl w:val="0"/>
          <w:numId w:val="49"/>
        </w:numPr>
        <w:rPr>
          <w:rFonts w:ascii="Courier" w:hAnsi="Courier"/>
        </w:rPr>
      </w:pPr>
      <w:r w:rsidRPr="004C014A">
        <w:rPr>
          <w:rFonts w:ascii="Courier" w:hAnsi="Courier"/>
        </w:rPr>
        <w:t>Test NON-continuity:</w:t>
      </w:r>
    </w:p>
    <w:p w14:paraId="7DF38025" w14:textId="77777777" w:rsidR="005130CA" w:rsidRPr="005130CA" w:rsidRDefault="005130CA" w:rsidP="005130CA">
      <w:pPr>
        <w:ind w:left="360"/>
        <w:rPr>
          <w:rFonts w:ascii="Courier" w:hAnsi="Courier"/>
        </w:rPr>
      </w:pPr>
      <w:r w:rsidRPr="005130CA">
        <w:rPr>
          <w:rFonts w:ascii="Courier" w:hAnsi="Courier"/>
        </w:rPr>
        <w:t xml:space="preserve">     </w:t>
      </w:r>
    </w:p>
    <w:p w14:paraId="01880E92" w14:textId="21780E1A" w:rsidR="005130CA" w:rsidRPr="004C014A" w:rsidRDefault="00C625DF" w:rsidP="00D912E7">
      <w:pPr>
        <w:pStyle w:val="ListParagraph"/>
        <w:numPr>
          <w:ilvl w:val="0"/>
          <w:numId w:val="50"/>
        </w:numPr>
        <w:rPr>
          <w:rFonts w:ascii="Courier" w:hAnsi="Courier"/>
        </w:rPr>
      </w:pPr>
      <w:r>
        <w:rPr>
          <w:rFonts w:ascii="Courier" w:hAnsi="Courier"/>
        </w:rPr>
        <w:t>Hole  6A to hole  7C</w:t>
      </w:r>
      <w:r w:rsidR="005130CA" w:rsidRPr="004C014A">
        <w:rPr>
          <w:rFonts w:ascii="Courier" w:hAnsi="Courier"/>
        </w:rPr>
        <w:t xml:space="preserve">  _______</w:t>
      </w:r>
    </w:p>
    <w:p w14:paraId="5BA3A5B8" w14:textId="77777777" w:rsidR="005130CA" w:rsidRPr="005130CA" w:rsidRDefault="005130CA" w:rsidP="004C014A">
      <w:pPr>
        <w:ind w:left="360" w:firstLine="1160"/>
        <w:rPr>
          <w:rFonts w:ascii="Courier" w:hAnsi="Courier"/>
        </w:rPr>
      </w:pPr>
    </w:p>
    <w:p w14:paraId="301963E7"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9A to hole 10A  _______</w:t>
      </w:r>
    </w:p>
    <w:p w14:paraId="591A74FA" w14:textId="77777777" w:rsidR="005130CA" w:rsidRPr="005130CA" w:rsidRDefault="005130CA" w:rsidP="004C014A">
      <w:pPr>
        <w:ind w:left="360" w:firstLine="1160"/>
        <w:rPr>
          <w:rFonts w:ascii="Courier" w:hAnsi="Courier"/>
        </w:rPr>
      </w:pPr>
    </w:p>
    <w:p w14:paraId="67066F6A"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10A to hole 11A  _______</w:t>
      </w:r>
    </w:p>
    <w:p w14:paraId="7CED121E" w14:textId="77777777" w:rsidR="005130CA" w:rsidRPr="005130CA" w:rsidRDefault="005130CA" w:rsidP="004C014A">
      <w:pPr>
        <w:ind w:left="360" w:firstLine="1160"/>
        <w:rPr>
          <w:rFonts w:ascii="Courier" w:hAnsi="Courier"/>
        </w:rPr>
      </w:pPr>
    </w:p>
    <w:p w14:paraId="2DDCF638"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12B to hole 13B  _______</w:t>
      </w:r>
    </w:p>
    <w:p w14:paraId="10DE9CC9" w14:textId="77777777" w:rsidR="005130CA" w:rsidRPr="005130CA" w:rsidRDefault="005130CA" w:rsidP="004C014A">
      <w:pPr>
        <w:ind w:left="360" w:firstLine="1160"/>
        <w:rPr>
          <w:rFonts w:ascii="Courier" w:hAnsi="Courier"/>
        </w:rPr>
      </w:pPr>
    </w:p>
    <w:p w14:paraId="473187B6"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13B to hole 14B  _______</w:t>
      </w:r>
    </w:p>
    <w:p w14:paraId="52302FE7" w14:textId="77777777" w:rsidR="005130CA" w:rsidRPr="005130CA" w:rsidRDefault="005130CA" w:rsidP="004C014A">
      <w:pPr>
        <w:ind w:left="360" w:firstLine="1160"/>
        <w:rPr>
          <w:rFonts w:ascii="Courier" w:hAnsi="Courier"/>
        </w:rPr>
      </w:pPr>
    </w:p>
    <w:p w14:paraId="1DAA822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14E to hole 15E  _______</w:t>
      </w:r>
    </w:p>
    <w:p w14:paraId="314F7506" w14:textId="77777777" w:rsidR="005130CA" w:rsidRPr="005130CA" w:rsidRDefault="005130CA" w:rsidP="004C014A">
      <w:pPr>
        <w:ind w:left="360" w:firstLine="1160"/>
        <w:rPr>
          <w:rFonts w:ascii="Courier" w:hAnsi="Courier"/>
        </w:rPr>
      </w:pPr>
    </w:p>
    <w:p w14:paraId="504927C4"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15E to hole 16E  _______</w:t>
      </w:r>
    </w:p>
    <w:p w14:paraId="21877A13" w14:textId="77777777" w:rsidR="005130CA" w:rsidRPr="005130CA" w:rsidRDefault="005130CA" w:rsidP="004C014A">
      <w:pPr>
        <w:ind w:left="360" w:firstLine="1160"/>
        <w:rPr>
          <w:rFonts w:ascii="Courier" w:hAnsi="Courier"/>
        </w:rPr>
      </w:pPr>
    </w:p>
    <w:p w14:paraId="6562E5A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16E to hole 17D  _______</w:t>
      </w:r>
    </w:p>
    <w:p w14:paraId="1E10D45E" w14:textId="77777777" w:rsidR="005130CA" w:rsidRPr="005130CA" w:rsidRDefault="005130CA" w:rsidP="004C014A">
      <w:pPr>
        <w:ind w:left="360" w:firstLine="1160"/>
        <w:rPr>
          <w:rFonts w:ascii="Courier" w:hAnsi="Courier"/>
        </w:rPr>
      </w:pPr>
    </w:p>
    <w:p w14:paraId="06AFE36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19A to hole 20A  _______</w:t>
      </w:r>
    </w:p>
    <w:p w14:paraId="24B4BF2A" w14:textId="77777777" w:rsidR="005130CA" w:rsidRPr="005130CA" w:rsidRDefault="005130CA" w:rsidP="004C014A">
      <w:pPr>
        <w:ind w:left="360" w:firstLine="1160"/>
        <w:rPr>
          <w:rFonts w:ascii="Courier" w:hAnsi="Courier"/>
        </w:rPr>
      </w:pPr>
    </w:p>
    <w:p w14:paraId="45167DA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20B to hole 21B  _______</w:t>
      </w:r>
    </w:p>
    <w:p w14:paraId="0AE06ABC" w14:textId="77777777" w:rsidR="005130CA" w:rsidRPr="005130CA" w:rsidRDefault="005130CA" w:rsidP="004C014A">
      <w:pPr>
        <w:ind w:left="360" w:firstLine="1160"/>
        <w:rPr>
          <w:rFonts w:ascii="Courier" w:hAnsi="Courier"/>
        </w:rPr>
      </w:pPr>
    </w:p>
    <w:p w14:paraId="5E6B5EB3"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16J to hole 17J  _______</w:t>
      </w:r>
    </w:p>
    <w:p w14:paraId="581CDFE7" w14:textId="77777777" w:rsidR="005130CA" w:rsidRPr="005130CA" w:rsidRDefault="005130CA" w:rsidP="004C014A">
      <w:pPr>
        <w:ind w:left="360" w:firstLine="1160"/>
        <w:rPr>
          <w:rFonts w:ascii="Courier" w:hAnsi="Courier"/>
        </w:rPr>
      </w:pPr>
    </w:p>
    <w:p w14:paraId="66C689D1"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19I to hole 20I  _______</w:t>
      </w:r>
    </w:p>
    <w:p w14:paraId="69A1FC27" w14:textId="77777777" w:rsidR="005130CA" w:rsidRPr="005130CA" w:rsidRDefault="005130CA" w:rsidP="004C014A">
      <w:pPr>
        <w:ind w:left="360" w:firstLine="1160"/>
        <w:rPr>
          <w:rFonts w:ascii="Courier" w:hAnsi="Courier"/>
        </w:rPr>
      </w:pPr>
    </w:p>
    <w:p w14:paraId="06534D39"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21I to hole 22I  _______</w:t>
      </w:r>
    </w:p>
    <w:p w14:paraId="05E242E2" w14:textId="77777777" w:rsidR="00C83733" w:rsidRDefault="00C83733" w:rsidP="005130CA">
      <w:pPr>
        <w:ind w:left="360"/>
        <w:rPr>
          <w:rFonts w:ascii="Courier" w:hAnsi="Courier"/>
        </w:rPr>
      </w:pPr>
    </w:p>
    <w:p w14:paraId="44C62A25" w14:textId="4C0A7D67" w:rsidR="005130CA" w:rsidRPr="005130CA" w:rsidRDefault="00C83733" w:rsidP="00C83733">
      <w:pPr>
        <w:pStyle w:val="Heading1"/>
      </w:pPr>
      <w:bookmarkStart w:id="424" w:name="_Toc373513869"/>
      <w:r>
        <w:t>Step 12: IC sockets</w:t>
      </w:r>
      <w:bookmarkEnd w:id="424"/>
      <w:r>
        <w:br/>
      </w:r>
      <w:r w:rsidR="005130CA" w:rsidRPr="005130CA">
        <w:t xml:space="preserve">        </w:t>
      </w:r>
    </w:p>
    <w:p w14:paraId="014BAE41" w14:textId="77777777" w:rsidR="005130CA" w:rsidRPr="00C83733" w:rsidRDefault="005130CA" w:rsidP="00D912E7">
      <w:pPr>
        <w:pStyle w:val="ListParagraph"/>
        <w:numPr>
          <w:ilvl w:val="0"/>
          <w:numId w:val="51"/>
        </w:numPr>
        <w:rPr>
          <w:rFonts w:ascii="Courier" w:hAnsi="Courier"/>
          <w:b/>
          <w:sz w:val="28"/>
          <w:szCs w:val="28"/>
          <w:u w:val="single"/>
        </w:rPr>
      </w:pPr>
      <w:r w:rsidRPr="00C83733">
        <w:rPr>
          <w:rFonts w:ascii="Courier" w:hAnsi="Courier"/>
          <w:b/>
          <w:sz w:val="28"/>
          <w:szCs w:val="28"/>
          <w:u w:val="single"/>
        </w:rPr>
        <w:t>Solder IC sockets to Perma-Proto (16 joints):</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D912E7">
      <w:pPr>
        <w:pStyle w:val="ListParagraph"/>
        <w:numPr>
          <w:ilvl w:val="0"/>
          <w:numId w:val="5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Make sure notch is on the left end</w:t>
      </w:r>
    </w:p>
    <w:p w14:paraId="4F7009F9" w14:textId="77777777" w:rsidR="005130CA" w:rsidRPr="005130CA" w:rsidRDefault="005130CA" w:rsidP="004C014A">
      <w:pPr>
        <w:ind w:firstLine="720"/>
        <w:rPr>
          <w:rFonts w:ascii="Courier" w:hAnsi="Courier"/>
        </w:rPr>
      </w:pPr>
    </w:p>
    <w:p w14:paraId="183B6F73"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TLV2462 (left) socket:</w:t>
      </w:r>
    </w:p>
    <w:p w14:paraId="3B2F4806" w14:textId="77777777" w:rsidR="005130CA" w:rsidRPr="005130CA" w:rsidRDefault="005130CA" w:rsidP="005130CA">
      <w:pPr>
        <w:ind w:left="360"/>
        <w:rPr>
          <w:rFonts w:ascii="Courier" w:hAnsi="Courier"/>
        </w:rPr>
      </w:pPr>
      <w:r w:rsidRPr="005130CA">
        <w:rPr>
          <w:rFonts w:ascii="Courier" w:hAnsi="Courier"/>
        </w:rPr>
        <w:t xml:space="preserve">     </w:t>
      </w:r>
    </w:p>
    <w:p w14:paraId="1FEADF54" w14:textId="48663CFA" w:rsidR="005130CA" w:rsidRPr="004C014A" w:rsidRDefault="005130CA" w:rsidP="00D912E7">
      <w:pPr>
        <w:pStyle w:val="ListParagraph"/>
        <w:numPr>
          <w:ilvl w:val="0"/>
          <w:numId w:val="53"/>
        </w:numPr>
        <w:rPr>
          <w:rFonts w:ascii="Courier" w:hAnsi="Courier"/>
        </w:rPr>
      </w:pPr>
      <w:r w:rsidRPr="004C014A">
        <w:rPr>
          <w:rFonts w:ascii="Courier" w:hAnsi="Courier"/>
        </w:rPr>
        <w:t>Pin 1: hole 8E</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086687E" w14:textId="77777777" w:rsidR="005130CA" w:rsidRPr="005130CA" w:rsidRDefault="005130CA" w:rsidP="004C014A">
      <w:pPr>
        <w:ind w:left="360" w:firstLine="1300"/>
        <w:rPr>
          <w:rFonts w:ascii="Courier" w:hAnsi="Courier"/>
        </w:rPr>
      </w:pPr>
    </w:p>
    <w:p w14:paraId="0F636E7C" w14:textId="0B684ADD" w:rsidR="005130CA" w:rsidRPr="004C014A" w:rsidRDefault="005130CA" w:rsidP="00D912E7">
      <w:pPr>
        <w:pStyle w:val="ListParagraph"/>
        <w:numPr>
          <w:ilvl w:val="0"/>
          <w:numId w:val="53"/>
        </w:numPr>
        <w:rPr>
          <w:rFonts w:ascii="Courier" w:hAnsi="Courier"/>
        </w:rPr>
      </w:pPr>
      <w:r w:rsidRPr="004C014A">
        <w:rPr>
          <w:rFonts w:ascii="Courier" w:hAnsi="Courier"/>
        </w:rPr>
        <w:t>Pin 5: hole 11F</w:t>
      </w:r>
      <w:r w:rsidR="00DB1972">
        <w:rPr>
          <w:rFonts w:ascii="Courier" w:hAnsi="Courier"/>
        </w:rPr>
        <w:t xml:space="preserve">  _______</w:t>
      </w:r>
      <w:r w:rsidRPr="004C014A">
        <w:rPr>
          <w:rFonts w:ascii="Courier" w:hAnsi="Courier"/>
        </w:rPr>
        <w:t xml:space="preserve">                </w:t>
      </w:r>
      <w:r w:rsidR="00DB1972">
        <w:rPr>
          <w:rFonts w:ascii="Courier" w:hAnsi="Courier"/>
        </w:rPr>
        <w:t xml:space="preserve">                        </w:t>
      </w:r>
    </w:p>
    <w:p w14:paraId="7492542D" w14:textId="77777777" w:rsidR="005130CA" w:rsidRPr="005130CA" w:rsidRDefault="005130CA" w:rsidP="005130CA">
      <w:pPr>
        <w:ind w:left="360"/>
        <w:rPr>
          <w:rFonts w:ascii="Courier" w:hAnsi="Courier"/>
        </w:rPr>
      </w:pPr>
      <w:r w:rsidRPr="005130CA">
        <w:rPr>
          <w:rFonts w:ascii="Courier" w:hAnsi="Courier"/>
        </w:rPr>
        <w:t xml:space="preserve">         </w:t>
      </w:r>
    </w:p>
    <w:p w14:paraId="2CB426FA" w14:textId="77777777" w:rsidR="005130CA" w:rsidRPr="004C014A" w:rsidRDefault="005130CA" w:rsidP="00D912E7">
      <w:pPr>
        <w:pStyle w:val="ListParagraph"/>
        <w:numPr>
          <w:ilvl w:val="0"/>
          <w:numId w:val="54"/>
        </w:numPr>
        <w:rPr>
          <w:rFonts w:ascii="Courier" w:hAnsi="Courier"/>
        </w:rPr>
      </w:pPr>
      <w:r w:rsidRPr="004C014A">
        <w:rPr>
          <w:rFonts w:ascii="Courier" w:hAnsi="Courier"/>
        </w:rPr>
        <w:t>MCP3202 (right) socket:</w:t>
      </w:r>
    </w:p>
    <w:p w14:paraId="16481C90" w14:textId="77777777" w:rsidR="005130CA" w:rsidRPr="005130CA" w:rsidRDefault="005130CA" w:rsidP="005130CA">
      <w:pPr>
        <w:ind w:left="360"/>
        <w:rPr>
          <w:rFonts w:ascii="Courier" w:hAnsi="Courier"/>
        </w:rPr>
      </w:pPr>
      <w:r w:rsidRPr="005130CA">
        <w:rPr>
          <w:rFonts w:ascii="Courier" w:hAnsi="Courier"/>
        </w:rPr>
        <w:t xml:space="preserve">     </w:t>
      </w:r>
    </w:p>
    <w:p w14:paraId="677C8EAF" w14:textId="1BF3250C" w:rsidR="005130CA" w:rsidRPr="004C014A" w:rsidRDefault="005130CA" w:rsidP="00D912E7">
      <w:pPr>
        <w:pStyle w:val="ListParagraph"/>
        <w:numPr>
          <w:ilvl w:val="0"/>
          <w:numId w:val="55"/>
        </w:numPr>
        <w:rPr>
          <w:rFonts w:ascii="Courier" w:hAnsi="Courier"/>
        </w:rPr>
      </w:pPr>
      <w:r w:rsidRPr="004C014A">
        <w:rPr>
          <w:rFonts w:ascii="Courier" w:hAnsi="Courier"/>
        </w:rPr>
        <w:t xml:space="preserve">Pin 1: hole 13E </w:t>
      </w:r>
      <w:r w:rsidR="00DB1972">
        <w:rPr>
          <w:rFonts w:ascii="Courier" w:hAnsi="Courier"/>
        </w:rPr>
        <w:t>________</w:t>
      </w:r>
      <w:r w:rsidRPr="004C014A">
        <w:rPr>
          <w:rFonts w:ascii="Courier" w:hAnsi="Courier"/>
        </w:rPr>
        <w:t xml:space="preserve">               </w:t>
      </w:r>
      <w:r w:rsidR="00DB1972">
        <w:rPr>
          <w:rFonts w:ascii="Courier" w:hAnsi="Courier"/>
        </w:rPr>
        <w:t xml:space="preserve">                        </w:t>
      </w:r>
    </w:p>
    <w:p w14:paraId="307ACFA1" w14:textId="77777777" w:rsidR="005130CA" w:rsidRPr="005130CA" w:rsidRDefault="005130CA" w:rsidP="004C014A">
      <w:pPr>
        <w:ind w:left="360" w:firstLine="1300"/>
        <w:rPr>
          <w:rFonts w:ascii="Courier" w:hAnsi="Courier"/>
        </w:rPr>
      </w:pPr>
    </w:p>
    <w:p w14:paraId="727C1739" w14:textId="299A6457" w:rsidR="005130CA" w:rsidRPr="004C014A" w:rsidRDefault="005130CA" w:rsidP="00D912E7">
      <w:pPr>
        <w:pStyle w:val="ListParagraph"/>
        <w:numPr>
          <w:ilvl w:val="0"/>
          <w:numId w:val="55"/>
        </w:numPr>
        <w:rPr>
          <w:rFonts w:ascii="Courier" w:hAnsi="Courier"/>
        </w:rPr>
      </w:pPr>
      <w:r w:rsidRPr="004C014A">
        <w:rPr>
          <w:rFonts w:ascii="Courier" w:hAnsi="Courier"/>
        </w:rPr>
        <w:t>Pin 5: hole 16F</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D93C757" w14:textId="77777777" w:rsidR="005130CA" w:rsidRPr="005130CA" w:rsidRDefault="005130CA" w:rsidP="005130CA">
      <w:pPr>
        <w:ind w:left="360"/>
        <w:rPr>
          <w:rFonts w:ascii="Courier" w:hAnsi="Courier"/>
        </w:rPr>
      </w:pPr>
      <w:r w:rsidRPr="005130CA">
        <w:rPr>
          <w:rFonts w:ascii="Courier" w:hAnsi="Courier"/>
        </w:rPr>
        <w:t xml:space="preserve">         </w:t>
      </w:r>
    </w:p>
    <w:p w14:paraId="49532228" w14:textId="77777777" w:rsidR="005130CA" w:rsidRPr="004C014A" w:rsidRDefault="005130CA" w:rsidP="00D912E7">
      <w:pPr>
        <w:pStyle w:val="ListParagraph"/>
        <w:numPr>
          <w:ilvl w:val="0"/>
          <w:numId w:val="56"/>
        </w:numPr>
        <w:rPr>
          <w:rFonts w:ascii="Courier" w:hAnsi="Courier"/>
        </w:rPr>
      </w:pPr>
      <w:r w:rsidRPr="004C014A">
        <w:rPr>
          <w:rFonts w:ascii="Courier" w:hAnsi="Courier"/>
        </w:rPr>
        <w:t>Flip board upside down and hold with vise or 3rd hand tool and</w:t>
      </w:r>
      <w:r w:rsidR="004C014A" w:rsidRPr="004C014A">
        <w:rPr>
          <w:rFonts w:ascii="Courier" w:hAnsi="Courier"/>
        </w:rPr>
        <w:t xml:space="preserve"> </w:t>
      </w:r>
      <w:r w:rsidRPr="004C014A">
        <w:rPr>
          <w:rFonts w:ascii="Courier" w:hAnsi="Courier"/>
        </w:rPr>
        <w:t>solder all 16 joints                                       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D912E7">
      <w:pPr>
        <w:pStyle w:val="ListParagraph"/>
        <w:numPr>
          <w:ilvl w:val="0"/>
          <w:numId w:val="57"/>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Pr="005130CA" w:rsidRDefault="00477D8A" w:rsidP="00477D8A">
      <w:pPr>
        <w:pStyle w:val="ListParagraph"/>
        <w:rPr>
          <w:rFonts w:ascii="Courier" w:hAnsi="Courier"/>
        </w:rPr>
      </w:pP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11C5BED2" w14:textId="7F67CF80" w:rsidR="005130CA" w:rsidRPr="00C83733" w:rsidRDefault="005130CA" w:rsidP="00D912E7">
      <w:pPr>
        <w:pStyle w:val="ListParagraph"/>
        <w:numPr>
          <w:ilvl w:val="0"/>
          <w:numId w:val="58"/>
        </w:numPr>
        <w:rPr>
          <w:rFonts w:ascii="Courier" w:hAnsi="Courier"/>
          <w:b/>
          <w:sz w:val="28"/>
          <w:szCs w:val="28"/>
          <w:u w:val="single"/>
        </w:rPr>
      </w:pPr>
      <w:r w:rsidRPr="00C83733">
        <w:rPr>
          <w:rFonts w:ascii="Courier" w:hAnsi="Courier"/>
          <w:b/>
          <w:sz w:val="28"/>
          <w:szCs w:val="28"/>
          <w:u w:val="single"/>
        </w:rPr>
        <w:t>Test socket soldering</w:t>
      </w:r>
      <w:r w:rsidR="006554B7" w:rsidRPr="00C83733">
        <w:rPr>
          <w:rFonts w:ascii="Courier" w:hAnsi="Courier"/>
          <w:b/>
          <w:sz w:val="28"/>
          <w:szCs w:val="28"/>
          <w:u w:val="single"/>
        </w:rPr>
        <w:t>:</w:t>
      </w:r>
    </w:p>
    <w:p w14:paraId="6A364758" w14:textId="77777777" w:rsidR="005130CA" w:rsidRPr="005130CA" w:rsidRDefault="005130CA" w:rsidP="004C014A">
      <w:pPr>
        <w:ind w:firstLine="280"/>
        <w:rPr>
          <w:rFonts w:ascii="Courier" w:hAnsi="Courier"/>
        </w:rPr>
      </w:pPr>
    </w:p>
    <w:p w14:paraId="3F5BD8A1" w14:textId="77777777" w:rsidR="005130CA" w:rsidRPr="004C014A" w:rsidRDefault="005130CA" w:rsidP="00D912E7">
      <w:pPr>
        <w:pStyle w:val="ListParagraph"/>
        <w:numPr>
          <w:ilvl w:val="0"/>
          <w:numId w:val="59"/>
        </w:numPr>
        <w:ind w:left="720"/>
        <w:rPr>
          <w:rFonts w:ascii="Courier" w:hAnsi="Courier"/>
        </w:rPr>
      </w:pPr>
      <w:r w:rsidRPr="004C014A">
        <w:rPr>
          <w:rFonts w:ascii="Courier" w:hAnsi="Courier"/>
        </w:rPr>
        <w:t>Test continuity:</w:t>
      </w:r>
    </w:p>
    <w:p w14:paraId="41927447" w14:textId="77777777" w:rsidR="005130CA" w:rsidRPr="005130CA" w:rsidRDefault="005130CA" w:rsidP="005130CA">
      <w:pPr>
        <w:ind w:left="360"/>
        <w:rPr>
          <w:rFonts w:ascii="Courier" w:hAnsi="Courier"/>
        </w:rPr>
      </w:pPr>
      <w:r w:rsidRPr="005130CA">
        <w:rPr>
          <w:rFonts w:ascii="Courier" w:hAnsi="Courier"/>
        </w:rPr>
        <w:t xml:space="preserve">     </w:t>
      </w:r>
    </w:p>
    <w:p w14:paraId="2A838ED4" w14:textId="6D8BBF9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1 (lo</w:t>
      </w:r>
      <w:r w:rsidR="00C625DF">
        <w:rPr>
          <w:rFonts w:ascii="Courier" w:hAnsi="Courier"/>
        </w:rPr>
        <w:t>wer left) to Perma-Proto hole 8C</w:t>
      </w:r>
      <w:r w:rsidRPr="004C014A">
        <w:rPr>
          <w:rFonts w:ascii="Courier" w:hAnsi="Courier"/>
        </w:rPr>
        <w:t xml:space="preserve">    ______</w:t>
      </w:r>
    </w:p>
    <w:p w14:paraId="140B15FD" w14:textId="77777777" w:rsidR="005130CA" w:rsidRPr="005130CA" w:rsidRDefault="005130CA" w:rsidP="004C014A">
      <w:pPr>
        <w:ind w:left="-1080" w:firstLine="1160"/>
        <w:rPr>
          <w:rFonts w:ascii="Courier" w:hAnsi="Courier"/>
        </w:rPr>
      </w:pPr>
    </w:p>
    <w:p w14:paraId="08573C84"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2 to Perma-Proto hole 9C                 ______</w:t>
      </w:r>
    </w:p>
    <w:p w14:paraId="15B950DF" w14:textId="77777777" w:rsidR="005130CA" w:rsidRPr="005130CA" w:rsidRDefault="005130CA" w:rsidP="004C014A">
      <w:pPr>
        <w:ind w:left="-1080" w:firstLine="1160"/>
        <w:rPr>
          <w:rFonts w:ascii="Courier" w:hAnsi="Courier"/>
        </w:rPr>
      </w:pPr>
    </w:p>
    <w:p w14:paraId="01604858"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3 to Perma-Proto hole 10C                ______</w:t>
      </w:r>
    </w:p>
    <w:p w14:paraId="65C3F676" w14:textId="77777777" w:rsidR="005130CA" w:rsidRPr="005130CA" w:rsidRDefault="005130CA" w:rsidP="004C014A">
      <w:pPr>
        <w:ind w:left="-1080" w:firstLine="1160"/>
        <w:rPr>
          <w:rFonts w:ascii="Courier" w:hAnsi="Courier"/>
        </w:rPr>
      </w:pPr>
    </w:p>
    <w:p w14:paraId="29D30A4D" w14:textId="553043A6"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4 to Perm</w:t>
      </w:r>
      <w:r w:rsidR="001918D2">
        <w:rPr>
          <w:rFonts w:ascii="Courier" w:hAnsi="Courier"/>
        </w:rPr>
        <w:t xml:space="preserve">a-Proto ground rails  </w:t>
      </w:r>
      <w:r w:rsidRPr="004C014A">
        <w:rPr>
          <w:rFonts w:ascii="Courier" w:hAnsi="Courier"/>
        </w:rPr>
        <w:t>______</w:t>
      </w:r>
    </w:p>
    <w:p w14:paraId="203EED76" w14:textId="77777777" w:rsidR="005130CA" w:rsidRPr="005130CA" w:rsidRDefault="005130CA" w:rsidP="004C014A">
      <w:pPr>
        <w:ind w:left="-1080" w:firstLine="1160"/>
        <w:rPr>
          <w:rFonts w:ascii="Courier" w:hAnsi="Courier"/>
        </w:rPr>
      </w:pPr>
    </w:p>
    <w:p w14:paraId="29289844" w14:textId="6E2A21A5"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5 (uppe</w:t>
      </w:r>
      <w:r w:rsidR="00C625DF">
        <w:rPr>
          <w:rFonts w:ascii="Courier" w:hAnsi="Courier"/>
        </w:rPr>
        <w:t>r right) to Perma-Proto hole 11J</w:t>
      </w:r>
      <w:r w:rsidRPr="004C014A">
        <w:rPr>
          <w:rFonts w:ascii="Courier" w:hAnsi="Courier"/>
        </w:rPr>
        <w:t xml:space="preserve">  ______</w:t>
      </w:r>
    </w:p>
    <w:p w14:paraId="15663EB9" w14:textId="77777777" w:rsidR="005130CA" w:rsidRPr="005130CA" w:rsidRDefault="005130CA" w:rsidP="004C014A">
      <w:pPr>
        <w:ind w:left="360" w:firstLine="1160"/>
        <w:rPr>
          <w:rFonts w:ascii="Courier" w:hAnsi="Courier"/>
        </w:rPr>
      </w:pPr>
    </w:p>
    <w:p w14:paraId="0E8106C4" w14:textId="77777777"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6 to socket hole 7                       ______</w:t>
      </w:r>
    </w:p>
    <w:p w14:paraId="06ED5297" w14:textId="77777777" w:rsidR="005130CA" w:rsidRPr="005130CA" w:rsidRDefault="005130CA" w:rsidP="004C014A">
      <w:pPr>
        <w:ind w:left="-1080" w:firstLine="1160"/>
        <w:rPr>
          <w:rFonts w:ascii="Courier" w:hAnsi="Courier"/>
        </w:rPr>
      </w:pPr>
    </w:p>
    <w:p w14:paraId="598625F9"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7 to Perma-Proto hole 9G                 ______</w:t>
      </w:r>
    </w:p>
    <w:p w14:paraId="0A6BA75D" w14:textId="77777777" w:rsidR="005130CA" w:rsidRPr="005130CA" w:rsidRDefault="005130CA" w:rsidP="004C014A">
      <w:pPr>
        <w:ind w:left="-1080" w:firstLine="1160"/>
        <w:rPr>
          <w:rFonts w:ascii="Courier" w:hAnsi="Courier"/>
        </w:rPr>
      </w:pPr>
    </w:p>
    <w:p w14:paraId="5F004F75" w14:textId="13C13E7A"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8 to Perm</w:t>
      </w:r>
      <w:r w:rsidR="001918D2">
        <w:rPr>
          <w:rFonts w:ascii="Courier" w:hAnsi="Courier"/>
        </w:rPr>
        <w:t xml:space="preserve">a-Proto upper power rail  </w:t>
      </w:r>
      <w:r w:rsidRPr="004C014A">
        <w:rPr>
          <w:rFonts w:ascii="Courier" w:hAnsi="Courier"/>
        </w:rPr>
        <w:t>______</w:t>
      </w:r>
    </w:p>
    <w:p w14:paraId="29F52FF2" w14:textId="77777777" w:rsidR="005130CA" w:rsidRPr="005130CA" w:rsidRDefault="005130CA" w:rsidP="004C014A">
      <w:pPr>
        <w:ind w:left="-1080" w:firstLine="1160"/>
        <w:rPr>
          <w:rFonts w:ascii="Courier" w:hAnsi="Courier"/>
        </w:rPr>
      </w:pPr>
    </w:p>
    <w:p w14:paraId="3E3D14BB"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1 (lower left) to Perma-Proto hole 13B  ______</w:t>
      </w:r>
    </w:p>
    <w:p w14:paraId="48511E27" w14:textId="77777777" w:rsidR="005130CA" w:rsidRPr="005130CA" w:rsidRDefault="005130CA" w:rsidP="004C014A">
      <w:pPr>
        <w:ind w:left="-1080" w:firstLine="1160"/>
        <w:rPr>
          <w:rFonts w:ascii="Courier" w:hAnsi="Courier"/>
        </w:rPr>
      </w:pPr>
    </w:p>
    <w:p w14:paraId="6AFE9E4C" w14:textId="0005AB93"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2 to Perma-Proto hole 14B</w:t>
      </w:r>
      <w:r w:rsidR="001918D2">
        <w:rPr>
          <w:rFonts w:ascii="Courier" w:hAnsi="Courier"/>
        </w:rPr>
        <w:t xml:space="preserve">  </w:t>
      </w:r>
      <w:r w:rsidRPr="004C014A">
        <w:rPr>
          <w:rFonts w:ascii="Courier" w:hAnsi="Courier"/>
        </w:rPr>
        <w:t>______</w:t>
      </w:r>
    </w:p>
    <w:p w14:paraId="450BCB89" w14:textId="77777777" w:rsidR="005130CA" w:rsidRPr="005130CA" w:rsidRDefault="005130CA" w:rsidP="004C014A">
      <w:pPr>
        <w:ind w:left="-1080" w:firstLine="1160"/>
        <w:rPr>
          <w:rFonts w:ascii="Courier" w:hAnsi="Courier"/>
        </w:rPr>
      </w:pPr>
    </w:p>
    <w:p w14:paraId="708C1F68" w14:textId="2E74347B"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w:t>
      </w:r>
      <w:r w:rsidR="001918D2">
        <w:rPr>
          <w:rFonts w:ascii="Courier" w:hAnsi="Courier"/>
        </w:rPr>
        <w:t xml:space="preserve">ole 3 to Perma-Proto hole 15B  </w:t>
      </w:r>
      <w:r w:rsidRPr="004C014A">
        <w:rPr>
          <w:rFonts w:ascii="Courier" w:hAnsi="Courier"/>
        </w:rPr>
        <w:t>______</w:t>
      </w:r>
    </w:p>
    <w:p w14:paraId="4A9DD46A" w14:textId="77777777" w:rsidR="005130CA" w:rsidRPr="005130CA" w:rsidRDefault="005130CA" w:rsidP="004C014A">
      <w:pPr>
        <w:ind w:left="-1080" w:firstLine="1160"/>
        <w:rPr>
          <w:rFonts w:ascii="Courier" w:hAnsi="Courier"/>
        </w:rPr>
      </w:pPr>
    </w:p>
    <w:p w14:paraId="23EAB542" w14:textId="261D2CE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4 to Per</w:t>
      </w:r>
      <w:r w:rsidR="001918D2">
        <w:rPr>
          <w:rFonts w:ascii="Courier" w:hAnsi="Courier"/>
        </w:rPr>
        <w:t xml:space="preserve">ma-Proto ground rails  </w:t>
      </w:r>
      <w:r w:rsidRPr="004C014A">
        <w:rPr>
          <w:rFonts w:ascii="Courier" w:hAnsi="Courier"/>
        </w:rPr>
        <w:t>______</w:t>
      </w:r>
    </w:p>
    <w:p w14:paraId="7E387B24" w14:textId="77777777" w:rsidR="005130CA" w:rsidRPr="005130CA" w:rsidRDefault="005130CA" w:rsidP="004C014A">
      <w:pPr>
        <w:ind w:left="-1080" w:firstLine="1160"/>
        <w:rPr>
          <w:rFonts w:ascii="Courier" w:hAnsi="Courier"/>
        </w:rPr>
      </w:pPr>
    </w:p>
    <w:p w14:paraId="57D90FEF"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5 (upper right) to Perma-Proto hole 16G ______</w:t>
      </w:r>
    </w:p>
    <w:p w14:paraId="3D452768" w14:textId="77777777" w:rsidR="005130CA" w:rsidRPr="005130CA" w:rsidRDefault="005130CA" w:rsidP="004C014A">
      <w:pPr>
        <w:ind w:left="-1080" w:firstLine="1160"/>
        <w:rPr>
          <w:rFonts w:ascii="Courier" w:hAnsi="Courier"/>
        </w:rPr>
      </w:pPr>
    </w:p>
    <w:p w14:paraId="2105839F" w14:textId="4D9BB78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6 to Perma-Proto hole 15J</w:t>
      </w:r>
      <w:r w:rsidR="001918D2">
        <w:rPr>
          <w:rFonts w:ascii="Courier" w:hAnsi="Courier"/>
        </w:rPr>
        <w:t xml:space="preserve">  </w:t>
      </w:r>
      <w:r w:rsidRPr="004C014A">
        <w:rPr>
          <w:rFonts w:ascii="Courier" w:hAnsi="Courier"/>
        </w:rPr>
        <w:t>______</w:t>
      </w:r>
    </w:p>
    <w:p w14:paraId="6B971F22" w14:textId="77777777" w:rsidR="005130CA" w:rsidRPr="005130CA" w:rsidRDefault="005130CA" w:rsidP="004C014A">
      <w:pPr>
        <w:ind w:left="-1080" w:firstLine="1160"/>
        <w:rPr>
          <w:rFonts w:ascii="Courier" w:hAnsi="Courier"/>
        </w:rPr>
      </w:pPr>
    </w:p>
    <w:p w14:paraId="1F925A48" w14:textId="2FD598D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7 to Perma-Proto hole 14J</w:t>
      </w:r>
      <w:r w:rsidR="001918D2">
        <w:rPr>
          <w:rFonts w:ascii="Courier" w:hAnsi="Courier"/>
        </w:rPr>
        <w:t xml:space="preserve">  </w:t>
      </w:r>
      <w:r w:rsidRPr="004C014A">
        <w:rPr>
          <w:rFonts w:ascii="Courier" w:hAnsi="Courier"/>
        </w:rPr>
        <w:t>______</w:t>
      </w:r>
    </w:p>
    <w:p w14:paraId="4C9E4A9B" w14:textId="77777777" w:rsidR="005130CA" w:rsidRPr="005130CA" w:rsidRDefault="005130CA" w:rsidP="004C014A">
      <w:pPr>
        <w:ind w:left="-1080" w:firstLine="1160"/>
        <w:rPr>
          <w:rFonts w:ascii="Courier" w:hAnsi="Courier"/>
        </w:rPr>
      </w:pPr>
    </w:p>
    <w:p w14:paraId="6FA0FCF7" w14:textId="53B1F2B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8 to Per</w:t>
      </w:r>
      <w:r w:rsidR="001918D2">
        <w:rPr>
          <w:rFonts w:ascii="Courier" w:hAnsi="Courier"/>
        </w:rPr>
        <w:t xml:space="preserve">ma-Proto upper power rail </w:t>
      </w:r>
      <w:r w:rsidRPr="004C014A">
        <w:rPr>
          <w:rFonts w:ascii="Courier" w:hAnsi="Courier"/>
        </w:rPr>
        <w:t>______</w:t>
      </w:r>
    </w:p>
    <w:p w14:paraId="0E1575B6" w14:textId="77777777" w:rsidR="005130CA" w:rsidRPr="005130CA" w:rsidRDefault="005130CA" w:rsidP="005130CA">
      <w:pPr>
        <w:ind w:left="360"/>
        <w:rPr>
          <w:rFonts w:ascii="Courier" w:hAnsi="Courier"/>
        </w:rPr>
      </w:pPr>
      <w:r w:rsidRPr="005130CA">
        <w:rPr>
          <w:rFonts w:ascii="Courier" w:hAnsi="Courier"/>
        </w:rPr>
        <w:t xml:space="preserve">        </w:t>
      </w:r>
    </w:p>
    <w:p w14:paraId="685182D5" w14:textId="77777777" w:rsidR="005130CA" w:rsidRPr="004C014A" w:rsidRDefault="005130CA" w:rsidP="00D912E7">
      <w:pPr>
        <w:pStyle w:val="ListParagraph"/>
        <w:numPr>
          <w:ilvl w:val="0"/>
          <w:numId w:val="61"/>
        </w:numPr>
        <w:rPr>
          <w:rFonts w:ascii="Courier" w:hAnsi="Courier"/>
        </w:rPr>
      </w:pPr>
      <w:r w:rsidRPr="004C014A">
        <w:rPr>
          <w:rFonts w:ascii="Courier" w:hAnsi="Courier"/>
        </w:rPr>
        <w:t>Test NON-continuity:</w:t>
      </w:r>
    </w:p>
    <w:p w14:paraId="1A151CAB" w14:textId="77777777" w:rsidR="005130CA" w:rsidRPr="005130CA" w:rsidRDefault="005130CA" w:rsidP="005130CA">
      <w:pPr>
        <w:ind w:left="360"/>
        <w:rPr>
          <w:rFonts w:ascii="Courier" w:hAnsi="Courier"/>
        </w:rPr>
      </w:pPr>
      <w:r w:rsidRPr="005130CA">
        <w:rPr>
          <w:rFonts w:ascii="Courier" w:hAnsi="Courier"/>
        </w:rPr>
        <w:t xml:space="preserve">     </w:t>
      </w:r>
    </w:p>
    <w:p w14:paraId="36F9863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Perma-Proto ground rails ______</w:t>
      </w:r>
    </w:p>
    <w:p w14:paraId="1D9DD6E0" w14:textId="77777777" w:rsidR="005130CA" w:rsidRPr="005130CA" w:rsidRDefault="005130CA" w:rsidP="004C014A">
      <w:pPr>
        <w:ind w:left="360" w:firstLine="1160"/>
        <w:rPr>
          <w:rFonts w:ascii="Courier" w:hAnsi="Courier"/>
        </w:rPr>
      </w:pPr>
    </w:p>
    <w:p w14:paraId="4B49176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socket hole 2            ______</w:t>
      </w:r>
    </w:p>
    <w:p w14:paraId="4E12D36E" w14:textId="77777777" w:rsidR="005130CA" w:rsidRPr="005130CA" w:rsidRDefault="005130CA" w:rsidP="004C014A">
      <w:pPr>
        <w:ind w:left="360" w:firstLine="1160"/>
        <w:rPr>
          <w:rFonts w:ascii="Courier" w:hAnsi="Courier"/>
        </w:rPr>
      </w:pPr>
    </w:p>
    <w:p w14:paraId="43461214"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2 to socket hole 3            ______</w:t>
      </w:r>
    </w:p>
    <w:p w14:paraId="7230716A" w14:textId="77777777" w:rsidR="005130CA" w:rsidRPr="005130CA" w:rsidRDefault="005130CA" w:rsidP="004C014A">
      <w:pPr>
        <w:ind w:left="360" w:firstLine="1160"/>
        <w:rPr>
          <w:rFonts w:ascii="Courier" w:hAnsi="Courier"/>
        </w:rPr>
      </w:pPr>
    </w:p>
    <w:p w14:paraId="477BDBC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3 to socket hole 4            ______</w:t>
      </w:r>
    </w:p>
    <w:p w14:paraId="75AB4D43" w14:textId="77777777" w:rsidR="005130CA" w:rsidRPr="005130CA" w:rsidRDefault="005130CA" w:rsidP="004C014A">
      <w:pPr>
        <w:ind w:left="360" w:firstLine="1160"/>
        <w:rPr>
          <w:rFonts w:ascii="Courier" w:hAnsi="Courier"/>
        </w:rPr>
      </w:pPr>
    </w:p>
    <w:p w14:paraId="47BFF9BA"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Perma-Proto ground rails ______</w:t>
      </w:r>
    </w:p>
    <w:p w14:paraId="2ADC2E1C" w14:textId="77777777" w:rsidR="005130CA" w:rsidRPr="005130CA" w:rsidRDefault="005130CA" w:rsidP="004C014A">
      <w:pPr>
        <w:ind w:left="360" w:firstLine="1160"/>
        <w:rPr>
          <w:rFonts w:ascii="Courier" w:hAnsi="Courier"/>
        </w:rPr>
      </w:pPr>
    </w:p>
    <w:p w14:paraId="5BE1C455"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socket hole 6            ______</w:t>
      </w:r>
    </w:p>
    <w:p w14:paraId="7F35DAC0" w14:textId="77777777" w:rsidR="005130CA" w:rsidRPr="005130CA" w:rsidRDefault="005130CA" w:rsidP="004C014A">
      <w:pPr>
        <w:ind w:left="360" w:firstLine="1160"/>
        <w:rPr>
          <w:rFonts w:ascii="Courier" w:hAnsi="Courier"/>
        </w:rPr>
      </w:pPr>
    </w:p>
    <w:p w14:paraId="5015EAD7" w14:textId="77777777" w:rsidR="005130CA" w:rsidRPr="004C014A" w:rsidRDefault="005130CA" w:rsidP="00D912E7">
      <w:pPr>
        <w:pStyle w:val="ListParagraph"/>
        <w:numPr>
          <w:ilvl w:val="0"/>
          <w:numId w:val="62"/>
        </w:numPr>
        <w:rPr>
          <w:rFonts w:ascii="Courier" w:hAnsi="Courier"/>
        </w:rPr>
      </w:pPr>
      <w:r w:rsidRPr="004C014A">
        <w:rPr>
          <w:rFonts w:ascii="Courier" w:hAnsi="Courier"/>
        </w:rPr>
        <w:lastRenderedPageBreak/>
        <w:t>TLV2462 socket hole 7 to socket hole 8            ______</w:t>
      </w:r>
    </w:p>
    <w:p w14:paraId="73DF13F1" w14:textId="77777777" w:rsidR="005130CA" w:rsidRPr="005130CA" w:rsidRDefault="005130CA" w:rsidP="004C014A">
      <w:pPr>
        <w:ind w:left="360" w:firstLine="1160"/>
        <w:rPr>
          <w:rFonts w:ascii="Courier" w:hAnsi="Courier"/>
        </w:rPr>
      </w:pPr>
    </w:p>
    <w:p w14:paraId="500CFC96"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8 to Perma-Proto ground rails ______</w:t>
      </w:r>
    </w:p>
    <w:p w14:paraId="1D42E009" w14:textId="77777777" w:rsidR="005130CA" w:rsidRPr="005130CA" w:rsidRDefault="005130CA" w:rsidP="004C014A">
      <w:pPr>
        <w:ind w:left="360" w:firstLine="1160"/>
        <w:rPr>
          <w:rFonts w:ascii="Courier" w:hAnsi="Courier"/>
        </w:rPr>
      </w:pPr>
    </w:p>
    <w:p w14:paraId="29996F1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Perma-Proto ground rails ______</w:t>
      </w:r>
    </w:p>
    <w:p w14:paraId="7E46C90C" w14:textId="77777777" w:rsidR="005130CA" w:rsidRPr="005130CA" w:rsidRDefault="005130CA" w:rsidP="004C014A">
      <w:pPr>
        <w:ind w:left="360" w:firstLine="1160"/>
        <w:rPr>
          <w:rFonts w:ascii="Courier" w:hAnsi="Courier"/>
        </w:rPr>
      </w:pPr>
    </w:p>
    <w:p w14:paraId="7C9BC47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socket hole 2            ______</w:t>
      </w:r>
    </w:p>
    <w:p w14:paraId="7ECC499D" w14:textId="77777777" w:rsidR="005130CA" w:rsidRPr="005130CA" w:rsidRDefault="005130CA" w:rsidP="004C014A">
      <w:pPr>
        <w:ind w:left="360" w:firstLine="1160"/>
        <w:rPr>
          <w:rFonts w:ascii="Courier" w:hAnsi="Courier"/>
        </w:rPr>
      </w:pPr>
    </w:p>
    <w:p w14:paraId="7E31042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2 to socket hole 3            ______</w:t>
      </w:r>
    </w:p>
    <w:p w14:paraId="3978DFE0" w14:textId="77777777" w:rsidR="005130CA" w:rsidRPr="005130CA" w:rsidRDefault="005130CA" w:rsidP="004C014A">
      <w:pPr>
        <w:ind w:left="360" w:firstLine="1160"/>
        <w:rPr>
          <w:rFonts w:ascii="Courier" w:hAnsi="Courier"/>
        </w:rPr>
      </w:pPr>
    </w:p>
    <w:p w14:paraId="6D31658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3 to socket hole 4            ______</w:t>
      </w:r>
    </w:p>
    <w:p w14:paraId="1B1094A8" w14:textId="77777777" w:rsidR="005130CA" w:rsidRPr="005130CA" w:rsidRDefault="005130CA" w:rsidP="004C014A">
      <w:pPr>
        <w:ind w:left="360" w:firstLine="1160"/>
        <w:rPr>
          <w:rFonts w:ascii="Courier" w:hAnsi="Courier"/>
        </w:rPr>
      </w:pPr>
    </w:p>
    <w:p w14:paraId="6623B5E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4 to Perma-Proto hole 17D     ______</w:t>
      </w:r>
    </w:p>
    <w:p w14:paraId="0305C2E6" w14:textId="77777777" w:rsidR="005130CA" w:rsidRPr="005130CA" w:rsidRDefault="005130CA" w:rsidP="004C014A">
      <w:pPr>
        <w:ind w:left="360" w:firstLine="1160"/>
        <w:rPr>
          <w:rFonts w:ascii="Courier" w:hAnsi="Courier"/>
        </w:rPr>
      </w:pPr>
    </w:p>
    <w:p w14:paraId="0F12A79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Perma-Proto hole 17J     ______</w:t>
      </w:r>
    </w:p>
    <w:p w14:paraId="59B3B12F" w14:textId="77777777" w:rsidR="005130CA" w:rsidRPr="005130CA" w:rsidRDefault="005130CA" w:rsidP="004C014A">
      <w:pPr>
        <w:ind w:left="360" w:firstLine="1160"/>
        <w:rPr>
          <w:rFonts w:ascii="Courier" w:hAnsi="Courier"/>
        </w:rPr>
      </w:pPr>
    </w:p>
    <w:p w14:paraId="5DA12F70"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socket hole 6            ______</w:t>
      </w:r>
    </w:p>
    <w:p w14:paraId="0BA5D3F3" w14:textId="77777777" w:rsidR="005130CA" w:rsidRPr="005130CA" w:rsidRDefault="005130CA" w:rsidP="004C014A">
      <w:pPr>
        <w:ind w:left="360" w:firstLine="1160"/>
        <w:rPr>
          <w:rFonts w:ascii="Courier" w:hAnsi="Courier"/>
        </w:rPr>
      </w:pPr>
    </w:p>
    <w:p w14:paraId="73C0D93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6 to socket hole 7            ______</w:t>
      </w:r>
    </w:p>
    <w:p w14:paraId="4859AE7B" w14:textId="77777777" w:rsidR="005130CA" w:rsidRPr="005130CA" w:rsidRDefault="005130CA" w:rsidP="004C014A">
      <w:pPr>
        <w:ind w:left="360" w:firstLine="1160"/>
        <w:rPr>
          <w:rFonts w:ascii="Courier" w:hAnsi="Courier"/>
        </w:rPr>
      </w:pPr>
    </w:p>
    <w:p w14:paraId="338771A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7 to socket hole 8            ______</w:t>
      </w:r>
    </w:p>
    <w:p w14:paraId="6E1F4298" w14:textId="77777777" w:rsidR="005130CA" w:rsidRPr="005130CA" w:rsidRDefault="005130CA" w:rsidP="004C014A">
      <w:pPr>
        <w:ind w:left="360" w:firstLine="1160"/>
        <w:rPr>
          <w:rFonts w:ascii="Courier" w:hAnsi="Courier"/>
        </w:rPr>
      </w:pPr>
    </w:p>
    <w:p w14:paraId="404AACE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8 to Perma-Proto ground rails ______</w:t>
      </w:r>
    </w:p>
    <w:p w14:paraId="5D76171D" w14:textId="77777777" w:rsidR="00C83733" w:rsidRDefault="00C83733" w:rsidP="005130CA">
      <w:pPr>
        <w:ind w:left="360"/>
        <w:rPr>
          <w:rFonts w:ascii="Courier" w:hAnsi="Courier"/>
        </w:rPr>
      </w:pPr>
    </w:p>
    <w:p w14:paraId="0BD7816C" w14:textId="36E3F446" w:rsidR="005130CA" w:rsidRPr="005130CA" w:rsidRDefault="00C83733" w:rsidP="00C83733">
      <w:pPr>
        <w:pStyle w:val="Heading1"/>
      </w:pPr>
      <w:bookmarkStart w:id="425" w:name="_Toc373513870"/>
      <w:r>
        <w:t>Step 13: Filter capacitors</w:t>
      </w:r>
      <w:bookmarkEnd w:id="425"/>
      <w:r>
        <w:br/>
      </w:r>
      <w:r w:rsidR="005130CA" w:rsidRPr="005130CA">
        <w:t xml:space="preserve">        </w:t>
      </w:r>
    </w:p>
    <w:p w14:paraId="658CB07F" w14:textId="4C9067C5" w:rsidR="005130CA" w:rsidRPr="00C83733" w:rsidRDefault="005130CA" w:rsidP="00D912E7">
      <w:pPr>
        <w:pStyle w:val="ListParagraph"/>
        <w:numPr>
          <w:ilvl w:val="0"/>
          <w:numId w:val="63"/>
        </w:numPr>
        <w:rPr>
          <w:rFonts w:ascii="Courier" w:hAnsi="Courier"/>
          <w:b/>
          <w:sz w:val="28"/>
          <w:szCs w:val="28"/>
          <w:u w:val="single"/>
        </w:rPr>
      </w:pPr>
      <w:r w:rsidRPr="00C83733">
        <w:rPr>
          <w:rFonts w:ascii="Courier" w:hAnsi="Courier"/>
          <w:b/>
          <w:sz w:val="28"/>
          <w:szCs w:val="28"/>
          <w:u w:val="single"/>
        </w:rPr>
        <w:t>Solder 0.1uF capacitors to Perma-Proto (4 joints):</w:t>
      </w:r>
      <w:r w:rsidR="006554B7" w:rsidRPr="00C83733">
        <w:rPr>
          <w:rFonts w:ascii="Courier" w:hAnsi="Courier"/>
          <w:b/>
          <w:sz w:val="28"/>
          <w:szCs w:val="28"/>
          <w:u w:val="single"/>
        </w:rPr>
        <w:br/>
      </w:r>
    </w:p>
    <w:p w14:paraId="615BF50A" w14:textId="77777777" w:rsidR="005130CA" w:rsidRPr="004C014A" w:rsidRDefault="005130CA" w:rsidP="00D912E7">
      <w:pPr>
        <w:pStyle w:val="ListParagraph"/>
        <w:numPr>
          <w:ilvl w:val="0"/>
          <w:numId w:val="64"/>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77777777" w:rsidR="005130CA" w:rsidRPr="004C014A" w:rsidRDefault="005130CA" w:rsidP="00D912E7">
      <w:pPr>
        <w:pStyle w:val="ListParagraph"/>
        <w:numPr>
          <w:ilvl w:val="3"/>
          <w:numId w:val="65"/>
        </w:numPr>
        <w:ind w:left="1080"/>
        <w:rPr>
          <w:rFonts w:ascii="Courier" w:hAnsi="Courier"/>
        </w:rPr>
      </w:pPr>
      <w:r w:rsidRPr="004C014A">
        <w:rPr>
          <w:rFonts w:ascii="Courier" w:hAnsi="Courier"/>
        </w:rPr>
        <w:lastRenderedPageBreak/>
        <w:t>C3:  7G -  8G  ________</w:t>
      </w:r>
    </w:p>
    <w:p w14:paraId="49944461" w14:textId="77777777" w:rsidR="005130CA" w:rsidRPr="005130CA" w:rsidRDefault="005130CA" w:rsidP="004C014A">
      <w:pPr>
        <w:ind w:left="-1800" w:firstLine="2300"/>
        <w:rPr>
          <w:rFonts w:ascii="Courier" w:hAnsi="Courier"/>
        </w:rPr>
      </w:pPr>
    </w:p>
    <w:p w14:paraId="58100A7D" w14:textId="77777777" w:rsidR="005130CA" w:rsidRDefault="005130CA" w:rsidP="00D912E7">
      <w:pPr>
        <w:pStyle w:val="ListParagraph"/>
        <w:numPr>
          <w:ilvl w:val="3"/>
          <w:numId w:val="65"/>
        </w:numPr>
        <w:ind w:left="1080"/>
        <w:rPr>
          <w:rFonts w:ascii="Courier" w:hAnsi="Courier"/>
        </w:rPr>
      </w:pPr>
      <w:r w:rsidRPr="004C014A">
        <w:rPr>
          <w:rFonts w:ascii="Courier" w:hAnsi="Courier"/>
        </w:rPr>
        <w:t>C6: 12G - 13G  ________</w:t>
      </w:r>
    </w:p>
    <w:p w14:paraId="7E03D951" w14:textId="77777777" w:rsidR="00395E4A" w:rsidRPr="00395E4A" w:rsidRDefault="00395E4A" w:rsidP="00395E4A">
      <w:pPr>
        <w:rPr>
          <w:rFonts w:ascii="Courier" w:hAnsi="Courier"/>
        </w:rPr>
      </w:pPr>
    </w:p>
    <w:p w14:paraId="715D2827"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B421DA">
      <w:pPr>
        <w:pStyle w:val="ListParagraph"/>
        <w:numPr>
          <w:ilvl w:val="0"/>
          <w:numId w:val="159"/>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77777777" w:rsidR="005130CA" w:rsidRPr="00C83733" w:rsidRDefault="005130CA" w:rsidP="00D912E7">
      <w:pPr>
        <w:pStyle w:val="ListParagraph"/>
        <w:numPr>
          <w:ilvl w:val="0"/>
          <w:numId w:val="66"/>
        </w:numPr>
        <w:rPr>
          <w:rFonts w:ascii="Courier" w:hAnsi="Courier"/>
          <w:b/>
          <w:sz w:val="28"/>
          <w:szCs w:val="28"/>
          <w:u w:val="single"/>
        </w:rPr>
      </w:pPr>
      <w:r w:rsidRPr="00C83733">
        <w:rPr>
          <w:rFonts w:ascii="Courier" w:hAnsi="Courier"/>
          <w:b/>
          <w:sz w:val="28"/>
          <w:szCs w:val="28"/>
          <w:u w:val="single"/>
        </w:rPr>
        <w:t>Solder 2.2nF capacitors to Perma-Proto (4 joints):</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D912E7">
      <w:pPr>
        <w:pStyle w:val="ListParagraph"/>
        <w:numPr>
          <w:ilvl w:val="0"/>
          <w:numId w:val="67"/>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77777777" w:rsidR="005130CA" w:rsidRPr="004C014A" w:rsidRDefault="005130CA" w:rsidP="00D912E7">
      <w:pPr>
        <w:pStyle w:val="ListParagraph"/>
        <w:numPr>
          <w:ilvl w:val="3"/>
          <w:numId w:val="68"/>
        </w:numPr>
        <w:ind w:left="1080"/>
        <w:rPr>
          <w:rFonts w:ascii="Courier" w:hAnsi="Courier"/>
        </w:rPr>
      </w:pPr>
      <w:r w:rsidRPr="004C014A">
        <w:rPr>
          <w:rFonts w:ascii="Courier" w:hAnsi="Courier"/>
        </w:rPr>
        <w:t>C4: 10C - 11C  ________</w:t>
      </w:r>
    </w:p>
    <w:p w14:paraId="72AC70EC" w14:textId="77777777" w:rsidR="005130CA" w:rsidRPr="005130CA" w:rsidRDefault="005130CA" w:rsidP="004C014A">
      <w:pPr>
        <w:ind w:left="-1800" w:firstLine="2300"/>
        <w:rPr>
          <w:rFonts w:ascii="Courier" w:hAnsi="Courier"/>
        </w:rPr>
      </w:pPr>
    </w:p>
    <w:p w14:paraId="5C74F59F" w14:textId="4F9A301F" w:rsidR="005130CA" w:rsidRDefault="00395E4A" w:rsidP="00D912E7">
      <w:pPr>
        <w:pStyle w:val="ListParagraph"/>
        <w:numPr>
          <w:ilvl w:val="3"/>
          <w:numId w:val="68"/>
        </w:numPr>
        <w:ind w:left="1080"/>
        <w:rPr>
          <w:rFonts w:ascii="Courier" w:hAnsi="Courier"/>
        </w:rPr>
      </w:pPr>
      <w:r>
        <w:rPr>
          <w:rFonts w:ascii="Courier" w:hAnsi="Courier"/>
        </w:rPr>
        <w:t>C5: 11I – 12I</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B421DA">
      <w:pPr>
        <w:pStyle w:val="ListParagraph"/>
        <w:numPr>
          <w:ilvl w:val="0"/>
          <w:numId w:val="16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4891B8B3" w14:textId="77777777" w:rsidR="005130CA" w:rsidRPr="00C83733" w:rsidRDefault="005130CA" w:rsidP="00D912E7">
      <w:pPr>
        <w:pStyle w:val="ListParagraph"/>
        <w:numPr>
          <w:ilvl w:val="0"/>
          <w:numId w:val="69"/>
        </w:numPr>
        <w:rPr>
          <w:rFonts w:ascii="Courier" w:hAnsi="Courier"/>
          <w:b/>
          <w:sz w:val="28"/>
          <w:szCs w:val="28"/>
          <w:u w:val="single"/>
        </w:rPr>
      </w:pPr>
      <w:r w:rsidRPr="00C83733">
        <w:rPr>
          <w:rFonts w:ascii="Courier" w:hAnsi="Courier"/>
          <w:b/>
          <w:sz w:val="28"/>
          <w:szCs w:val="28"/>
          <w:u w:val="single"/>
        </w:rPr>
        <w:t>Test capacitor soldering</w:t>
      </w:r>
    </w:p>
    <w:p w14:paraId="1967901C" w14:textId="77777777" w:rsidR="005130CA" w:rsidRPr="005130CA" w:rsidRDefault="005130CA" w:rsidP="005130CA">
      <w:pPr>
        <w:ind w:left="360"/>
        <w:rPr>
          <w:rFonts w:ascii="Courier" w:hAnsi="Courier"/>
        </w:rPr>
      </w:pPr>
      <w:r w:rsidRPr="005130CA">
        <w:rPr>
          <w:rFonts w:ascii="Courier" w:hAnsi="Courier"/>
        </w:rPr>
        <w:t xml:space="preserve">  </w:t>
      </w:r>
    </w:p>
    <w:p w14:paraId="351036EC" w14:textId="77777777" w:rsidR="005130CA" w:rsidRPr="004C014A" w:rsidRDefault="005130CA" w:rsidP="00D912E7">
      <w:pPr>
        <w:pStyle w:val="ListParagraph"/>
        <w:numPr>
          <w:ilvl w:val="0"/>
          <w:numId w:val="70"/>
        </w:numPr>
        <w:rPr>
          <w:rFonts w:ascii="Courier" w:hAnsi="Courier"/>
        </w:rPr>
      </w:pPr>
      <w:r w:rsidRPr="004C014A">
        <w:rPr>
          <w:rFonts w:ascii="Courier" w:hAnsi="Courier"/>
        </w:rPr>
        <w:t>Test continuity:</w:t>
      </w:r>
    </w:p>
    <w:p w14:paraId="4A17D0C7" w14:textId="77777777" w:rsidR="005130CA" w:rsidRPr="005130CA" w:rsidRDefault="005130CA" w:rsidP="005130CA">
      <w:pPr>
        <w:ind w:left="360"/>
        <w:rPr>
          <w:rFonts w:ascii="Courier" w:hAnsi="Courier"/>
        </w:rPr>
      </w:pPr>
      <w:r w:rsidRPr="005130CA">
        <w:rPr>
          <w:rFonts w:ascii="Courier" w:hAnsi="Courier"/>
        </w:rPr>
        <w:t xml:space="preserve">     </w:t>
      </w:r>
    </w:p>
    <w:p w14:paraId="0EB1425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C3 left leg (7G) to Perma-Proto ground rails            _______</w:t>
      </w:r>
    </w:p>
    <w:p w14:paraId="414B4B4A" w14:textId="77777777" w:rsidR="005130CA" w:rsidRPr="005130CA" w:rsidRDefault="005130CA" w:rsidP="004C014A">
      <w:pPr>
        <w:ind w:left="360" w:firstLine="1160"/>
        <w:rPr>
          <w:rFonts w:ascii="Courier" w:hAnsi="Courier"/>
        </w:rPr>
      </w:pPr>
    </w:p>
    <w:p w14:paraId="00943280" w14:textId="77777777" w:rsidR="005130CA" w:rsidRPr="004C014A" w:rsidRDefault="005130CA" w:rsidP="00D912E7">
      <w:pPr>
        <w:pStyle w:val="ListParagraph"/>
        <w:numPr>
          <w:ilvl w:val="2"/>
          <w:numId w:val="71"/>
        </w:numPr>
        <w:ind w:left="1080"/>
        <w:rPr>
          <w:rFonts w:ascii="Courier" w:hAnsi="Courier"/>
        </w:rPr>
      </w:pPr>
      <w:r w:rsidRPr="004C014A">
        <w:rPr>
          <w:rFonts w:ascii="Courier" w:hAnsi="Courier"/>
        </w:rPr>
        <w:t>C3 right leg (8G) to Perma-Proto upper power rail       _______</w:t>
      </w:r>
    </w:p>
    <w:p w14:paraId="5061F918" w14:textId="77777777" w:rsidR="005130CA" w:rsidRPr="005130CA" w:rsidRDefault="005130CA" w:rsidP="00647BCC">
      <w:pPr>
        <w:ind w:firstLine="1160"/>
        <w:rPr>
          <w:rFonts w:ascii="Courier" w:hAnsi="Courier"/>
        </w:rPr>
      </w:pPr>
    </w:p>
    <w:p w14:paraId="599DE815" w14:textId="5D4AAE8F" w:rsidR="005130CA" w:rsidRPr="004C014A" w:rsidRDefault="005130CA" w:rsidP="00D912E7">
      <w:pPr>
        <w:pStyle w:val="ListParagraph"/>
        <w:numPr>
          <w:ilvl w:val="2"/>
          <w:numId w:val="71"/>
        </w:numPr>
        <w:ind w:left="1080"/>
        <w:rPr>
          <w:rFonts w:ascii="Courier" w:hAnsi="Courier"/>
        </w:rPr>
      </w:pPr>
      <w:r w:rsidRPr="004C014A">
        <w:rPr>
          <w:rFonts w:ascii="Courier" w:hAnsi="Courier"/>
        </w:rPr>
        <w:lastRenderedPageBreak/>
        <w:t xml:space="preserve">C6 left leg </w:t>
      </w:r>
      <w:r w:rsidR="00020E53">
        <w:rPr>
          <w:rFonts w:ascii="Courier" w:hAnsi="Courier"/>
        </w:rPr>
        <w:t>(12G) to Perma-Proto ground</w:t>
      </w:r>
      <w:r w:rsidRPr="004C014A">
        <w:rPr>
          <w:rFonts w:ascii="Courier" w:hAnsi="Courier"/>
        </w:rPr>
        <w:t xml:space="preserve"> rail       _______</w:t>
      </w:r>
    </w:p>
    <w:p w14:paraId="19DD552F" w14:textId="77777777" w:rsidR="005130CA" w:rsidRPr="005130CA" w:rsidRDefault="005130CA" w:rsidP="004C014A">
      <w:pPr>
        <w:ind w:left="360" w:firstLine="1160"/>
        <w:rPr>
          <w:rFonts w:ascii="Courier" w:hAnsi="Courier"/>
        </w:rPr>
      </w:pPr>
    </w:p>
    <w:p w14:paraId="5B19A099" w14:textId="44EA95E5" w:rsidR="005130CA" w:rsidRPr="004C014A" w:rsidRDefault="005130CA" w:rsidP="00D912E7">
      <w:pPr>
        <w:pStyle w:val="ListParagraph"/>
        <w:numPr>
          <w:ilvl w:val="0"/>
          <w:numId w:val="71"/>
        </w:numPr>
        <w:rPr>
          <w:rFonts w:ascii="Courier" w:hAnsi="Courier"/>
        </w:rPr>
      </w:pPr>
      <w:r w:rsidRPr="004C014A">
        <w:rPr>
          <w:rFonts w:ascii="Courier" w:hAnsi="Courier"/>
        </w:rPr>
        <w:t xml:space="preserve">C6 right leg (13G) to Perma-Proto </w:t>
      </w:r>
      <w:r w:rsidR="00020E53">
        <w:rPr>
          <w:rFonts w:ascii="Courier" w:hAnsi="Courier"/>
        </w:rPr>
        <w:t>upper power</w:t>
      </w:r>
      <w:r w:rsidRPr="004C014A">
        <w:rPr>
          <w:rFonts w:ascii="Courier" w:hAnsi="Courier"/>
        </w:rPr>
        <w:t xml:space="preserve"> rails          _______</w:t>
      </w:r>
    </w:p>
    <w:p w14:paraId="0132F417" w14:textId="77777777" w:rsidR="005130CA" w:rsidRPr="005130CA" w:rsidRDefault="005130CA" w:rsidP="004C014A">
      <w:pPr>
        <w:ind w:left="360" w:firstLine="1160"/>
        <w:rPr>
          <w:rFonts w:ascii="Courier" w:hAnsi="Courier"/>
        </w:rPr>
      </w:pPr>
    </w:p>
    <w:p w14:paraId="1ACAB60E"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left leg (10C) to Perma-Proto TLV2462 socket hole 3  _______</w:t>
      </w:r>
    </w:p>
    <w:p w14:paraId="6DB6E431" w14:textId="77777777" w:rsidR="005130CA" w:rsidRPr="005130CA" w:rsidRDefault="005130CA" w:rsidP="004C014A">
      <w:pPr>
        <w:ind w:left="360" w:firstLine="1160"/>
        <w:rPr>
          <w:rFonts w:ascii="Courier" w:hAnsi="Courier"/>
        </w:rPr>
      </w:pPr>
    </w:p>
    <w:p w14:paraId="1C5D1E7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right leg (11C) to Perma-Proto ground rails          _______</w:t>
      </w:r>
    </w:p>
    <w:p w14:paraId="3B671B7E" w14:textId="77777777" w:rsidR="005130CA" w:rsidRPr="005130CA" w:rsidRDefault="005130CA" w:rsidP="004C014A">
      <w:pPr>
        <w:ind w:left="360" w:firstLine="1160"/>
        <w:rPr>
          <w:rFonts w:ascii="Courier" w:hAnsi="Courier"/>
        </w:rPr>
      </w:pPr>
    </w:p>
    <w:p w14:paraId="7D967D32" w14:textId="7294A2A5" w:rsidR="005130CA" w:rsidRPr="004C014A" w:rsidRDefault="00020E53" w:rsidP="00D912E7">
      <w:pPr>
        <w:pStyle w:val="ListParagraph"/>
        <w:numPr>
          <w:ilvl w:val="0"/>
          <w:numId w:val="71"/>
        </w:numPr>
        <w:rPr>
          <w:rFonts w:ascii="Courier" w:hAnsi="Courier"/>
        </w:rPr>
      </w:pPr>
      <w:r>
        <w:rPr>
          <w:rFonts w:ascii="Courier" w:hAnsi="Courier"/>
        </w:rPr>
        <w:t>C5 left leg (11I</w:t>
      </w:r>
      <w:r w:rsidR="005130CA" w:rsidRPr="004C014A">
        <w:rPr>
          <w:rFonts w:ascii="Courier" w:hAnsi="Courier"/>
        </w:rPr>
        <w:t>) to Perma-Proto TLV2462 socket hole 5  _______</w:t>
      </w:r>
    </w:p>
    <w:p w14:paraId="114DF1DC" w14:textId="77777777" w:rsidR="005130CA" w:rsidRPr="005130CA" w:rsidRDefault="005130CA" w:rsidP="004C014A">
      <w:pPr>
        <w:ind w:left="360" w:firstLine="1160"/>
        <w:rPr>
          <w:rFonts w:ascii="Courier" w:hAnsi="Courier"/>
        </w:rPr>
      </w:pPr>
    </w:p>
    <w:p w14:paraId="764440C9" w14:textId="2006B455" w:rsidR="005130CA" w:rsidRPr="004C014A" w:rsidRDefault="00020E53" w:rsidP="00D912E7">
      <w:pPr>
        <w:pStyle w:val="ListParagraph"/>
        <w:numPr>
          <w:ilvl w:val="0"/>
          <w:numId w:val="71"/>
        </w:numPr>
        <w:rPr>
          <w:rFonts w:ascii="Courier" w:hAnsi="Courier"/>
        </w:rPr>
      </w:pPr>
      <w:r>
        <w:rPr>
          <w:rFonts w:ascii="Courier" w:hAnsi="Courier"/>
        </w:rPr>
        <w:t>C5 right leg (12I</w:t>
      </w:r>
      <w:r w:rsidR="005130CA" w:rsidRPr="004C014A">
        <w:rPr>
          <w:rFonts w:ascii="Courier" w:hAnsi="Courier"/>
        </w:rPr>
        <w:t>) to Perma-Proto ground rails          _______</w:t>
      </w:r>
    </w:p>
    <w:p w14:paraId="3376643E" w14:textId="77777777" w:rsidR="005130CA" w:rsidRPr="005130CA" w:rsidRDefault="005130CA" w:rsidP="005130CA">
      <w:pPr>
        <w:ind w:left="360"/>
        <w:rPr>
          <w:rFonts w:ascii="Courier" w:hAnsi="Courier"/>
        </w:rPr>
      </w:pPr>
      <w:r w:rsidRPr="005130CA">
        <w:rPr>
          <w:rFonts w:ascii="Courier" w:hAnsi="Courier"/>
        </w:rPr>
        <w:t xml:space="preserve">        </w:t>
      </w:r>
    </w:p>
    <w:p w14:paraId="5FF076DD" w14:textId="77777777" w:rsidR="005130CA" w:rsidRPr="00647BCC" w:rsidRDefault="005130CA" w:rsidP="00D912E7">
      <w:pPr>
        <w:pStyle w:val="ListParagraph"/>
        <w:numPr>
          <w:ilvl w:val="0"/>
          <w:numId w:val="72"/>
        </w:numPr>
        <w:rPr>
          <w:rFonts w:ascii="Courier" w:hAnsi="Courier"/>
        </w:rPr>
      </w:pPr>
      <w:r w:rsidRPr="00647BCC">
        <w:rPr>
          <w:rFonts w:ascii="Courier" w:hAnsi="Courier"/>
        </w:rPr>
        <w:t>Test NON-continuity:</w:t>
      </w:r>
    </w:p>
    <w:p w14:paraId="270CDC0C" w14:textId="77777777" w:rsidR="005130CA" w:rsidRPr="005130CA" w:rsidRDefault="005130CA" w:rsidP="005130CA">
      <w:pPr>
        <w:ind w:left="360"/>
        <w:rPr>
          <w:rFonts w:ascii="Courier" w:hAnsi="Courier"/>
        </w:rPr>
      </w:pPr>
      <w:r w:rsidRPr="005130CA">
        <w:rPr>
          <w:rFonts w:ascii="Courier" w:hAnsi="Courier"/>
        </w:rPr>
        <w:t xml:space="preserve">     </w:t>
      </w:r>
    </w:p>
    <w:p w14:paraId="33627115"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Perma-Proto hole 6G                 _______</w:t>
      </w:r>
    </w:p>
    <w:p w14:paraId="6298F95C" w14:textId="77777777" w:rsidR="005130CA" w:rsidRPr="005130CA" w:rsidRDefault="005130CA" w:rsidP="00647BCC">
      <w:pPr>
        <w:ind w:left="360" w:firstLine="1160"/>
        <w:rPr>
          <w:rFonts w:ascii="Courier" w:hAnsi="Courier"/>
        </w:rPr>
      </w:pPr>
    </w:p>
    <w:p w14:paraId="21A32A3F"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C3 right leg (8G)                   _______</w:t>
      </w:r>
    </w:p>
    <w:p w14:paraId="0B9874FA" w14:textId="77777777" w:rsidR="005130CA" w:rsidRPr="005130CA" w:rsidRDefault="005130CA" w:rsidP="00647BCC">
      <w:pPr>
        <w:ind w:left="360" w:firstLine="1160"/>
        <w:rPr>
          <w:rFonts w:ascii="Courier" w:hAnsi="Courier"/>
        </w:rPr>
      </w:pPr>
    </w:p>
    <w:p w14:paraId="72CC563C"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right leg (8G) to Perma-Proto hole 9G                _______</w:t>
      </w:r>
    </w:p>
    <w:p w14:paraId="24153D93" w14:textId="77777777" w:rsidR="005130CA" w:rsidRPr="005130CA" w:rsidRDefault="005130CA" w:rsidP="00647BCC">
      <w:pPr>
        <w:ind w:left="360" w:firstLine="1160"/>
        <w:rPr>
          <w:rFonts w:ascii="Courier" w:hAnsi="Courier"/>
        </w:rPr>
      </w:pPr>
    </w:p>
    <w:p w14:paraId="5DE7FAF4"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Perma-Proto hole 11G               _______</w:t>
      </w:r>
    </w:p>
    <w:p w14:paraId="27935894" w14:textId="77777777" w:rsidR="005130CA" w:rsidRPr="005130CA" w:rsidRDefault="005130CA" w:rsidP="00647BCC">
      <w:pPr>
        <w:ind w:left="360" w:firstLine="1160"/>
        <w:rPr>
          <w:rFonts w:ascii="Courier" w:hAnsi="Courier"/>
        </w:rPr>
      </w:pPr>
    </w:p>
    <w:p w14:paraId="5AB9FBD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C6 right leg (13G)                 _______</w:t>
      </w:r>
    </w:p>
    <w:p w14:paraId="2BFFF573" w14:textId="77777777" w:rsidR="005130CA" w:rsidRPr="005130CA" w:rsidRDefault="005130CA" w:rsidP="00647BCC">
      <w:pPr>
        <w:ind w:left="360" w:firstLine="1160"/>
        <w:rPr>
          <w:rFonts w:ascii="Courier" w:hAnsi="Courier"/>
        </w:rPr>
      </w:pPr>
    </w:p>
    <w:p w14:paraId="1577FE0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right leg (13G) to Perma-Proto hole 14G              _______</w:t>
      </w:r>
    </w:p>
    <w:p w14:paraId="3759A77D" w14:textId="77777777" w:rsidR="005130CA" w:rsidRPr="005130CA" w:rsidRDefault="005130CA" w:rsidP="00647BCC">
      <w:pPr>
        <w:ind w:left="360" w:firstLine="1160"/>
        <w:rPr>
          <w:rFonts w:ascii="Courier" w:hAnsi="Courier"/>
        </w:rPr>
      </w:pPr>
    </w:p>
    <w:p w14:paraId="057B48C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Perma-Proto hole 9C                _______</w:t>
      </w:r>
    </w:p>
    <w:p w14:paraId="65A45A2D" w14:textId="77777777" w:rsidR="005130CA" w:rsidRPr="005130CA" w:rsidRDefault="005130CA" w:rsidP="00647BCC">
      <w:pPr>
        <w:ind w:left="360" w:firstLine="1160"/>
        <w:rPr>
          <w:rFonts w:ascii="Courier" w:hAnsi="Courier"/>
        </w:rPr>
      </w:pPr>
    </w:p>
    <w:p w14:paraId="6D2466A8"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C4 right leg (11C)                 _______</w:t>
      </w:r>
    </w:p>
    <w:p w14:paraId="1CB4FB55" w14:textId="77777777" w:rsidR="005130CA" w:rsidRPr="005130CA" w:rsidRDefault="005130CA" w:rsidP="00020E53">
      <w:pPr>
        <w:rPr>
          <w:rFonts w:ascii="Courier" w:hAnsi="Courier"/>
        </w:rPr>
      </w:pPr>
    </w:p>
    <w:p w14:paraId="661AB3E2" w14:textId="1E841435" w:rsidR="005130CA" w:rsidRPr="00647BCC" w:rsidRDefault="00020E53" w:rsidP="00D912E7">
      <w:pPr>
        <w:pStyle w:val="ListParagraph"/>
        <w:numPr>
          <w:ilvl w:val="0"/>
          <w:numId w:val="73"/>
        </w:numPr>
        <w:rPr>
          <w:rFonts w:ascii="Courier" w:hAnsi="Courier"/>
        </w:rPr>
      </w:pPr>
      <w:r>
        <w:rPr>
          <w:rFonts w:ascii="Courier" w:hAnsi="Courier"/>
        </w:rPr>
        <w:t>C5 left leg (11I</w:t>
      </w:r>
      <w:r w:rsidR="005130CA" w:rsidRPr="00647BCC">
        <w:rPr>
          <w:rFonts w:ascii="Courier" w:hAnsi="Courier"/>
        </w:rPr>
        <w:t>) to Perma-Proto hole 10I               _______</w:t>
      </w:r>
    </w:p>
    <w:p w14:paraId="2973D44C" w14:textId="77777777" w:rsidR="005130CA" w:rsidRPr="005130CA" w:rsidRDefault="005130CA" w:rsidP="00647BCC">
      <w:pPr>
        <w:ind w:left="360" w:firstLine="1160"/>
        <w:rPr>
          <w:rFonts w:ascii="Courier" w:hAnsi="Courier"/>
        </w:rPr>
      </w:pPr>
    </w:p>
    <w:p w14:paraId="5BA4305D" w14:textId="182886FB" w:rsidR="005130CA" w:rsidRPr="00647BCC" w:rsidRDefault="00020E53" w:rsidP="00D912E7">
      <w:pPr>
        <w:pStyle w:val="ListParagraph"/>
        <w:numPr>
          <w:ilvl w:val="0"/>
          <w:numId w:val="73"/>
        </w:numPr>
        <w:rPr>
          <w:rFonts w:ascii="Courier" w:hAnsi="Courier"/>
        </w:rPr>
      </w:pPr>
      <w:r>
        <w:rPr>
          <w:rFonts w:ascii="Courier" w:hAnsi="Courier"/>
        </w:rPr>
        <w:lastRenderedPageBreak/>
        <w:t>C5 left leg (11I) to C5 right leg (12I</w:t>
      </w:r>
      <w:r w:rsidR="005130CA" w:rsidRPr="00647BCC">
        <w:rPr>
          <w:rFonts w:ascii="Courier" w:hAnsi="Courier"/>
        </w:rPr>
        <w:t>)                 _______</w:t>
      </w:r>
    </w:p>
    <w:p w14:paraId="44E047EF" w14:textId="77777777" w:rsidR="005130CA" w:rsidRPr="005130CA" w:rsidRDefault="005130CA" w:rsidP="00647BCC">
      <w:pPr>
        <w:ind w:left="360" w:firstLine="1160"/>
        <w:rPr>
          <w:rFonts w:ascii="Courier" w:hAnsi="Courier"/>
        </w:rPr>
      </w:pPr>
    </w:p>
    <w:p w14:paraId="6B348818" w14:textId="53E3E188" w:rsidR="005130CA" w:rsidRPr="00647BCC" w:rsidRDefault="00020E53" w:rsidP="00D912E7">
      <w:pPr>
        <w:pStyle w:val="ListParagraph"/>
        <w:numPr>
          <w:ilvl w:val="0"/>
          <w:numId w:val="73"/>
        </w:numPr>
        <w:rPr>
          <w:rFonts w:ascii="Courier" w:hAnsi="Courier"/>
        </w:rPr>
      </w:pPr>
      <w:r>
        <w:rPr>
          <w:rFonts w:ascii="Courier" w:hAnsi="Courier"/>
        </w:rPr>
        <w:t>C5 right leg (12I</w:t>
      </w:r>
      <w:r w:rsidR="005130CA" w:rsidRPr="00647BCC">
        <w:rPr>
          <w:rFonts w:ascii="Courier" w:hAnsi="Courier"/>
        </w:rPr>
        <w:t>) to Perma-Proto hole 13</w:t>
      </w:r>
      <w:ins w:id="426" w:author="Cindy W" w:date="2017-11-28T18:01:00Z">
        <w:r w:rsidR="00A02B8C">
          <w:rPr>
            <w:rFonts w:ascii="Courier" w:hAnsi="Courier"/>
          </w:rPr>
          <w:t>I</w:t>
        </w:r>
      </w:ins>
      <w:del w:id="427" w:author="Cindy W" w:date="2017-11-28T18:01:00Z">
        <w:r w:rsidR="005130CA" w:rsidRPr="00647BCC" w:rsidDel="00A02B8C">
          <w:rPr>
            <w:rFonts w:ascii="Courier" w:hAnsi="Courier"/>
          </w:rPr>
          <w:delText>H</w:delText>
        </w:r>
      </w:del>
      <w:r w:rsidR="005130CA" w:rsidRPr="00647BCC">
        <w:rPr>
          <w:rFonts w:ascii="Courier" w:hAnsi="Courier"/>
        </w:rPr>
        <w:t xml:space="preserve">              _______</w:t>
      </w:r>
    </w:p>
    <w:p w14:paraId="621EEAEF" w14:textId="77777777" w:rsidR="00C83733" w:rsidRDefault="00C83733" w:rsidP="005130CA">
      <w:pPr>
        <w:ind w:left="360"/>
        <w:rPr>
          <w:rFonts w:ascii="Courier" w:hAnsi="Courier"/>
        </w:rPr>
      </w:pPr>
    </w:p>
    <w:p w14:paraId="5955EC9D" w14:textId="292E9AE3" w:rsidR="005130CA" w:rsidRPr="005130CA" w:rsidRDefault="00C83733" w:rsidP="00C83733">
      <w:pPr>
        <w:pStyle w:val="Heading1"/>
      </w:pPr>
      <w:bookmarkStart w:id="428" w:name="_Toc373513871"/>
      <w:r>
        <w:t>Step 14: Two more GREEN wires, one WHITE wire</w:t>
      </w:r>
      <w:bookmarkEnd w:id="428"/>
      <w:r>
        <w:br/>
      </w:r>
      <w:r w:rsidR="005130CA" w:rsidRPr="005130CA">
        <w:t xml:space="preserve">        </w:t>
      </w:r>
    </w:p>
    <w:p w14:paraId="50633274" w14:textId="77777777" w:rsidR="005130CA" w:rsidRPr="00C83733" w:rsidRDefault="005130CA" w:rsidP="00D912E7">
      <w:pPr>
        <w:pStyle w:val="ListParagraph"/>
        <w:numPr>
          <w:ilvl w:val="0"/>
          <w:numId w:val="74"/>
        </w:numPr>
        <w:rPr>
          <w:rFonts w:ascii="Courier" w:hAnsi="Courier"/>
          <w:b/>
          <w:sz w:val="28"/>
          <w:szCs w:val="28"/>
          <w:u w:val="single"/>
        </w:rPr>
      </w:pPr>
      <w:r w:rsidRPr="00C83733">
        <w:rPr>
          <w:rFonts w:ascii="Courier" w:hAnsi="Courier"/>
          <w:b/>
          <w:sz w:val="28"/>
          <w:szCs w:val="28"/>
          <w:u w:val="single"/>
        </w:rPr>
        <w:t>Solder one more GREEN wire to Perma-Proto (2 joints):</w:t>
      </w:r>
    </w:p>
    <w:p w14:paraId="089369CE" w14:textId="77777777" w:rsidR="005130CA" w:rsidRPr="005130CA" w:rsidRDefault="005130CA" w:rsidP="005130CA">
      <w:pPr>
        <w:ind w:left="360"/>
        <w:rPr>
          <w:rFonts w:ascii="Courier" w:hAnsi="Courier"/>
        </w:rPr>
      </w:pPr>
      <w:r w:rsidRPr="005130CA">
        <w:rPr>
          <w:rFonts w:ascii="Courier" w:hAnsi="Courier"/>
        </w:rPr>
        <w:t xml:space="preserve">  </w:t>
      </w:r>
    </w:p>
    <w:p w14:paraId="1A4EB943" w14:textId="174A01F4" w:rsidR="005130CA" w:rsidRPr="00647BCC" w:rsidRDefault="005130CA" w:rsidP="00D912E7">
      <w:pPr>
        <w:pStyle w:val="ListParagraph"/>
        <w:numPr>
          <w:ilvl w:val="0"/>
          <w:numId w:val="75"/>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5926065F" w14:textId="77777777" w:rsidR="005130CA" w:rsidRPr="005130CA" w:rsidRDefault="005130CA" w:rsidP="005130CA">
      <w:pPr>
        <w:ind w:left="360"/>
        <w:rPr>
          <w:rFonts w:ascii="Courier" w:hAnsi="Courier"/>
        </w:rPr>
      </w:pPr>
      <w:r w:rsidRPr="005130CA">
        <w:rPr>
          <w:rFonts w:ascii="Courier" w:hAnsi="Courier"/>
        </w:rPr>
        <w:t xml:space="preserve">     </w:t>
      </w:r>
    </w:p>
    <w:p w14:paraId="22CF4BD8" w14:textId="5FE325D4" w:rsidR="005130CA" w:rsidRPr="00647BCC" w:rsidRDefault="005130CA" w:rsidP="00D912E7">
      <w:pPr>
        <w:pStyle w:val="ListParagraph"/>
        <w:numPr>
          <w:ilvl w:val="2"/>
          <w:numId w:val="76"/>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 xml:space="preserve">9G - 14C </w:t>
      </w:r>
      <w:r w:rsidR="00FF0833">
        <w:rPr>
          <w:rFonts w:ascii="Courier" w:hAnsi="Courier"/>
        </w:rPr>
        <w:t>_______</w:t>
      </w:r>
      <w:r w:rsidRPr="00647BCC">
        <w:rPr>
          <w:rFonts w:ascii="Courier" w:hAnsi="Courier"/>
        </w:rPr>
        <w:t xml:space="preserve">           </w:t>
      </w:r>
      <w:r w:rsidR="00FF0833">
        <w:rPr>
          <w:rFonts w:ascii="Courier" w:hAnsi="Courier"/>
        </w:rPr>
        <w:t xml:space="preserve">                        </w:t>
      </w:r>
    </w:p>
    <w:p w14:paraId="059D7570" w14:textId="77777777" w:rsidR="00647BCC" w:rsidRDefault="00647BCC" w:rsidP="00647BCC">
      <w:pPr>
        <w:rPr>
          <w:rFonts w:ascii="Courier" w:hAnsi="Courier"/>
        </w:rPr>
      </w:pPr>
    </w:p>
    <w:p w14:paraId="04AF069C" w14:textId="77777777" w:rsidR="005130CA" w:rsidRPr="005130CA" w:rsidRDefault="005130CA" w:rsidP="00647BCC">
      <w:pPr>
        <w:ind w:left="720"/>
        <w:rPr>
          <w:rFonts w:ascii="Courier" w:hAnsi="Courier"/>
        </w:rPr>
      </w:pPr>
      <w:r w:rsidRPr="005130CA">
        <w:rPr>
          <w:rFonts w:ascii="Courier" w:hAnsi="Courier"/>
        </w:rPr>
        <w:t>Bend and route between the IC sockets in a Z (on top of black</w:t>
      </w:r>
      <w:r w:rsidR="00647BCC">
        <w:rPr>
          <w:rFonts w:ascii="Courier" w:hAnsi="Courier"/>
        </w:rPr>
        <w:t xml:space="preserve"> </w:t>
      </w:r>
      <w:r w:rsidRPr="005130CA">
        <w:rPr>
          <w:rFonts w:ascii="Courier" w:hAnsi="Courier"/>
        </w:rPr>
        <w:t>wires)</w:t>
      </w:r>
    </w:p>
    <w:p w14:paraId="499D35A2" w14:textId="77777777" w:rsidR="005130CA" w:rsidRPr="005130CA" w:rsidRDefault="005130CA" w:rsidP="005130CA">
      <w:pPr>
        <w:ind w:left="360"/>
        <w:rPr>
          <w:rFonts w:ascii="Courier" w:hAnsi="Courier"/>
        </w:rPr>
      </w:pPr>
      <w:r w:rsidRPr="005130CA">
        <w:rPr>
          <w:rFonts w:ascii="Courier" w:hAnsi="Courier"/>
        </w:rPr>
        <w:t xml:space="preserve">        </w:t>
      </w:r>
    </w:p>
    <w:p w14:paraId="2F1F7313" w14:textId="77777777" w:rsidR="005130CA" w:rsidRPr="00647BCC" w:rsidRDefault="005130CA" w:rsidP="00D912E7">
      <w:pPr>
        <w:pStyle w:val="ListParagraph"/>
        <w:numPr>
          <w:ilvl w:val="0"/>
          <w:numId w:val="77"/>
        </w:numPr>
        <w:ind w:left="720"/>
        <w:rPr>
          <w:rFonts w:ascii="Courier" w:hAnsi="Courier"/>
        </w:rPr>
      </w:pPr>
      <w:r w:rsidRPr="00647BCC">
        <w:rPr>
          <w:rFonts w:ascii="Courier" w:hAnsi="Courier"/>
        </w:rPr>
        <w:t>Flip board upside down and hol</w:t>
      </w:r>
      <w:r w:rsidR="00647BCC" w:rsidRPr="00647BCC">
        <w:rPr>
          <w:rFonts w:ascii="Courier" w:hAnsi="Courier"/>
        </w:rPr>
        <w:t xml:space="preserve">d with vise or 3rd hand tool and </w:t>
      </w:r>
      <w:r w:rsidRPr="00647BCC">
        <w:rPr>
          <w:rFonts w:ascii="Courier" w:hAnsi="Courier"/>
        </w:rPr>
        <w:t>solder both joints                                         ________</w:t>
      </w:r>
    </w:p>
    <w:p w14:paraId="648E76F8" w14:textId="77777777" w:rsidR="005130CA" w:rsidRPr="005130CA" w:rsidRDefault="005130CA" w:rsidP="00647BCC">
      <w:pPr>
        <w:ind w:firstLine="720"/>
        <w:rPr>
          <w:rFonts w:ascii="Courier" w:hAnsi="Courier"/>
        </w:rPr>
      </w:pPr>
    </w:p>
    <w:p w14:paraId="4876E47B" w14:textId="6DFB9A64" w:rsidR="005130CA" w:rsidRPr="00647BCC" w:rsidRDefault="005130CA" w:rsidP="00D912E7">
      <w:pPr>
        <w:pStyle w:val="ListParagraph"/>
        <w:numPr>
          <w:ilvl w:val="0"/>
          <w:numId w:val="7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14281B1A" w14:textId="77777777" w:rsidR="005130CA" w:rsidRPr="005130CA" w:rsidRDefault="005130CA" w:rsidP="00647BCC">
      <w:pPr>
        <w:ind w:firstLine="1000"/>
        <w:rPr>
          <w:rFonts w:ascii="Courier" w:hAnsi="Courier"/>
        </w:rPr>
      </w:pPr>
    </w:p>
    <w:p w14:paraId="61A474CF" w14:textId="2F4E6E64" w:rsidR="005130CA" w:rsidRPr="00647BCC" w:rsidRDefault="005130CA" w:rsidP="00D912E7">
      <w:pPr>
        <w:pStyle w:val="ListParagraph"/>
        <w:numPr>
          <w:ilvl w:val="0"/>
          <w:numId w:val="77"/>
        </w:numPr>
        <w:ind w:left="720"/>
        <w:rPr>
          <w:rFonts w:ascii="Courier" w:hAnsi="Courier"/>
        </w:rPr>
      </w:pPr>
      <w:r w:rsidRPr="00647BCC">
        <w:rPr>
          <w:rFonts w:ascii="Courier" w:hAnsi="Courier"/>
        </w:rPr>
        <w:t>Trim both leads</w:t>
      </w:r>
      <w:r w:rsidR="00FF0833">
        <w:rPr>
          <w:rFonts w:ascii="Courier" w:hAnsi="Courier"/>
        </w:rPr>
        <w:t xml:space="preserve">  ________</w:t>
      </w:r>
      <w:r w:rsidRPr="00647BCC">
        <w:rPr>
          <w:rFonts w:ascii="Courier" w:hAnsi="Courier"/>
        </w:rPr>
        <w:t xml:space="preserve">                    </w:t>
      </w:r>
      <w:r w:rsidR="00FF0833">
        <w:rPr>
          <w:rFonts w:ascii="Courier" w:hAnsi="Courier"/>
        </w:rPr>
        <w:t xml:space="preserve">                        </w:t>
      </w:r>
    </w:p>
    <w:p w14:paraId="7D220429" w14:textId="77777777" w:rsidR="005130CA" w:rsidRPr="005130CA" w:rsidRDefault="005130CA" w:rsidP="005130CA">
      <w:pPr>
        <w:ind w:left="360"/>
        <w:rPr>
          <w:rFonts w:ascii="Courier" w:hAnsi="Courier"/>
        </w:rPr>
      </w:pPr>
      <w:r w:rsidRPr="005130CA">
        <w:rPr>
          <w:rFonts w:ascii="Courier" w:hAnsi="Courier"/>
        </w:rPr>
        <w:t xml:space="preserve">     </w:t>
      </w:r>
    </w:p>
    <w:p w14:paraId="1E5D862A" w14:textId="6460842E" w:rsidR="005130CA" w:rsidRDefault="005130CA" w:rsidP="005130CA">
      <w:pPr>
        <w:ind w:left="360"/>
        <w:rPr>
          <w:rFonts w:ascii="Courier" w:hAnsi="Courier"/>
        </w:rPr>
      </w:pPr>
    </w:p>
    <w:p w14:paraId="72E6D114" w14:textId="77777777" w:rsidR="004358B3" w:rsidRPr="005130CA" w:rsidRDefault="004358B3" w:rsidP="005130CA">
      <w:pPr>
        <w:ind w:left="360"/>
        <w:rPr>
          <w:rFonts w:ascii="Courier" w:hAnsi="Courier"/>
        </w:rPr>
      </w:pPr>
    </w:p>
    <w:p w14:paraId="04F0ADB6" w14:textId="77777777" w:rsidR="005130CA" w:rsidRPr="00C83733" w:rsidRDefault="005130CA" w:rsidP="00D912E7">
      <w:pPr>
        <w:pStyle w:val="ListParagraph"/>
        <w:numPr>
          <w:ilvl w:val="0"/>
          <w:numId w:val="78"/>
        </w:numPr>
        <w:rPr>
          <w:rFonts w:ascii="Courier" w:hAnsi="Courier"/>
          <w:b/>
          <w:sz w:val="28"/>
          <w:szCs w:val="28"/>
          <w:u w:val="single"/>
        </w:rPr>
      </w:pPr>
      <w:r w:rsidRPr="00C83733">
        <w:rPr>
          <w:rFonts w:ascii="Courier" w:hAnsi="Courier"/>
          <w:b/>
          <w:sz w:val="28"/>
          <w:szCs w:val="28"/>
          <w:u w:val="single"/>
        </w:rPr>
        <w:t>Solder one more GREEN wire to Perma-Proto (2 joints):</w:t>
      </w:r>
    </w:p>
    <w:p w14:paraId="2044D84A" w14:textId="77777777" w:rsidR="005130CA" w:rsidRPr="005130CA" w:rsidRDefault="005130CA" w:rsidP="005130CA">
      <w:pPr>
        <w:ind w:left="360"/>
        <w:rPr>
          <w:rFonts w:ascii="Courier" w:hAnsi="Courier"/>
        </w:rPr>
      </w:pPr>
      <w:r w:rsidRPr="005130CA">
        <w:rPr>
          <w:rFonts w:ascii="Courier" w:hAnsi="Courier"/>
        </w:rPr>
        <w:t xml:space="preserve">  </w:t>
      </w:r>
    </w:p>
    <w:p w14:paraId="0C2A5911" w14:textId="0D399F9F" w:rsidR="005130CA" w:rsidRPr="00647BCC" w:rsidRDefault="005130CA" w:rsidP="00D912E7">
      <w:pPr>
        <w:pStyle w:val="ListParagraph"/>
        <w:numPr>
          <w:ilvl w:val="0"/>
          <w:numId w:val="79"/>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4FA78DE8" w14:textId="77777777" w:rsidR="005130CA" w:rsidRPr="005130CA" w:rsidRDefault="005130CA" w:rsidP="005130CA">
      <w:pPr>
        <w:ind w:left="360"/>
        <w:rPr>
          <w:rFonts w:ascii="Courier" w:hAnsi="Courier"/>
        </w:rPr>
      </w:pPr>
      <w:r w:rsidRPr="005130CA">
        <w:rPr>
          <w:rFonts w:ascii="Courier" w:hAnsi="Courier"/>
        </w:rPr>
        <w:t xml:space="preserve">     </w:t>
      </w:r>
    </w:p>
    <w:p w14:paraId="69FBE7FA" w14:textId="17496454" w:rsidR="005130CA" w:rsidRPr="00647BCC" w:rsidRDefault="005130CA" w:rsidP="00D912E7">
      <w:pPr>
        <w:pStyle w:val="ListParagraph"/>
        <w:numPr>
          <w:ilvl w:val="2"/>
          <w:numId w:val="80"/>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9C - 19D</w:t>
      </w:r>
      <w:r w:rsidR="00FF0833">
        <w:rPr>
          <w:rFonts w:ascii="Courier" w:hAnsi="Courier"/>
        </w:rPr>
        <w:t xml:space="preserve">  ______</w:t>
      </w:r>
      <w:r w:rsidRPr="00647BCC">
        <w:rPr>
          <w:rFonts w:ascii="Courier" w:hAnsi="Courier"/>
        </w:rPr>
        <w:t xml:space="preserve">            </w:t>
      </w:r>
      <w:r w:rsidR="00FF0833">
        <w:rPr>
          <w:rFonts w:ascii="Courier" w:hAnsi="Courier"/>
        </w:rPr>
        <w:t xml:space="preserve">                        </w:t>
      </w:r>
    </w:p>
    <w:p w14:paraId="7FFF54D5" w14:textId="77777777" w:rsidR="005130CA" w:rsidRPr="005130CA" w:rsidRDefault="005130CA" w:rsidP="00647BCC">
      <w:pPr>
        <w:ind w:left="-1080" w:firstLine="1160"/>
        <w:rPr>
          <w:rFonts w:ascii="Courier" w:hAnsi="Courier"/>
        </w:rPr>
      </w:pPr>
    </w:p>
    <w:p w14:paraId="0166689E" w14:textId="77777777" w:rsidR="005130CA" w:rsidRPr="005130CA" w:rsidRDefault="005130CA" w:rsidP="00647BCC">
      <w:pPr>
        <w:ind w:left="720"/>
        <w:rPr>
          <w:rFonts w:ascii="Courier" w:hAnsi="Courier"/>
        </w:rPr>
      </w:pPr>
      <w:r w:rsidRPr="005130CA">
        <w:rPr>
          <w:rFonts w:ascii="Courier" w:hAnsi="Courier"/>
        </w:rPr>
        <w:t>Route around capacitor C4 and over the top of the previous green</w:t>
      </w:r>
      <w:r w:rsidR="00647BCC">
        <w:rPr>
          <w:rFonts w:ascii="Courier" w:hAnsi="Courier"/>
        </w:rPr>
        <w:t xml:space="preserve"> </w:t>
      </w:r>
      <w:r w:rsidRPr="005130CA">
        <w:rPr>
          <w:rFonts w:ascii="Courier" w:hAnsi="Courier"/>
        </w:rPr>
        <w:t>wire</w:t>
      </w:r>
    </w:p>
    <w:p w14:paraId="50C824FA" w14:textId="77777777" w:rsidR="005130CA" w:rsidRPr="005130CA" w:rsidRDefault="005130CA" w:rsidP="005130CA">
      <w:pPr>
        <w:ind w:left="360"/>
        <w:rPr>
          <w:rFonts w:ascii="Courier" w:hAnsi="Courier"/>
        </w:rPr>
      </w:pPr>
      <w:r w:rsidRPr="005130CA">
        <w:rPr>
          <w:rFonts w:ascii="Courier" w:hAnsi="Courier"/>
        </w:rPr>
        <w:t xml:space="preserve">            </w:t>
      </w:r>
    </w:p>
    <w:p w14:paraId="293F71C6" w14:textId="77777777" w:rsidR="005130CA" w:rsidRPr="00647BCC" w:rsidRDefault="005130CA" w:rsidP="00D912E7">
      <w:pPr>
        <w:pStyle w:val="ListParagraph"/>
        <w:numPr>
          <w:ilvl w:val="0"/>
          <w:numId w:val="87"/>
        </w:numPr>
        <w:ind w:left="720"/>
        <w:rPr>
          <w:rFonts w:ascii="Courier" w:hAnsi="Courier"/>
        </w:rPr>
      </w:pPr>
      <w:r w:rsidRPr="00647BCC">
        <w:rPr>
          <w:rFonts w:ascii="Courier" w:hAnsi="Courier"/>
        </w:rPr>
        <w:t>Flip board upside down and hold with vise or 3rd hand tool and</w:t>
      </w:r>
      <w:r w:rsidR="00647BCC" w:rsidRPr="00647BCC">
        <w:rPr>
          <w:rFonts w:ascii="Courier" w:hAnsi="Courier"/>
        </w:rPr>
        <w:t xml:space="preserve"> </w:t>
      </w:r>
      <w:r w:rsidRPr="00647BCC">
        <w:rPr>
          <w:rFonts w:ascii="Courier" w:hAnsi="Courier"/>
        </w:rPr>
        <w:t>solder both joints                                         ________</w:t>
      </w:r>
    </w:p>
    <w:p w14:paraId="01FC8DE7" w14:textId="77777777" w:rsidR="005130CA" w:rsidRPr="005130CA" w:rsidRDefault="005130CA" w:rsidP="00647BCC">
      <w:pPr>
        <w:ind w:firstLine="720"/>
        <w:rPr>
          <w:rFonts w:ascii="Courier" w:hAnsi="Courier"/>
        </w:rPr>
      </w:pPr>
    </w:p>
    <w:p w14:paraId="50DC89A5" w14:textId="1A652670" w:rsidR="005130CA" w:rsidRPr="00647BCC" w:rsidRDefault="005130CA" w:rsidP="00D912E7">
      <w:pPr>
        <w:pStyle w:val="ListParagraph"/>
        <w:numPr>
          <w:ilvl w:val="0"/>
          <w:numId w:val="8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379957A9" w14:textId="77777777" w:rsidR="005130CA" w:rsidRPr="005130CA" w:rsidRDefault="005130CA" w:rsidP="00647BCC">
      <w:pPr>
        <w:ind w:firstLine="1000"/>
        <w:rPr>
          <w:rFonts w:ascii="Courier" w:hAnsi="Courier"/>
        </w:rPr>
      </w:pPr>
    </w:p>
    <w:p w14:paraId="10C4BB46" w14:textId="726677F6" w:rsidR="005130CA" w:rsidRPr="00647BCC" w:rsidRDefault="005130CA" w:rsidP="00D912E7">
      <w:pPr>
        <w:pStyle w:val="ListParagraph"/>
        <w:numPr>
          <w:ilvl w:val="0"/>
          <w:numId w:val="87"/>
        </w:numPr>
        <w:ind w:left="720"/>
        <w:rPr>
          <w:rFonts w:ascii="Courier" w:hAnsi="Courier"/>
        </w:rPr>
      </w:pPr>
      <w:r w:rsidRPr="00647BCC">
        <w:rPr>
          <w:rFonts w:ascii="Courier" w:hAnsi="Courier"/>
        </w:rPr>
        <w:t>Trim both leads</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66512DD7" w14:textId="77777777" w:rsidR="005130CA" w:rsidRPr="005130CA" w:rsidRDefault="005130CA" w:rsidP="005130CA">
      <w:pPr>
        <w:ind w:left="360"/>
        <w:rPr>
          <w:rFonts w:ascii="Courier" w:hAnsi="Courier"/>
        </w:rPr>
      </w:pPr>
      <w:r w:rsidRPr="005130CA">
        <w:rPr>
          <w:rFonts w:ascii="Courier" w:hAnsi="Courier"/>
        </w:rPr>
        <w:t xml:space="preserve">     </w:t>
      </w:r>
    </w:p>
    <w:p w14:paraId="0555D1B3" w14:textId="65BBD610" w:rsidR="005130CA" w:rsidRPr="005130CA" w:rsidRDefault="005130CA" w:rsidP="005130CA">
      <w:pPr>
        <w:ind w:left="360"/>
        <w:rPr>
          <w:rFonts w:ascii="Courier" w:hAnsi="Courier"/>
        </w:rPr>
      </w:pPr>
    </w:p>
    <w:p w14:paraId="485A60D9" w14:textId="77777777" w:rsidR="005130CA" w:rsidRPr="00C83733" w:rsidRDefault="005130CA" w:rsidP="00D912E7">
      <w:pPr>
        <w:pStyle w:val="ListParagraph"/>
        <w:numPr>
          <w:ilvl w:val="0"/>
          <w:numId w:val="88"/>
        </w:numPr>
        <w:rPr>
          <w:rFonts w:ascii="Courier" w:hAnsi="Courier"/>
          <w:b/>
          <w:sz w:val="28"/>
          <w:szCs w:val="28"/>
          <w:u w:val="single"/>
        </w:rPr>
      </w:pPr>
      <w:r w:rsidRPr="00C83733">
        <w:rPr>
          <w:rFonts w:ascii="Courier" w:hAnsi="Courier"/>
          <w:b/>
          <w:sz w:val="28"/>
          <w:szCs w:val="28"/>
          <w:u w:val="single"/>
        </w:rPr>
        <w:t>Solder one WHITE wire to Perma-Proto (2 joints):</w:t>
      </w:r>
    </w:p>
    <w:p w14:paraId="4E422DBD" w14:textId="77777777" w:rsidR="005130CA" w:rsidRPr="005130CA" w:rsidRDefault="005130CA" w:rsidP="005130CA">
      <w:pPr>
        <w:ind w:left="360"/>
        <w:rPr>
          <w:rFonts w:ascii="Courier" w:hAnsi="Courier"/>
        </w:rPr>
      </w:pPr>
      <w:r w:rsidRPr="005130CA">
        <w:rPr>
          <w:rFonts w:ascii="Courier" w:hAnsi="Courier"/>
        </w:rPr>
        <w:t xml:space="preserve">  </w:t>
      </w:r>
    </w:p>
    <w:p w14:paraId="5BE17B62" w14:textId="76AD5027" w:rsidR="005130CA" w:rsidRPr="00647BCC" w:rsidRDefault="005130CA" w:rsidP="00D912E7">
      <w:pPr>
        <w:pStyle w:val="ListParagraph"/>
        <w:numPr>
          <w:ilvl w:val="0"/>
          <w:numId w:val="89"/>
        </w:numPr>
        <w:rPr>
          <w:rFonts w:ascii="Courier" w:hAnsi="Courier"/>
        </w:rPr>
      </w:pPr>
      <w:r w:rsidRPr="00647BCC">
        <w:rPr>
          <w:rFonts w:ascii="Courier" w:hAnsi="Courier"/>
        </w:rPr>
        <w:t>Insert wire and tape down on front to hold in place. Length(total/insulation</w:t>
      </w:r>
      <w:r w:rsidR="00D912E7">
        <w:rPr>
          <w:rFonts w:ascii="Courier" w:hAnsi="Courier"/>
        </w:rPr>
        <w:t xml:space="preserve"> template#</w:t>
      </w:r>
      <w:r w:rsidRPr="00647BCC">
        <w:rPr>
          <w:rFonts w:ascii="Courier" w:hAnsi="Courier"/>
        </w:rPr>
        <w:t>) and holes:</w:t>
      </w:r>
    </w:p>
    <w:p w14:paraId="744742A1" w14:textId="77777777" w:rsidR="005130CA" w:rsidRPr="005130CA" w:rsidRDefault="005130CA" w:rsidP="005130CA">
      <w:pPr>
        <w:ind w:left="360"/>
        <w:rPr>
          <w:rFonts w:ascii="Courier" w:hAnsi="Courier"/>
        </w:rPr>
      </w:pPr>
      <w:r w:rsidRPr="005130CA">
        <w:rPr>
          <w:rFonts w:ascii="Courier" w:hAnsi="Courier"/>
        </w:rPr>
        <w:t xml:space="preserve">     </w:t>
      </w:r>
    </w:p>
    <w:p w14:paraId="6CD40722" w14:textId="28C58DD9" w:rsidR="005130CA" w:rsidRPr="00647BCC" w:rsidRDefault="005130CA" w:rsidP="00D912E7">
      <w:pPr>
        <w:pStyle w:val="ListParagraph"/>
        <w:numPr>
          <w:ilvl w:val="0"/>
          <w:numId w:val="90"/>
        </w:numPr>
        <w:rPr>
          <w:rFonts w:ascii="Courier" w:hAnsi="Courier"/>
        </w:rPr>
      </w:pPr>
      <w:r w:rsidRPr="00647BCC">
        <w:rPr>
          <w:rFonts w:ascii="Courier" w:hAnsi="Courier"/>
        </w:rPr>
        <w:t xml:space="preserve">36.0/22.0mm </w:t>
      </w:r>
      <w:r w:rsidR="00D912E7">
        <w:rPr>
          <w:rFonts w:ascii="Courier" w:hAnsi="Courier"/>
        </w:rPr>
        <w:t xml:space="preserve">(#C) </w:t>
      </w:r>
      <w:r w:rsidRPr="00647BCC">
        <w:rPr>
          <w:rFonts w:ascii="Courier" w:hAnsi="Courier"/>
        </w:rPr>
        <w:t>8A - 15B</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D228BE1" w14:textId="77777777" w:rsidR="005130CA" w:rsidRPr="005130CA" w:rsidRDefault="005130CA" w:rsidP="005130CA">
      <w:pPr>
        <w:ind w:left="360"/>
        <w:rPr>
          <w:rFonts w:ascii="Courier" w:hAnsi="Courier"/>
        </w:rPr>
      </w:pPr>
      <w:r w:rsidRPr="005130CA">
        <w:rPr>
          <w:rFonts w:ascii="Courier" w:hAnsi="Courier"/>
        </w:rPr>
        <w:t xml:space="preserve">        </w:t>
      </w:r>
    </w:p>
    <w:p w14:paraId="515CF933" w14:textId="77777777" w:rsidR="005130CA" w:rsidRPr="005130CA" w:rsidRDefault="005130CA" w:rsidP="00647BCC">
      <w:pPr>
        <w:ind w:left="720"/>
        <w:rPr>
          <w:rFonts w:ascii="Courier" w:hAnsi="Courier"/>
        </w:rPr>
      </w:pPr>
      <w:r w:rsidRPr="005130CA">
        <w:rPr>
          <w:rFonts w:ascii="Courier" w:hAnsi="Courier"/>
        </w:rPr>
        <w:t>This wire should NOT lie flat, but should be a small "arch" to</w:t>
      </w:r>
      <w:r w:rsidR="00647BCC">
        <w:rPr>
          <w:rFonts w:ascii="Courier" w:hAnsi="Courier"/>
        </w:rPr>
        <w:t xml:space="preserve"> </w:t>
      </w:r>
      <w:r w:rsidRPr="005130CA">
        <w:rPr>
          <w:rFonts w:ascii="Courier" w:hAnsi="Courier"/>
        </w:rPr>
        <w:t>leave clearance for the blue wire to connect to hole 13B</w:t>
      </w:r>
    </w:p>
    <w:p w14:paraId="76D0F7C9" w14:textId="77777777" w:rsidR="005130CA" w:rsidRPr="005130CA" w:rsidRDefault="005130CA" w:rsidP="005130CA">
      <w:pPr>
        <w:ind w:left="360"/>
        <w:rPr>
          <w:rFonts w:ascii="Courier" w:hAnsi="Courier"/>
        </w:rPr>
      </w:pPr>
      <w:r w:rsidRPr="005130CA">
        <w:rPr>
          <w:rFonts w:ascii="Courier" w:hAnsi="Courier"/>
        </w:rPr>
        <w:t xml:space="preserve">            </w:t>
      </w:r>
    </w:p>
    <w:p w14:paraId="49BEC731" w14:textId="77777777" w:rsidR="005130CA" w:rsidRPr="00637008" w:rsidRDefault="005130CA" w:rsidP="00D912E7">
      <w:pPr>
        <w:pStyle w:val="ListParagraph"/>
        <w:numPr>
          <w:ilvl w:val="0"/>
          <w:numId w:val="91"/>
        </w:numPr>
        <w:ind w:left="720"/>
        <w:rPr>
          <w:rFonts w:ascii="Courier" w:hAnsi="Courier"/>
        </w:rPr>
      </w:pPr>
      <w:r w:rsidRPr="00637008">
        <w:rPr>
          <w:rFonts w:ascii="Courier" w:hAnsi="Courier"/>
        </w:rPr>
        <w:t>Flip board upside down and hold with vise or 3rd hand tool and</w:t>
      </w:r>
      <w:r w:rsidR="00637008" w:rsidRPr="00637008">
        <w:rPr>
          <w:rFonts w:ascii="Courier" w:hAnsi="Courier"/>
        </w:rPr>
        <w:t xml:space="preserve"> </w:t>
      </w:r>
      <w:r w:rsidRPr="00637008">
        <w:rPr>
          <w:rFonts w:ascii="Courier" w:hAnsi="Courier"/>
        </w:rPr>
        <w:t>solder both joints                                         ________</w:t>
      </w:r>
    </w:p>
    <w:p w14:paraId="36EC6F4E" w14:textId="77777777" w:rsidR="005130CA" w:rsidRPr="005130CA" w:rsidRDefault="005130CA" w:rsidP="00637008">
      <w:pPr>
        <w:ind w:firstLine="720"/>
        <w:rPr>
          <w:rFonts w:ascii="Courier" w:hAnsi="Courier"/>
        </w:rPr>
      </w:pPr>
    </w:p>
    <w:p w14:paraId="2776C846" w14:textId="17CF063B" w:rsidR="005130CA" w:rsidRPr="00637008" w:rsidRDefault="005130CA" w:rsidP="00D912E7">
      <w:pPr>
        <w:pStyle w:val="ListParagraph"/>
        <w:numPr>
          <w:ilvl w:val="0"/>
          <w:numId w:val="91"/>
        </w:numPr>
        <w:ind w:left="720"/>
        <w:rPr>
          <w:rFonts w:ascii="Courier" w:hAnsi="Courier"/>
        </w:rPr>
      </w:pPr>
      <w:r w:rsidRPr="00637008">
        <w:rPr>
          <w:rFonts w:ascii="Courier" w:hAnsi="Courier"/>
        </w:rPr>
        <w:t>Inspect with magnifying glass to make sure j</w:t>
      </w:r>
      <w:r w:rsidR="00637008" w:rsidRPr="00637008">
        <w:rPr>
          <w:rFonts w:ascii="Courier" w:hAnsi="Courier"/>
        </w:rPr>
        <w:t xml:space="preserve">oints are good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12EDDD1B" w14:textId="77777777" w:rsidR="005130CA" w:rsidRPr="005130CA" w:rsidRDefault="005130CA" w:rsidP="00637008">
      <w:pPr>
        <w:ind w:firstLine="1000"/>
        <w:rPr>
          <w:rFonts w:ascii="Courier" w:hAnsi="Courier"/>
        </w:rPr>
      </w:pPr>
    </w:p>
    <w:p w14:paraId="4A4806B6" w14:textId="46CD2679" w:rsidR="005130CA" w:rsidRPr="00637008" w:rsidRDefault="005130CA" w:rsidP="00D912E7">
      <w:pPr>
        <w:pStyle w:val="ListParagraph"/>
        <w:numPr>
          <w:ilvl w:val="0"/>
          <w:numId w:val="91"/>
        </w:numPr>
        <w:ind w:left="720"/>
        <w:rPr>
          <w:rFonts w:ascii="Courier" w:hAnsi="Courier"/>
        </w:rPr>
      </w:pPr>
      <w:r w:rsidRPr="00637008">
        <w:rPr>
          <w:rFonts w:ascii="Courier" w:hAnsi="Courier"/>
        </w:rPr>
        <w:t>Trim both leads</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48364CE8" w14:textId="77777777" w:rsidR="005130CA" w:rsidRPr="005130CA" w:rsidRDefault="005130CA" w:rsidP="005130CA">
      <w:pPr>
        <w:ind w:left="360"/>
        <w:rPr>
          <w:rFonts w:ascii="Courier" w:hAnsi="Courier"/>
        </w:rPr>
      </w:pPr>
      <w:r w:rsidRPr="005130CA">
        <w:rPr>
          <w:rFonts w:ascii="Courier" w:hAnsi="Courier"/>
        </w:rPr>
        <w:t xml:space="preserve">     </w:t>
      </w:r>
    </w:p>
    <w:p w14:paraId="0AF6D8C5" w14:textId="72101F97" w:rsidR="005130CA" w:rsidRDefault="005130CA" w:rsidP="005130CA">
      <w:pPr>
        <w:ind w:left="360"/>
        <w:rPr>
          <w:rFonts w:ascii="Courier" w:hAnsi="Courier"/>
        </w:rPr>
      </w:pPr>
    </w:p>
    <w:p w14:paraId="1BEFDE29" w14:textId="77777777" w:rsidR="004358B3" w:rsidRDefault="004358B3" w:rsidP="005130CA">
      <w:pPr>
        <w:ind w:left="360"/>
        <w:rPr>
          <w:rFonts w:ascii="Courier" w:hAnsi="Courier"/>
        </w:rPr>
      </w:pPr>
    </w:p>
    <w:p w14:paraId="5C2A81F7" w14:textId="77777777" w:rsidR="004358B3" w:rsidRDefault="004358B3" w:rsidP="005130CA">
      <w:pPr>
        <w:ind w:left="360"/>
        <w:rPr>
          <w:rFonts w:ascii="Courier" w:hAnsi="Courier"/>
        </w:rPr>
      </w:pPr>
    </w:p>
    <w:p w14:paraId="65C8CDF9" w14:textId="77777777" w:rsidR="004358B3" w:rsidRPr="005130CA" w:rsidRDefault="004358B3" w:rsidP="005130CA">
      <w:pPr>
        <w:ind w:left="360"/>
        <w:rPr>
          <w:rFonts w:ascii="Courier" w:hAnsi="Courier"/>
        </w:rPr>
      </w:pPr>
    </w:p>
    <w:p w14:paraId="3AE6C68C" w14:textId="5AE9DD96" w:rsidR="005130CA" w:rsidRPr="00C83733" w:rsidRDefault="005130CA" w:rsidP="00D912E7">
      <w:pPr>
        <w:pStyle w:val="ListParagraph"/>
        <w:numPr>
          <w:ilvl w:val="0"/>
          <w:numId w:val="92"/>
        </w:numPr>
        <w:rPr>
          <w:rFonts w:ascii="Courier" w:hAnsi="Courier"/>
          <w:b/>
          <w:sz w:val="28"/>
          <w:szCs w:val="28"/>
          <w:u w:val="single"/>
        </w:rPr>
      </w:pPr>
      <w:r w:rsidRPr="00C83733">
        <w:rPr>
          <w:rFonts w:ascii="Courier" w:hAnsi="Courier"/>
          <w:b/>
          <w:sz w:val="28"/>
          <w:szCs w:val="28"/>
          <w:u w:val="single"/>
        </w:rPr>
        <w:t>Test GREEN and WHITE wire soldering</w:t>
      </w:r>
      <w:r w:rsidR="006554B7" w:rsidRPr="00C83733">
        <w:rPr>
          <w:rFonts w:ascii="Courier" w:hAnsi="Courier"/>
          <w:b/>
          <w:sz w:val="28"/>
          <w:szCs w:val="28"/>
          <w:u w:val="single"/>
        </w:rPr>
        <w:t>:</w:t>
      </w:r>
    </w:p>
    <w:p w14:paraId="425BBF8D" w14:textId="77777777" w:rsidR="005130CA" w:rsidRPr="005130CA" w:rsidRDefault="005130CA" w:rsidP="005130CA">
      <w:pPr>
        <w:ind w:left="360"/>
        <w:rPr>
          <w:rFonts w:ascii="Courier" w:hAnsi="Courier"/>
        </w:rPr>
      </w:pPr>
      <w:r w:rsidRPr="005130CA">
        <w:rPr>
          <w:rFonts w:ascii="Courier" w:hAnsi="Courier"/>
        </w:rPr>
        <w:t xml:space="preserve">  </w:t>
      </w:r>
    </w:p>
    <w:p w14:paraId="54D06421" w14:textId="77777777" w:rsidR="005130CA" w:rsidRPr="00647BCC" w:rsidRDefault="005130CA" w:rsidP="00D912E7">
      <w:pPr>
        <w:pStyle w:val="ListParagraph"/>
        <w:numPr>
          <w:ilvl w:val="0"/>
          <w:numId w:val="81"/>
        </w:numPr>
        <w:rPr>
          <w:rFonts w:ascii="Courier" w:hAnsi="Courier"/>
        </w:rPr>
      </w:pPr>
      <w:r w:rsidRPr="00647BCC">
        <w:rPr>
          <w:rFonts w:ascii="Courier" w:hAnsi="Courier"/>
        </w:rPr>
        <w:t>Test continuity:</w:t>
      </w:r>
    </w:p>
    <w:p w14:paraId="599E3302" w14:textId="77777777" w:rsidR="005130CA" w:rsidRPr="005130CA" w:rsidRDefault="005130CA" w:rsidP="005130CA">
      <w:pPr>
        <w:ind w:left="360"/>
        <w:rPr>
          <w:rFonts w:ascii="Courier" w:hAnsi="Courier"/>
        </w:rPr>
      </w:pPr>
      <w:r w:rsidRPr="005130CA">
        <w:rPr>
          <w:rFonts w:ascii="Courier" w:hAnsi="Courier"/>
        </w:rPr>
        <w:t xml:space="preserve">     </w:t>
      </w:r>
    </w:p>
    <w:p w14:paraId="2517B895"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1 to MCP3202 socket hole 3  ________</w:t>
      </w:r>
    </w:p>
    <w:p w14:paraId="1A10F257" w14:textId="77777777" w:rsidR="005130CA" w:rsidRPr="005130CA" w:rsidRDefault="005130CA" w:rsidP="00647BCC">
      <w:pPr>
        <w:ind w:left="360" w:firstLine="1160"/>
        <w:rPr>
          <w:rFonts w:ascii="Courier" w:hAnsi="Courier"/>
        </w:rPr>
      </w:pPr>
    </w:p>
    <w:p w14:paraId="172DAEA7"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2 to Perma-Proto hole 19A   ________</w:t>
      </w:r>
    </w:p>
    <w:p w14:paraId="4E91F53D" w14:textId="77777777" w:rsidR="005130CA" w:rsidRPr="005130CA" w:rsidRDefault="005130CA" w:rsidP="00647BCC">
      <w:pPr>
        <w:ind w:left="360" w:firstLine="1160"/>
        <w:rPr>
          <w:rFonts w:ascii="Courier" w:hAnsi="Courier"/>
        </w:rPr>
      </w:pPr>
    </w:p>
    <w:p w14:paraId="507A0452"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7 to MCP3202 socket hole 2  ________</w:t>
      </w:r>
    </w:p>
    <w:p w14:paraId="74048B7D" w14:textId="77777777" w:rsidR="005130CA" w:rsidRPr="005130CA" w:rsidRDefault="005130CA" w:rsidP="005130CA">
      <w:pPr>
        <w:ind w:left="360"/>
        <w:rPr>
          <w:rFonts w:ascii="Courier" w:hAnsi="Courier"/>
        </w:rPr>
      </w:pPr>
      <w:r w:rsidRPr="005130CA">
        <w:rPr>
          <w:rFonts w:ascii="Courier" w:hAnsi="Courier"/>
        </w:rPr>
        <w:t xml:space="preserve">        </w:t>
      </w:r>
    </w:p>
    <w:p w14:paraId="6D68221C" w14:textId="77777777" w:rsidR="005130CA" w:rsidRPr="00647BCC" w:rsidRDefault="005130CA" w:rsidP="00D912E7">
      <w:pPr>
        <w:pStyle w:val="ListParagraph"/>
        <w:numPr>
          <w:ilvl w:val="0"/>
          <w:numId w:val="83"/>
        </w:numPr>
        <w:rPr>
          <w:rFonts w:ascii="Courier" w:hAnsi="Courier"/>
        </w:rPr>
      </w:pPr>
      <w:r w:rsidRPr="00647BCC">
        <w:rPr>
          <w:rFonts w:ascii="Courier" w:hAnsi="Courier"/>
        </w:rPr>
        <w:t>Test NON-continuity:</w:t>
      </w:r>
    </w:p>
    <w:p w14:paraId="4EF174FF" w14:textId="77777777" w:rsidR="005130CA" w:rsidRPr="005130CA" w:rsidRDefault="005130CA" w:rsidP="005130CA">
      <w:pPr>
        <w:ind w:left="360"/>
        <w:rPr>
          <w:rFonts w:ascii="Courier" w:hAnsi="Courier"/>
        </w:rPr>
      </w:pPr>
      <w:r w:rsidRPr="005130CA">
        <w:rPr>
          <w:rFonts w:ascii="Courier" w:hAnsi="Courier"/>
        </w:rPr>
        <w:t xml:space="preserve">     </w:t>
      </w:r>
    </w:p>
    <w:p w14:paraId="202238F9" w14:textId="77777777" w:rsidR="005130CA" w:rsidRPr="00647BCC" w:rsidRDefault="005130CA" w:rsidP="00D912E7">
      <w:pPr>
        <w:pStyle w:val="ListParagraph"/>
        <w:numPr>
          <w:ilvl w:val="0"/>
          <w:numId w:val="84"/>
        </w:numPr>
        <w:rPr>
          <w:rFonts w:ascii="Courier" w:hAnsi="Courier"/>
        </w:rPr>
      </w:pPr>
      <w:r w:rsidRPr="00647BCC">
        <w:rPr>
          <w:rFonts w:ascii="Courier" w:hAnsi="Courier"/>
        </w:rPr>
        <w:lastRenderedPageBreak/>
        <w:t>TLV2462 socket hole 1 to Perma-Proto ground rails  ________</w:t>
      </w:r>
    </w:p>
    <w:p w14:paraId="5BF0763B" w14:textId="77777777" w:rsidR="005130CA" w:rsidRPr="005130CA" w:rsidRDefault="005130CA" w:rsidP="00647BCC">
      <w:pPr>
        <w:ind w:left="360" w:firstLine="1160"/>
        <w:rPr>
          <w:rFonts w:ascii="Courier" w:hAnsi="Courier"/>
        </w:rPr>
      </w:pPr>
    </w:p>
    <w:p w14:paraId="32F4A41B"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socket hole 2             ________</w:t>
      </w:r>
    </w:p>
    <w:p w14:paraId="6E485E25" w14:textId="77777777" w:rsidR="005130CA" w:rsidRPr="005130CA" w:rsidRDefault="005130CA" w:rsidP="00647BCC">
      <w:pPr>
        <w:ind w:left="360" w:firstLine="1160"/>
        <w:rPr>
          <w:rFonts w:ascii="Courier" w:hAnsi="Courier"/>
        </w:rPr>
      </w:pPr>
    </w:p>
    <w:p w14:paraId="6950B670"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2 to socket hole 3             ________</w:t>
      </w:r>
    </w:p>
    <w:p w14:paraId="5873D069" w14:textId="77777777" w:rsidR="005130CA" w:rsidRPr="005130CA" w:rsidRDefault="005130CA" w:rsidP="00647BCC">
      <w:pPr>
        <w:ind w:left="360" w:firstLine="1160"/>
        <w:rPr>
          <w:rFonts w:ascii="Courier" w:hAnsi="Courier"/>
        </w:rPr>
      </w:pPr>
    </w:p>
    <w:p w14:paraId="6E0F3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7 to socket hole 8             ________</w:t>
      </w:r>
    </w:p>
    <w:p w14:paraId="57E312B0" w14:textId="77777777" w:rsidR="005130CA" w:rsidRPr="005130CA" w:rsidRDefault="005130CA" w:rsidP="00647BCC">
      <w:pPr>
        <w:ind w:left="360" w:firstLine="1160"/>
        <w:rPr>
          <w:rFonts w:ascii="Courier" w:hAnsi="Courier"/>
        </w:rPr>
      </w:pPr>
    </w:p>
    <w:p w14:paraId="3D50E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1 to socket hole 2             ________</w:t>
      </w:r>
    </w:p>
    <w:p w14:paraId="62E00802" w14:textId="77777777" w:rsidR="005130CA" w:rsidRPr="005130CA" w:rsidRDefault="005130CA" w:rsidP="00647BCC">
      <w:pPr>
        <w:ind w:left="360" w:firstLine="1160"/>
        <w:rPr>
          <w:rFonts w:ascii="Courier" w:hAnsi="Courier"/>
        </w:rPr>
      </w:pPr>
    </w:p>
    <w:p w14:paraId="47A0280B"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2 to socket hole 3             ________</w:t>
      </w:r>
    </w:p>
    <w:p w14:paraId="662CF660" w14:textId="77777777" w:rsidR="005130CA" w:rsidRPr="005130CA" w:rsidRDefault="005130CA" w:rsidP="00647BCC">
      <w:pPr>
        <w:ind w:left="360" w:firstLine="1160"/>
        <w:rPr>
          <w:rFonts w:ascii="Courier" w:hAnsi="Courier"/>
        </w:rPr>
      </w:pPr>
    </w:p>
    <w:p w14:paraId="65F4AC8C"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18A to hole 19A                   ________</w:t>
      </w:r>
    </w:p>
    <w:p w14:paraId="768C515F" w14:textId="77777777" w:rsidR="005130CA" w:rsidRPr="005130CA" w:rsidRDefault="005130CA" w:rsidP="00647BCC">
      <w:pPr>
        <w:ind w:left="360" w:firstLine="1160"/>
        <w:rPr>
          <w:rFonts w:ascii="Courier" w:hAnsi="Courier"/>
        </w:rPr>
      </w:pPr>
    </w:p>
    <w:p w14:paraId="001A938A"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19A to hole 20A                   ________</w:t>
      </w:r>
    </w:p>
    <w:p w14:paraId="6392C337" w14:textId="77777777" w:rsidR="004358B3" w:rsidRDefault="004358B3" w:rsidP="00C83733">
      <w:pPr>
        <w:pStyle w:val="Heading1"/>
      </w:pPr>
    </w:p>
    <w:p w14:paraId="7FDC4894" w14:textId="77777777" w:rsidR="004358B3" w:rsidRPr="004358B3" w:rsidRDefault="004358B3" w:rsidP="004358B3"/>
    <w:p w14:paraId="169AC983" w14:textId="28723DB9" w:rsidR="005130CA" w:rsidRPr="005130CA" w:rsidRDefault="00C83733" w:rsidP="00C83733">
      <w:pPr>
        <w:pStyle w:val="Heading1"/>
      </w:pPr>
      <w:bookmarkStart w:id="429" w:name="_Toc373513872"/>
      <w:r>
        <w:t>Step 15: Insert bleed resistor</w:t>
      </w:r>
      <w:bookmarkEnd w:id="429"/>
      <w:r w:rsidR="005130CA" w:rsidRPr="005130CA">
        <w:t xml:space="preserve"> </w:t>
      </w:r>
      <w:r>
        <w:br/>
      </w:r>
      <w:r w:rsidR="005130CA" w:rsidRPr="005130CA">
        <w:t xml:space="preserve">       </w:t>
      </w:r>
    </w:p>
    <w:p w14:paraId="4B3158CB" w14:textId="41B6A318"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Insert 47ohm bleed resistor Rb</w:t>
      </w:r>
      <w:r w:rsidR="00C83733">
        <w:rPr>
          <w:rFonts w:ascii="Courier" w:hAnsi="Courier"/>
          <w:b/>
          <w:sz w:val="28"/>
          <w:szCs w:val="28"/>
          <w:u w:val="single"/>
        </w:rPr>
        <w:t>:</w:t>
      </w:r>
    </w:p>
    <w:p w14:paraId="3F28406A" w14:textId="77777777" w:rsidR="005130CA" w:rsidRPr="005130CA" w:rsidRDefault="005130CA" w:rsidP="005130CA">
      <w:pPr>
        <w:ind w:left="360"/>
        <w:rPr>
          <w:rFonts w:ascii="Courier" w:hAnsi="Courier"/>
        </w:rPr>
      </w:pPr>
      <w:r w:rsidRPr="005130CA">
        <w:rPr>
          <w:rFonts w:ascii="Courier" w:hAnsi="Courier"/>
        </w:rPr>
        <w:t xml:space="preserve">  </w:t>
      </w:r>
    </w:p>
    <w:p w14:paraId="063BF84E" w14:textId="77777777" w:rsidR="005130CA" w:rsidRPr="00647BCC" w:rsidRDefault="005130CA" w:rsidP="00D912E7">
      <w:pPr>
        <w:pStyle w:val="ListParagraph"/>
        <w:numPr>
          <w:ilvl w:val="0"/>
          <w:numId w:val="85"/>
        </w:numPr>
        <w:rPr>
          <w:rFonts w:ascii="Courier" w:hAnsi="Courier"/>
        </w:rPr>
      </w:pPr>
      <w:r w:rsidRPr="00647BCC">
        <w:rPr>
          <w:rFonts w:ascii="Courier" w:hAnsi="Courier"/>
        </w:rPr>
        <w:t>Tape down on front to hold in place, but don't solder yet</w:t>
      </w:r>
    </w:p>
    <w:p w14:paraId="45B17AFD" w14:textId="77777777" w:rsidR="005130CA" w:rsidRPr="005130CA" w:rsidRDefault="005130CA" w:rsidP="005130CA">
      <w:pPr>
        <w:ind w:left="360"/>
        <w:rPr>
          <w:rFonts w:ascii="Courier" w:hAnsi="Courier"/>
        </w:rPr>
      </w:pPr>
      <w:r w:rsidRPr="005130CA">
        <w:rPr>
          <w:rFonts w:ascii="Courier" w:hAnsi="Courier"/>
        </w:rPr>
        <w:t xml:space="preserve">     </w:t>
      </w:r>
    </w:p>
    <w:p w14:paraId="44C80DA8" w14:textId="383B1B31" w:rsidR="005130CA" w:rsidRPr="00647BCC" w:rsidRDefault="005130CA" w:rsidP="00D912E7">
      <w:pPr>
        <w:pStyle w:val="ListParagraph"/>
        <w:numPr>
          <w:ilvl w:val="0"/>
          <w:numId w:val="86"/>
        </w:numPr>
        <w:rPr>
          <w:rFonts w:ascii="Courier" w:hAnsi="Courier"/>
        </w:rPr>
      </w:pPr>
      <w:r w:rsidRPr="00647BCC">
        <w:rPr>
          <w:rFonts w:ascii="Courier" w:hAnsi="Courier"/>
        </w:rPr>
        <w:t xml:space="preserve">6H - 6C </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69BB519" w14:textId="77777777" w:rsidR="00C83733" w:rsidRDefault="00C83733" w:rsidP="005130CA">
      <w:pPr>
        <w:ind w:left="360"/>
        <w:rPr>
          <w:rFonts w:ascii="Courier" w:hAnsi="Courier"/>
        </w:rPr>
      </w:pPr>
    </w:p>
    <w:p w14:paraId="49C0C664" w14:textId="2547F451" w:rsidR="005130CA" w:rsidRPr="005130CA" w:rsidRDefault="00C83733" w:rsidP="00C83733">
      <w:pPr>
        <w:pStyle w:val="Heading1"/>
      </w:pPr>
      <w:bookmarkStart w:id="430" w:name="_Toc373513873"/>
      <w:r>
        <w:t>Step 16: Insert load capacitors</w:t>
      </w:r>
      <w:bookmarkEnd w:id="430"/>
      <w:r>
        <w:br/>
      </w:r>
      <w:r w:rsidR="005130CA" w:rsidRPr="005130CA">
        <w:t xml:space="preserve">        </w:t>
      </w:r>
    </w:p>
    <w:p w14:paraId="0387B470" w14:textId="23D5248B"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 xml:space="preserve">Insert 1000uF load </w:t>
      </w:r>
      <w:r w:rsidR="006554B7" w:rsidRPr="00C83733">
        <w:rPr>
          <w:rFonts w:ascii="Courier" w:hAnsi="Courier"/>
          <w:b/>
          <w:sz w:val="28"/>
          <w:szCs w:val="28"/>
          <w:u w:val="single"/>
        </w:rPr>
        <w:t>capacitors:</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14937499" w14:textId="77777777" w:rsidR="005130CA" w:rsidRPr="00637008" w:rsidRDefault="005130CA" w:rsidP="00D912E7">
      <w:pPr>
        <w:pStyle w:val="ListParagraph"/>
        <w:numPr>
          <w:ilvl w:val="0"/>
          <w:numId w:val="94"/>
        </w:numPr>
        <w:rPr>
          <w:rFonts w:ascii="Courier" w:hAnsi="Courier"/>
        </w:rPr>
      </w:pPr>
      <w:r w:rsidRPr="00637008">
        <w:rPr>
          <w:rFonts w:ascii="Courier" w:hAnsi="Courier"/>
        </w:rPr>
        <w:t>Tape down on front to hold in place, but don't solder yet</w:t>
      </w:r>
    </w:p>
    <w:p w14:paraId="77ECDDDB"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5081750" w14:textId="78C79D47" w:rsidR="005130CA" w:rsidRPr="00637008" w:rsidRDefault="005130CA" w:rsidP="00D912E7">
      <w:pPr>
        <w:pStyle w:val="ListParagraph"/>
        <w:numPr>
          <w:ilvl w:val="2"/>
          <w:numId w:val="95"/>
        </w:numPr>
        <w:ind w:left="1080"/>
        <w:rPr>
          <w:rFonts w:ascii="Courier" w:hAnsi="Courier"/>
        </w:rPr>
      </w:pPr>
      <w:r w:rsidRPr="00637008">
        <w:rPr>
          <w:rFonts w:ascii="Courier" w:hAnsi="Courier"/>
        </w:rPr>
        <w:t>1J - 4J (</w:t>
      </w:r>
      <w:r w:rsidR="00CA49DA">
        <w:rPr>
          <w:rFonts w:ascii="Courier" w:hAnsi="Courier"/>
        </w:rPr>
        <w:t>shorter lead</w:t>
      </w:r>
      <w:r w:rsidR="00F53E47">
        <w:rPr>
          <w:rFonts w:ascii="Courier" w:hAnsi="Courier"/>
        </w:rPr>
        <w:t xml:space="preserve"> / </w:t>
      </w:r>
      <w:r w:rsidRPr="00637008">
        <w:rPr>
          <w:rFonts w:ascii="Courier" w:hAnsi="Courier"/>
        </w:rPr>
        <w:t>stripe side (-) on the right (4J), IMPORTANT!)   ________</w:t>
      </w:r>
    </w:p>
    <w:p w14:paraId="32734289" w14:textId="77777777" w:rsidR="005130CA" w:rsidRPr="005130CA" w:rsidRDefault="005130CA" w:rsidP="00637008">
      <w:pPr>
        <w:ind w:left="-1080" w:firstLine="1160"/>
        <w:rPr>
          <w:rFonts w:ascii="Courier" w:hAnsi="Courier"/>
        </w:rPr>
      </w:pPr>
    </w:p>
    <w:p w14:paraId="0ACC5FE2" w14:textId="1CE9B1DE" w:rsidR="005130CA" w:rsidRPr="00637008" w:rsidRDefault="005130CA" w:rsidP="00D912E7">
      <w:pPr>
        <w:pStyle w:val="ListParagraph"/>
        <w:numPr>
          <w:ilvl w:val="2"/>
          <w:numId w:val="95"/>
        </w:numPr>
        <w:ind w:left="1080"/>
        <w:rPr>
          <w:rFonts w:ascii="Courier" w:hAnsi="Courier"/>
        </w:rPr>
      </w:pPr>
      <w:r w:rsidRPr="00637008">
        <w:rPr>
          <w:rFonts w:ascii="Courier" w:hAnsi="Courier"/>
        </w:rPr>
        <w:t>1A - 4A (</w:t>
      </w:r>
      <w:r w:rsidR="00F53E47">
        <w:rPr>
          <w:rFonts w:ascii="Courier" w:hAnsi="Courier"/>
        </w:rPr>
        <w:t xml:space="preserve">shorter lead / </w:t>
      </w:r>
      <w:r w:rsidRPr="00637008">
        <w:rPr>
          <w:rFonts w:ascii="Courier" w:hAnsi="Courier"/>
        </w:rPr>
        <w:t>stripe side (-) on the right (4A), IMPORTANT!)   ________</w:t>
      </w:r>
    </w:p>
    <w:p w14:paraId="547482B1" w14:textId="77777777" w:rsidR="00C83733" w:rsidRDefault="00C83733" w:rsidP="005130CA">
      <w:pPr>
        <w:ind w:left="360"/>
        <w:rPr>
          <w:rFonts w:ascii="Courier" w:hAnsi="Courier"/>
        </w:rPr>
      </w:pPr>
    </w:p>
    <w:p w14:paraId="5D8719F8" w14:textId="25F99BE0" w:rsidR="005130CA" w:rsidRPr="005130CA" w:rsidRDefault="00C83733" w:rsidP="00C83733">
      <w:pPr>
        <w:pStyle w:val="Heading1"/>
      </w:pPr>
      <w:bookmarkStart w:id="431" w:name="_Toc373513874"/>
      <w:r>
        <w:t>Step 17: Solder bleed resistor</w:t>
      </w:r>
      <w:bookmarkEnd w:id="431"/>
      <w:r>
        <w:br/>
      </w:r>
      <w:r w:rsidR="005130CA" w:rsidRPr="005130CA">
        <w:t xml:space="preserve">        </w:t>
      </w:r>
    </w:p>
    <w:p w14:paraId="22FC3A21" w14:textId="19639F56" w:rsidR="005130CA" w:rsidRPr="00C83733" w:rsidRDefault="005130CA" w:rsidP="00D912E7">
      <w:pPr>
        <w:pStyle w:val="ListParagraph"/>
        <w:numPr>
          <w:ilvl w:val="0"/>
          <w:numId w:val="96"/>
        </w:numPr>
        <w:rPr>
          <w:rFonts w:ascii="Courier" w:hAnsi="Courier"/>
          <w:b/>
          <w:sz w:val="28"/>
          <w:szCs w:val="28"/>
          <w:u w:val="single"/>
        </w:rPr>
      </w:pPr>
      <w:r w:rsidRPr="00C83733">
        <w:rPr>
          <w:rFonts w:ascii="Courier" w:hAnsi="Courier"/>
          <w:b/>
          <w:sz w:val="28"/>
          <w:szCs w:val="28"/>
          <w:u w:val="single"/>
        </w:rPr>
        <w:t>Solder 47ohm bleed resistor Rb leads (2 joints)</w:t>
      </w:r>
      <w:r w:rsidR="00E74B79" w:rsidRPr="00C83733">
        <w:rPr>
          <w:rFonts w:ascii="Courier" w:hAnsi="Courier"/>
          <w:b/>
          <w:sz w:val="28"/>
          <w:szCs w:val="28"/>
          <w:u w:val="single"/>
        </w:rPr>
        <w:t>:</w:t>
      </w:r>
    </w:p>
    <w:p w14:paraId="414EC134" w14:textId="77777777" w:rsidR="005130CA" w:rsidRPr="005130CA" w:rsidRDefault="005130CA" w:rsidP="005130CA">
      <w:pPr>
        <w:ind w:left="360"/>
        <w:rPr>
          <w:rFonts w:ascii="Courier" w:hAnsi="Courier"/>
        </w:rPr>
      </w:pPr>
      <w:r w:rsidRPr="005130CA">
        <w:rPr>
          <w:rFonts w:ascii="Courier" w:hAnsi="Courier"/>
        </w:rPr>
        <w:t xml:space="preserve">  </w:t>
      </w:r>
    </w:p>
    <w:p w14:paraId="0556D118" w14:textId="567231C2" w:rsidR="005130CA" w:rsidRDefault="005130CA" w:rsidP="00D912E7">
      <w:pPr>
        <w:pStyle w:val="ListParagraph"/>
        <w:numPr>
          <w:ilvl w:val="0"/>
          <w:numId w:val="97"/>
        </w:numPr>
        <w:rPr>
          <w:rFonts w:ascii="Courier" w:hAnsi="Courier"/>
        </w:rPr>
      </w:pPr>
      <w:r w:rsidRPr="00637008">
        <w:rPr>
          <w:rFonts w:ascii="Courier" w:hAnsi="Courier"/>
        </w:rPr>
        <w:t>DO NOT TRIM LEADS</w:t>
      </w:r>
      <w:r w:rsidR="00F53E47">
        <w:rPr>
          <w:rFonts w:ascii="Courier" w:hAnsi="Courier"/>
        </w:rPr>
        <w:br/>
      </w:r>
    </w:p>
    <w:p w14:paraId="4C595BE7" w14:textId="73055DFF" w:rsidR="00F53E47" w:rsidRDefault="00F53E47" w:rsidP="00D912E7">
      <w:pPr>
        <w:pStyle w:val="ListParagraph"/>
        <w:numPr>
          <w:ilvl w:val="0"/>
          <w:numId w:val="97"/>
        </w:numPr>
        <w:rPr>
          <w:rFonts w:ascii="Courier" w:hAnsi="Courier"/>
        </w:rPr>
      </w:pPr>
      <w:r>
        <w:rPr>
          <w:rFonts w:ascii="Courier" w:hAnsi="Courier"/>
        </w:rPr>
        <w:t>Note that the resistor may have to be raised slightly to fit</w:t>
      </w:r>
      <w:r>
        <w:rPr>
          <w:rFonts w:ascii="Courier" w:hAnsi="Courier"/>
        </w:rPr>
        <w:br/>
      </w:r>
    </w:p>
    <w:p w14:paraId="75EBD2DD" w14:textId="2FF3E744" w:rsidR="00F53E47" w:rsidRPr="00637008" w:rsidRDefault="00F53E47" w:rsidP="00D912E7">
      <w:pPr>
        <w:pStyle w:val="ListParagraph"/>
        <w:numPr>
          <w:ilvl w:val="0"/>
          <w:numId w:val="97"/>
        </w:numPr>
        <w:rPr>
          <w:rFonts w:ascii="Courier" w:hAnsi="Courier"/>
        </w:rPr>
      </w:pPr>
      <w:r>
        <w:rPr>
          <w:rFonts w:ascii="Courier" w:hAnsi="Courier"/>
        </w:rPr>
        <w:t>Leads are thick so they take a longer time to heat up enough to melt solder</w:t>
      </w:r>
    </w:p>
    <w:p w14:paraId="6EA03A17" w14:textId="77777777" w:rsidR="005130CA" w:rsidRPr="005130CA" w:rsidRDefault="005130CA" w:rsidP="00637008">
      <w:pPr>
        <w:ind w:left="360" w:firstLine="720"/>
        <w:rPr>
          <w:rFonts w:ascii="Courier" w:hAnsi="Courier"/>
        </w:rPr>
      </w:pPr>
    </w:p>
    <w:p w14:paraId="13E18349" w14:textId="77777777" w:rsidR="005130CA" w:rsidRPr="00637008" w:rsidRDefault="005130CA" w:rsidP="00D912E7">
      <w:pPr>
        <w:pStyle w:val="ListParagraph"/>
        <w:numPr>
          <w:ilvl w:val="0"/>
          <w:numId w:val="97"/>
        </w:numPr>
        <w:rPr>
          <w:rFonts w:ascii="Courier" w:hAnsi="Courier"/>
        </w:rPr>
      </w:pPr>
      <w:r w:rsidRPr="00637008">
        <w:rPr>
          <w:rFonts w:ascii="Courier" w:hAnsi="Courier"/>
        </w:rPr>
        <w:t>Solder to holes 6H and 6C with leads straight through holes</w:t>
      </w:r>
      <w:r w:rsidR="00637008" w:rsidRPr="00637008">
        <w:rPr>
          <w:rFonts w:ascii="Courier" w:hAnsi="Courier"/>
        </w:rPr>
        <w:t xml:space="preserve"> </w:t>
      </w:r>
      <w:r w:rsidRPr="00637008">
        <w:rPr>
          <w:rFonts w:ascii="Courier" w:hAnsi="Courier"/>
        </w:rPr>
        <w:t>(i.e. not bent)                                            ________</w:t>
      </w:r>
    </w:p>
    <w:p w14:paraId="4D7655F8" w14:textId="77777777" w:rsidR="005130CA" w:rsidRDefault="005130CA" w:rsidP="005130CA">
      <w:pPr>
        <w:ind w:left="360"/>
        <w:rPr>
          <w:rFonts w:ascii="Courier" w:hAnsi="Courier"/>
        </w:rPr>
      </w:pPr>
    </w:p>
    <w:p w14:paraId="73DDAF32" w14:textId="31008F35" w:rsidR="00C83733" w:rsidRPr="005130CA" w:rsidRDefault="00C83733" w:rsidP="00C83733">
      <w:pPr>
        <w:pStyle w:val="Heading1"/>
      </w:pPr>
      <w:bookmarkStart w:id="432" w:name="_Toc373513875"/>
      <w:r>
        <w:t>Step 18: Shunt resistor</w:t>
      </w:r>
      <w:bookmarkEnd w:id="432"/>
      <w:r>
        <w:br/>
      </w:r>
    </w:p>
    <w:p w14:paraId="4FCCEBC0" w14:textId="77777777" w:rsidR="005130CA" w:rsidRPr="00C83733" w:rsidRDefault="005130CA" w:rsidP="00D912E7">
      <w:pPr>
        <w:pStyle w:val="ListParagraph"/>
        <w:numPr>
          <w:ilvl w:val="0"/>
          <w:numId w:val="98"/>
        </w:numPr>
        <w:rPr>
          <w:rFonts w:ascii="Courier" w:hAnsi="Courier"/>
          <w:b/>
          <w:sz w:val="28"/>
          <w:szCs w:val="28"/>
          <w:u w:val="single"/>
        </w:rPr>
      </w:pPr>
      <w:r w:rsidRPr="00C83733">
        <w:rPr>
          <w:rFonts w:ascii="Courier" w:hAnsi="Courier"/>
          <w:b/>
          <w:sz w:val="28"/>
          <w:szCs w:val="28"/>
          <w:u w:val="single"/>
        </w:rPr>
        <w:t>Solder .005 ohm shunt resistor to *BACK* of Perma-Proto (2 joints):</w:t>
      </w:r>
    </w:p>
    <w:p w14:paraId="037D0ABB" w14:textId="77777777" w:rsidR="005130CA" w:rsidRPr="005130CA" w:rsidRDefault="005130CA" w:rsidP="005130CA">
      <w:pPr>
        <w:ind w:left="360"/>
        <w:rPr>
          <w:rFonts w:ascii="Courier" w:hAnsi="Courier"/>
        </w:rPr>
      </w:pPr>
      <w:r w:rsidRPr="005130CA">
        <w:rPr>
          <w:rFonts w:ascii="Courier" w:hAnsi="Courier"/>
        </w:rPr>
        <w:t xml:space="preserve"> </w:t>
      </w:r>
    </w:p>
    <w:p w14:paraId="6F116393"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Bend leads at right angle so resistor is CENTERED between bends</w:t>
      </w:r>
      <w:r w:rsidR="00637008" w:rsidRPr="00637008">
        <w:rPr>
          <w:rFonts w:ascii="Courier" w:hAnsi="Courier"/>
        </w:rPr>
        <w:t xml:space="preserve"> </w:t>
      </w:r>
      <w:r w:rsidRPr="00637008">
        <w:rPr>
          <w:rFonts w:ascii="Courier" w:hAnsi="Courier"/>
        </w:rPr>
        <w:t>and the lead ends are 27.5mm apart                         ________</w:t>
      </w:r>
    </w:p>
    <w:p w14:paraId="0925EEB9" w14:textId="77777777" w:rsidR="005130CA" w:rsidRPr="005130CA" w:rsidRDefault="005130CA" w:rsidP="00637008">
      <w:pPr>
        <w:ind w:firstLine="720"/>
        <w:rPr>
          <w:rFonts w:ascii="Courier" w:hAnsi="Courier"/>
        </w:rPr>
      </w:pPr>
    </w:p>
    <w:p w14:paraId="0F43ED7A"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Insert shunt resistor leads into the following holes FROM THE</w:t>
      </w:r>
      <w:r w:rsidR="00637008" w:rsidRPr="00637008">
        <w:rPr>
          <w:rFonts w:ascii="Courier" w:hAnsi="Courier"/>
        </w:rPr>
        <w:t xml:space="preserve"> </w:t>
      </w:r>
      <w:r w:rsidRPr="00637008">
        <w:rPr>
          <w:rFonts w:ascii="Courier" w:hAnsi="Courier"/>
        </w:rPr>
        <w:t>BACK of the Perma-Proto:</w:t>
      </w:r>
    </w:p>
    <w:p w14:paraId="3BFA12A0" w14:textId="77777777" w:rsidR="005130CA" w:rsidRPr="005130CA" w:rsidRDefault="005130CA" w:rsidP="005130CA">
      <w:pPr>
        <w:ind w:left="360"/>
        <w:rPr>
          <w:rFonts w:ascii="Courier" w:hAnsi="Courier"/>
        </w:rPr>
      </w:pPr>
    </w:p>
    <w:p w14:paraId="03A94B89" w14:textId="77777777" w:rsidR="005130CA" w:rsidRPr="00637008" w:rsidRDefault="005130CA" w:rsidP="00D912E7">
      <w:pPr>
        <w:pStyle w:val="ListParagraph"/>
        <w:numPr>
          <w:ilvl w:val="0"/>
          <w:numId w:val="100"/>
        </w:numPr>
        <w:rPr>
          <w:rFonts w:ascii="Courier" w:hAnsi="Courier"/>
        </w:rPr>
      </w:pPr>
      <w:r w:rsidRPr="00637008">
        <w:rPr>
          <w:rFonts w:ascii="Courier" w:hAnsi="Courier"/>
        </w:rPr>
        <w:t>4E - lower ground rail (blue stripe), hole 13             ________</w:t>
      </w:r>
    </w:p>
    <w:p w14:paraId="10C37E38" w14:textId="77777777" w:rsidR="005130CA" w:rsidRPr="005130CA" w:rsidRDefault="005130CA" w:rsidP="005130CA">
      <w:pPr>
        <w:ind w:left="360"/>
        <w:rPr>
          <w:rFonts w:ascii="Courier" w:hAnsi="Courier"/>
        </w:rPr>
      </w:pPr>
      <w:r w:rsidRPr="005130CA">
        <w:rPr>
          <w:rFonts w:ascii="Courier" w:hAnsi="Courier"/>
        </w:rPr>
        <w:t xml:space="preserve">     </w:t>
      </w:r>
    </w:p>
    <w:p w14:paraId="36CDEDB5" w14:textId="5C2D06E0" w:rsidR="005130CA" w:rsidRPr="00637008" w:rsidRDefault="005130CA" w:rsidP="00D912E7">
      <w:pPr>
        <w:pStyle w:val="ListParagraph"/>
        <w:numPr>
          <w:ilvl w:val="0"/>
          <w:numId w:val="101"/>
        </w:numPr>
        <w:ind w:left="720"/>
        <w:rPr>
          <w:rFonts w:ascii="Courier" w:hAnsi="Courier"/>
        </w:rPr>
      </w:pPr>
      <w:r w:rsidRPr="00637008">
        <w:rPr>
          <w:rFonts w:ascii="Courier" w:hAnsi="Courier"/>
        </w:rPr>
        <w:t>Tap</w:t>
      </w:r>
      <w:r w:rsidR="00FF0833">
        <w:rPr>
          <w:rFonts w:ascii="Courier" w:hAnsi="Courier"/>
        </w:rPr>
        <w:t>e down on back to hold in place  ______</w:t>
      </w:r>
    </w:p>
    <w:p w14:paraId="1524F78C" w14:textId="77777777" w:rsidR="005130CA" w:rsidRPr="005130CA" w:rsidRDefault="005130CA" w:rsidP="00637008">
      <w:pPr>
        <w:ind w:firstLine="720"/>
        <w:rPr>
          <w:rFonts w:ascii="Courier" w:hAnsi="Courier"/>
        </w:rPr>
      </w:pPr>
    </w:p>
    <w:p w14:paraId="46397194" w14:textId="052451F4" w:rsidR="005130CA" w:rsidRPr="00637008" w:rsidRDefault="005130CA" w:rsidP="00D912E7">
      <w:pPr>
        <w:pStyle w:val="ListParagraph"/>
        <w:numPr>
          <w:ilvl w:val="0"/>
          <w:numId w:val="101"/>
        </w:numPr>
        <w:ind w:left="720"/>
        <w:rPr>
          <w:rFonts w:ascii="Courier" w:hAnsi="Courier"/>
        </w:rPr>
      </w:pPr>
      <w:r w:rsidRPr="00637008">
        <w:rPr>
          <w:rFonts w:ascii="Courier" w:hAnsi="Courier"/>
        </w:rPr>
        <w:t>Flip board face-up and hold with vise or 3rd hand tool and</w:t>
      </w:r>
      <w:r w:rsidR="00637008" w:rsidRPr="00637008">
        <w:rPr>
          <w:rFonts w:ascii="Courier" w:hAnsi="Courier"/>
        </w:rPr>
        <w:t xml:space="preserve"> </w:t>
      </w:r>
      <w:r w:rsidRPr="00637008">
        <w:rPr>
          <w:rFonts w:ascii="Courier" w:hAnsi="Courier"/>
        </w:rPr>
        <w:t>solder both joints</w:t>
      </w:r>
      <w:r w:rsidR="00F53E47">
        <w:rPr>
          <w:rFonts w:ascii="Courier" w:hAnsi="Courier"/>
        </w:rPr>
        <w:t xml:space="preserve"> (long heavy leads will take </w:t>
      </w:r>
      <w:r w:rsidR="00F53E47">
        <w:rPr>
          <w:rFonts w:ascii="Courier" w:hAnsi="Courier"/>
        </w:rPr>
        <w:lastRenderedPageBreak/>
        <w:t>time to heat)</w:t>
      </w:r>
      <w:r w:rsidRPr="00637008">
        <w:rPr>
          <w:rFonts w:ascii="Courier" w:hAnsi="Courier"/>
        </w:rPr>
        <w:t xml:space="preserve">                                         ________</w:t>
      </w:r>
    </w:p>
    <w:p w14:paraId="24C70BB1" w14:textId="77777777" w:rsidR="005130CA" w:rsidRPr="005130CA" w:rsidRDefault="005130CA" w:rsidP="00637008">
      <w:pPr>
        <w:ind w:firstLine="720"/>
        <w:rPr>
          <w:rFonts w:ascii="Courier" w:hAnsi="Courier"/>
        </w:rPr>
      </w:pPr>
    </w:p>
    <w:p w14:paraId="03183F60" w14:textId="2A2D5527" w:rsidR="005130CA" w:rsidRPr="00637008" w:rsidRDefault="005130CA" w:rsidP="00D912E7">
      <w:pPr>
        <w:pStyle w:val="ListParagraph"/>
        <w:numPr>
          <w:ilvl w:val="0"/>
          <w:numId w:val="101"/>
        </w:numPr>
        <w:ind w:left="720"/>
        <w:rPr>
          <w:rFonts w:ascii="Courier" w:hAnsi="Courier"/>
        </w:rPr>
      </w:pPr>
      <w:r w:rsidRPr="00637008">
        <w:rPr>
          <w:rFonts w:ascii="Courier" w:hAnsi="Courier"/>
        </w:rPr>
        <w:t>Inspect with magnifying glass to make sure joints are good</w:t>
      </w:r>
      <w:r w:rsidR="00637008" w:rsidRPr="00637008">
        <w:rPr>
          <w:rFonts w:ascii="Courier" w:hAnsi="Courier"/>
        </w:rPr>
        <w:t xml:space="preserve">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5443F095" w14:textId="77777777" w:rsidR="005130CA" w:rsidRPr="005130CA" w:rsidRDefault="005130CA" w:rsidP="00637008">
      <w:pPr>
        <w:ind w:firstLine="1000"/>
        <w:rPr>
          <w:rFonts w:ascii="Courier" w:hAnsi="Courier"/>
        </w:rPr>
      </w:pPr>
    </w:p>
    <w:p w14:paraId="4D717280" w14:textId="5FC8C1A7" w:rsidR="005130CA" w:rsidRPr="00637008" w:rsidRDefault="005130CA" w:rsidP="00D912E7">
      <w:pPr>
        <w:pStyle w:val="ListParagraph"/>
        <w:numPr>
          <w:ilvl w:val="0"/>
          <w:numId w:val="101"/>
        </w:numPr>
        <w:ind w:left="720"/>
        <w:rPr>
          <w:rFonts w:ascii="Courier" w:hAnsi="Courier"/>
        </w:rPr>
      </w:pPr>
      <w:r w:rsidRPr="00637008">
        <w:rPr>
          <w:rFonts w:ascii="Courier" w:hAnsi="Courier"/>
        </w:rPr>
        <w:t xml:space="preserve">Trim both leads </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7D82A8BC" w14:textId="77777777" w:rsidR="00C83733" w:rsidRDefault="00C83733" w:rsidP="005130CA">
      <w:pPr>
        <w:ind w:left="360"/>
        <w:rPr>
          <w:rFonts w:ascii="Courier" w:hAnsi="Courier"/>
        </w:rPr>
      </w:pPr>
    </w:p>
    <w:p w14:paraId="14427856" w14:textId="6F57A2F3" w:rsidR="005130CA" w:rsidRPr="005130CA" w:rsidRDefault="00C83733" w:rsidP="00C83733">
      <w:pPr>
        <w:pStyle w:val="Heading1"/>
      </w:pPr>
      <w:bookmarkStart w:id="433" w:name="_Toc373513876"/>
      <w:r>
        <w:t>Step 19: Prepare load circuit zip cord</w:t>
      </w:r>
      <w:bookmarkEnd w:id="433"/>
      <w:r w:rsidR="005130CA" w:rsidRPr="005130CA">
        <w:t xml:space="preserve">  </w:t>
      </w:r>
      <w:r>
        <w:br/>
      </w:r>
      <w:r w:rsidR="005130CA" w:rsidRPr="005130CA">
        <w:t xml:space="preserve">     </w:t>
      </w:r>
    </w:p>
    <w:p w14:paraId="550F3AEE" w14:textId="1DE473F2" w:rsidR="005130CA" w:rsidRPr="00C83733" w:rsidRDefault="005130CA" w:rsidP="00D912E7">
      <w:pPr>
        <w:pStyle w:val="ListParagraph"/>
        <w:numPr>
          <w:ilvl w:val="0"/>
          <w:numId w:val="102"/>
        </w:numPr>
        <w:rPr>
          <w:rFonts w:ascii="Courier" w:hAnsi="Courier"/>
          <w:b/>
          <w:sz w:val="28"/>
          <w:szCs w:val="28"/>
          <w:u w:val="single"/>
        </w:rPr>
      </w:pPr>
      <w:r w:rsidRPr="00C83733">
        <w:rPr>
          <w:rFonts w:ascii="Courier" w:hAnsi="Courier"/>
          <w:b/>
          <w:sz w:val="28"/>
          <w:szCs w:val="28"/>
          <w:u w:val="single"/>
        </w:rPr>
        <w:t>Prepare load circuit zip cord</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7E5B7F84"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heavier speaker wire.  AWG 18 solid core is fine too.</w:t>
      </w:r>
    </w:p>
    <w:p w14:paraId="1737F63F" w14:textId="77777777" w:rsidR="005130CA" w:rsidRPr="005130CA" w:rsidRDefault="005130CA" w:rsidP="00637008">
      <w:pPr>
        <w:ind w:firstLine="720"/>
        <w:rPr>
          <w:rFonts w:ascii="Courier" w:hAnsi="Courier"/>
        </w:rPr>
      </w:pPr>
    </w:p>
    <w:p w14:paraId="58EE9C23"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"A": PV- binding post to lower ground rail and shunt</w:t>
      </w:r>
    </w:p>
    <w:p w14:paraId="54E8CEF8" w14:textId="77777777" w:rsidR="005130CA" w:rsidRPr="005130CA" w:rsidRDefault="005130CA" w:rsidP="005130CA">
      <w:pPr>
        <w:ind w:left="360"/>
        <w:rPr>
          <w:rFonts w:ascii="Courier" w:hAnsi="Courier"/>
        </w:rPr>
      </w:pPr>
      <w:r w:rsidRPr="005130CA">
        <w:rPr>
          <w:rFonts w:ascii="Courier" w:hAnsi="Courier"/>
        </w:rPr>
        <w:t xml:space="preserve">     </w:t>
      </w:r>
    </w:p>
    <w:p w14:paraId="0258DB49" w14:textId="3B1FF9EE" w:rsidR="005130CA" w:rsidRPr="00637008" w:rsidRDefault="006C03F0" w:rsidP="00D912E7">
      <w:pPr>
        <w:pStyle w:val="ListParagraph"/>
        <w:numPr>
          <w:ilvl w:val="0"/>
          <w:numId w:val="104"/>
        </w:numPr>
        <w:rPr>
          <w:rFonts w:ascii="Courier" w:hAnsi="Courier"/>
        </w:rPr>
      </w:pPr>
      <w:r>
        <w:rPr>
          <w:rFonts w:ascii="Courier" w:hAnsi="Courier"/>
        </w:rPr>
        <w:t>Cut to length: 9</w:t>
      </w:r>
      <w:r w:rsidR="005130CA" w:rsidRPr="00637008">
        <w:rPr>
          <w:rFonts w:ascii="Courier" w:hAnsi="Courier"/>
        </w:rPr>
        <w:t>cm                                       ________</w:t>
      </w:r>
    </w:p>
    <w:p w14:paraId="25E1352C" w14:textId="77777777" w:rsidR="005130CA" w:rsidRPr="005130CA" w:rsidRDefault="005130CA" w:rsidP="00637008">
      <w:pPr>
        <w:ind w:left="360" w:firstLine="1000"/>
        <w:rPr>
          <w:rFonts w:ascii="Courier" w:hAnsi="Courier"/>
        </w:rPr>
      </w:pPr>
    </w:p>
    <w:p w14:paraId="4BC18E8F" w14:textId="77777777" w:rsidR="005130CA" w:rsidRPr="00637008" w:rsidRDefault="005130CA" w:rsidP="00D912E7">
      <w:pPr>
        <w:pStyle w:val="ListParagraph"/>
        <w:numPr>
          <w:ilvl w:val="0"/>
          <w:numId w:val="104"/>
        </w:numPr>
        <w:rPr>
          <w:rFonts w:ascii="Courier" w:hAnsi="Courier"/>
        </w:rPr>
      </w:pPr>
      <w:r w:rsidRPr="00637008">
        <w:rPr>
          <w:rFonts w:ascii="Courier" w:hAnsi="Courier"/>
        </w:rPr>
        <w:t>Strip 1cm on each end and twist strands                  ________</w:t>
      </w:r>
    </w:p>
    <w:p w14:paraId="5B86EFEB" w14:textId="77777777" w:rsidR="005130CA" w:rsidRPr="005130CA" w:rsidRDefault="005130CA" w:rsidP="00637008">
      <w:pPr>
        <w:ind w:left="360" w:firstLine="1000"/>
        <w:rPr>
          <w:rFonts w:ascii="Courier" w:hAnsi="Courier"/>
        </w:rPr>
      </w:pPr>
    </w:p>
    <w:p w14:paraId="62AF00C2" w14:textId="1D132B13" w:rsidR="005130CA" w:rsidRDefault="005130CA" w:rsidP="00D912E7">
      <w:pPr>
        <w:pStyle w:val="ListParagraph"/>
        <w:numPr>
          <w:ilvl w:val="0"/>
          <w:numId w:val="104"/>
        </w:numPr>
        <w:rPr>
          <w:rFonts w:ascii="Courier" w:hAnsi="Courier"/>
        </w:rPr>
      </w:pPr>
      <w:r w:rsidRPr="00637008">
        <w:rPr>
          <w:rFonts w:ascii="Courier" w:hAnsi="Courier"/>
        </w:rPr>
        <w:t xml:space="preserve">Crimp cable ring connector on one end </w:t>
      </w:r>
      <w:r w:rsidR="00E20844">
        <w:rPr>
          <w:rFonts w:ascii="Courier" w:hAnsi="Courier"/>
        </w:rPr>
        <w:t>using pliers (or vise / ViseGrips / crimping tool)</w:t>
      </w:r>
      <w:r w:rsidRPr="00637008">
        <w:rPr>
          <w:rFonts w:ascii="Courier" w:hAnsi="Courier"/>
        </w:rPr>
        <w:t xml:space="preserve">                                                  ________</w:t>
      </w:r>
    </w:p>
    <w:p w14:paraId="0A850291" w14:textId="77777777" w:rsidR="0042105C" w:rsidRPr="0042105C" w:rsidRDefault="0042105C" w:rsidP="0042105C">
      <w:pPr>
        <w:rPr>
          <w:rFonts w:ascii="Courier" w:hAnsi="Courier"/>
        </w:rPr>
      </w:pPr>
    </w:p>
    <w:p w14:paraId="0FD5720C" w14:textId="07E3270F" w:rsidR="0042105C" w:rsidRPr="00637008" w:rsidRDefault="00B82E34" w:rsidP="00D912E7">
      <w:pPr>
        <w:pStyle w:val="ListParagraph"/>
        <w:numPr>
          <w:ilvl w:val="0"/>
          <w:numId w:val="104"/>
        </w:numPr>
        <w:rPr>
          <w:rFonts w:ascii="Courier" w:hAnsi="Courier"/>
        </w:rPr>
      </w:pPr>
      <w:r>
        <w:rPr>
          <w:rFonts w:ascii="Courier" w:hAnsi="Courier"/>
        </w:rPr>
        <w:t>Heat crimp with the soldering iron and flow solder into strands</w:t>
      </w:r>
      <w:r>
        <w:rPr>
          <w:rFonts w:ascii="Courier" w:hAnsi="Courier"/>
        </w:rPr>
        <w:br/>
        <w:t>________</w:t>
      </w:r>
    </w:p>
    <w:p w14:paraId="6EBCEC03" w14:textId="77777777" w:rsidR="005130CA" w:rsidRPr="005130CA" w:rsidRDefault="005130CA" w:rsidP="00637008">
      <w:pPr>
        <w:ind w:left="360" w:firstLine="1000"/>
        <w:rPr>
          <w:rFonts w:ascii="Courier" w:hAnsi="Courier"/>
        </w:rPr>
      </w:pPr>
    </w:p>
    <w:p w14:paraId="60B7319D" w14:textId="305E11A3" w:rsidR="005130CA" w:rsidRPr="00637008" w:rsidRDefault="005130CA" w:rsidP="00D912E7">
      <w:pPr>
        <w:pStyle w:val="ListParagraph"/>
        <w:numPr>
          <w:ilvl w:val="0"/>
          <w:numId w:val="104"/>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6EF73E0E" w14:textId="77777777" w:rsidR="005130CA" w:rsidRPr="005130CA" w:rsidRDefault="005130CA" w:rsidP="005130CA">
      <w:pPr>
        <w:ind w:left="360"/>
        <w:rPr>
          <w:rFonts w:ascii="Courier" w:hAnsi="Courier"/>
        </w:rPr>
      </w:pPr>
      <w:r w:rsidRPr="005130CA">
        <w:rPr>
          <w:rFonts w:ascii="Courier" w:hAnsi="Courier"/>
        </w:rPr>
        <w:t xml:space="preserve">       </w:t>
      </w:r>
    </w:p>
    <w:p w14:paraId="1E14A01D" w14:textId="2EBF05A2" w:rsidR="005130CA" w:rsidRPr="00637008" w:rsidRDefault="005130CA" w:rsidP="00D912E7">
      <w:pPr>
        <w:pStyle w:val="ListParagraph"/>
        <w:numPr>
          <w:ilvl w:val="0"/>
          <w:numId w:val="105"/>
        </w:numPr>
        <w:rPr>
          <w:rFonts w:ascii="Courier" w:hAnsi="Courier"/>
        </w:rPr>
      </w:pPr>
      <w:r w:rsidRPr="00637008">
        <w:rPr>
          <w:rFonts w:ascii="Courier" w:hAnsi="Courier"/>
        </w:rPr>
        <w:t xml:space="preserve">"B": PV+ binding post to relay </w:t>
      </w:r>
      <w:r w:rsidR="009270F5">
        <w:rPr>
          <w:rFonts w:ascii="Courier" w:hAnsi="Courier"/>
        </w:rPr>
        <w:t xml:space="preserve">module </w:t>
      </w:r>
      <w:r w:rsidRPr="00637008">
        <w:rPr>
          <w:rFonts w:ascii="Courier" w:hAnsi="Courier"/>
        </w:rPr>
        <w:t>NO terminal</w:t>
      </w:r>
    </w:p>
    <w:p w14:paraId="184F4A49" w14:textId="77777777" w:rsidR="005130CA" w:rsidRPr="005130CA" w:rsidRDefault="005130CA" w:rsidP="005130CA">
      <w:pPr>
        <w:ind w:left="360"/>
        <w:rPr>
          <w:rFonts w:ascii="Courier" w:hAnsi="Courier"/>
        </w:rPr>
      </w:pPr>
      <w:r w:rsidRPr="005130CA">
        <w:rPr>
          <w:rFonts w:ascii="Courier" w:hAnsi="Courier"/>
        </w:rPr>
        <w:t xml:space="preserve">     </w:t>
      </w:r>
    </w:p>
    <w:p w14:paraId="34E18C84" w14:textId="77777777" w:rsidR="005130CA" w:rsidRPr="00637008" w:rsidRDefault="005130CA" w:rsidP="00D912E7">
      <w:pPr>
        <w:pStyle w:val="ListParagraph"/>
        <w:numPr>
          <w:ilvl w:val="0"/>
          <w:numId w:val="106"/>
        </w:numPr>
        <w:rPr>
          <w:rFonts w:ascii="Courier" w:hAnsi="Courier"/>
        </w:rPr>
      </w:pPr>
      <w:r w:rsidRPr="00637008">
        <w:rPr>
          <w:rFonts w:ascii="Courier" w:hAnsi="Courier"/>
        </w:rPr>
        <w:t>Cut to length: 9cm                                       ________</w:t>
      </w:r>
    </w:p>
    <w:p w14:paraId="4BD86E0F" w14:textId="77777777" w:rsidR="005130CA" w:rsidRPr="005130CA" w:rsidRDefault="005130CA" w:rsidP="00637008">
      <w:pPr>
        <w:ind w:left="360" w:firstLine="1160"/>
        <w:rPr>
          <w:rFonts w:ascii="Courier" w:hAnsi="Courier"/>
        </w:rPr>
      </w:pPr>
    </w:p>
    <w:p w14:paraId="49030193" w14:textId="257CD383" w:rsidR="005130CA" w:rsidRPr="00637008" w:rsidRDefault="005130CA" w:rsidP="00D912E7">
      <w:pPr>
        <w:pStyle w:val="ListParagraph"/>
        <w:numPr>
          <w:ilvl w:val="0"/>
          <w:numId w:val="106"/>
        </w:numPr>
        <w:rPr>
          <w:rFonts w:ascii="Courier" w:hAnsi="Courier"/>
        </w:rPr>
      </w:pPr>
      <w:r w:rsidRPr="00637008">
        <w:rPr>
          <w:rFonts w:ascii="Courier" w:hAnsi="Courier"/>
        </w:rPr>
        <w:t>Strip 1cm on each end and twist strands</w:t>
      </w:r>
      <w:r w:rsidR="00992517">
        <w:rPr>
          <w:rFonts w:ascii="Courier" w:hAnsi="Courier"/>
        </w:rPr>
        <w:br/>
        <w:t>________</w:t>
      </w:r>
    </w:p>
    <w:p w14:paraId="13605339" w14:textId="77777777" w:rsidR="005130CA" w:rsidRPr="005130CA" w:rsidRDefault="005130CA" w:rsidP="00637008">
      <w:pPr>
        <w:ind w:left="360" w:firstLine="1000"/>
        <w:rPr>
          <w:rFonts w:ascii="Courier" w:hAnsi="Courier"/>
        </w:rPr>
      </w:pPr>
    </w:p>
    <w:p w14:paraId="71657DFB" w14:textId="00A6C04D" w:rsidR="005130CA" w:rsidRDefault="00E20844" w:rsidP="00D912E7">
      <w:pPr>
        <w:pStyle w:val="ListParagraph"/>
        <w:numPr>
          <w:ilvl w:val="0"/>
          <w:numId w:val="106"/>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005130CA" w:rsidRPr="00637008">
        <w:rPr>
          <w:rFonts w:ascii="Courier" w:hAnsi="Courier"/>
        </w:rPr>
        <w:t xml:space="preserve">                                                  ________</w:t>
      </w:r>
    </w:p>
    <w:p w14:paraId="1B892EE4" w14:textId="77777777" w:rsidR="00B82E34" w:rsidRPr="00B82E34" w:rsidRDefault="00B82E34" w:rsidP="00B82E34">
      <w:pPr>
        <w:rPr>
          <w:rFonts w:ascii="Courier" w:hAnsi="Courier"/>
        </w:rPr>
      </w:pPr>
    </w:p>
    <w:p w14:paraId="23D773FB" w14:textId="008A44A6" w:rsidR="00B82E34" w:rsidRPr="00B82E34" w:rsidRDefault="00B82E34" w:rsidP="00B82E34">
      <w:pPr>
        <w:pStyle w:val="ListParagraph"/>
        <w:numPr>
          <w:ilvl w:val="0"/>
          <w:numId w:val="106"/>
        </w:numPr>
        <w:rPr>
          <w:rFonts w:ascii="Courier" w:hAnsi="Courier"/>
        </w:rPr>
      </w:pPr>
      <w:r>
        <w:rPr>
          <w:rFonts w:ascii="Courier" w:hAnsi="Courier"/>
        </w:rPr>
        <w:t>Heat crimp with the soldering iron and flow solder into strands</w:t>
      </w:r>
      <w:r>
        <w:rPr>
          <w:rFonts w:ascii="Courier" w:hAnsi="Courier"/>
        </w:rPr>
        <w:br/>
        <w:t>________</w:t>
      </w:r>
    </w:p>
    <w:p w14:paraId="5D9F02F0" w14:textId="77777777" w:rsidR="005130CA" w:rsidRPr="005130CA" w:rsidRDefault="005130CA" w:rsidP="00637008">
      <w:pPr>
        <w:ind w:left="360" w:firstLine="1000"/>
        <w:rPr>
          <w:rFonts w:ascii="Courier" w:hAnsi="Courier"/>
        </w:rPr>
      </w:pPr>
    </w:p>
    <w:p w14:paraId="38409BA9" w14:textId="53785305" w:rsidR="005130CA" w:rsidRPr="00637008" w:rsidRDefault="005130CA" w:rsidP="00D912E7">
      <w:pPr>
        <w:pStyle w:val="ListParagraph"/>
        <w:numPr>
          <w:ilvl w:val="0"/>
          <w:numId w:val="106"/>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21A08082" w14:textId="77777777" w:rsidR="005130CA" w:rsidRPr="005130CA" w:rsidRDefault="005130CA" w:rsidP="005130CA">
      <w:pPr>
        <w:ind w:left="360"/>
        <w:rPr>
          <w:rFonts w:ascii="Courier" w:hAnsi="Courier"/>
        </w:rPr>
      </w:pPr>
      <w:r w:rsidRPr="005130CA">
        <w:rPr>
          <w:rFonts w:ascii="Courier" w:hAnsi="Courier"/>
        </w:rPr>
        <w:t xml:space="preserve">         </w:t>
      </w:r>
    </w:p>
    <w:p w14:paraId="256EB419" w14:textId="7147D66A" w:rsidR="005130CA" w:rsidRPr="00637008" w:rsidRDefault="005130CA" w:rsidP="00D912E7">
      <w:pPr>
        <w:pStyle w:val="ListParagraph"/>
        <w:numPr>
          <w:ilvl w:val="0"/>
          <w:numId w:val="107"/>
        </w:numPr>
        <w:rPr>
          <w:rFonts w:ascii="Courier" w:hAnsi="Courier"/>
        </w:rPr>
      </w:pPr>
      <w:r w:rsidRPr="00637008">
        <w:rPr>
          <w:rFonts w:ascii="Courier" w:hAnsi="Courier"/>
        </w:rPr>
        <w:t xml:space="preserve">"C": Load capacitors (+) side to relay </w:t>
      </w:r>
      <w:r w:rsidR="009270F5">
        <w:rPr>
          <w:rFonts w:ascii="Courier" w:hAnsi="Courier"/>
        </w:rPr>
        <w:t xml:space="preserve">module </w:t>
      </w:r>
      <w:r w:rsidRPr="00637008">
        <w:rPr>
          <w:rFonts w:ascii="Courier" w:hAnsi="Courier"/>
        </w:rPr>
        <w:t>C terminal</w:t>
      </w:r>
    </w:p>
    <w:p w14:paraId="22FFF7C1" w14:textId="77777777" w:rsidR="005130CA" w:rsidRPr="005130CA" w:rsidRDefault="005130CA" w:rsidP="005130CA">
      <w:pPr>
        <w:ind w:left="360"/>
        <w:rPr>
          <w:rFonts w:ascii="Courier" w:hAnsi="Courier"/>
        </w:rPr>
      </w:pPr>
      <w:r w:rsidRPr="005130CA">
        <w:rPr>
          <w:rFonts w:ascii="Courier" w:hAnsi="Courier"/>
        </w:rPr>
        <w:t xml:space="preserve">     </w:t>
      </w:r>
    </w:p>
    <w:p w14:paraId="50D06454" w14:textId="77777777" w:rsidR="005130CA" w:rsidRPr="00637008" w:rsidRDefault="005130CA" w:rsidP="00D912E7">
      <w:pPr>
        <w:pStyle w:val="ListParagraph"/>
        <w:numPr>
          <w:ilvl w:val="0"/>
          <w:numId w:val="108"/>
        </w:numPr>
        <w:rPr>
          <w:rFonts w:ascii="Courier" w:hAnsi="Courier"/>
        </w:rPr>
      </w:pPr>
      <w:r w:rsidRPr="00637008">
        <w:rPr>
          <w:rFonts w:ascii="Courier" w:hAnsi="Courier"/>
        </w:rPr>
        <w:t>Cut to length: 11cm                                      ________</w:t>
      </w:r>
    </w:p>
    <w:p w14:paraId="65A5D3B7" w14:textId="77777777" w:rsidR="005130CA" w:rsidRPr="005130CA" w:rsidRDefault="005130CA" w:rsidP="00637008">
      <w:pPr>
        <w:ind w:left="360" w:firstLine="1000"/>
        <w:rPr>
          <w:rFonts w:ascii="Courier" w:hAnsi="Courier"/>
        </w:rPr>
      </w:pPr>
    </w:p>
    <w:p w14:paraId="25B7EE38" w14:textId="77777777" w:rsidR="005130CA" w:rsidRPr="00637008" w:rsidRDefault="005130CA" w:rsidP="00D912E7">
      <w:pPr>
        <w:pStyle w:val="ListParagraph"/>
        <w:numPr>
          <w:ilvl w:val="0"/>
          <w:numId w:val="108"/>
        </w:numPr>
        <w:rPr>
          <w:rFonts w:ascii="Courier" w:hAnsi="Courier"/>
        </w:rPr>
      </w:pPr>
      <w:r w:rsidRPr="00637008">
        <w:rPr>
          <w:rFonts w:ascii="Courier" w:hAnsi="Courier"/>
        </w:rPr>
        <w:t>Strip 1cm on each end and twist strands                  ________</w:t>
      </w:r>
    </w:p>
    <w:p w14:paraId="1C3AB2E9" w14:textId="77777777" w:rsidR="005130CA" w:rsidRPr="005130CA" w:rsidRDefault="005130CA" w:rsidP="00637008">
      <w:pPr>
        <w:ind w:left="360" w:firstLine="1000"/>
        <w:rPr>
          <w:rFonts w:ascii="Courier" w:hAnsi="Courier"/>
        </w:rPr>
      </w:pPr>
    </w:p>
    <w:p w14:paraId="12EE62F3" w14:textId="6EE46C26" w:rsidR="005130CA" w:rsidRPr="00637008" w:rsidRDefault="00B82E34" w:rsidP="00D912E7">
      <w:pPr>
        <w:pStyle w:val="ListParagraph"/>
        <w:numPr>
          <w:ilvl w:val="0"/>
          <w:numId w:val="108"/>
        </w:numPr>
        <w:rPr>
          <w:rFonts w:ascii="Courier" w:hAnsi="Courier"/>
        </w:rPr>
      </w:pPr>
      <w:r>
        <w:rPr>
          <w:rFonts w:ascii="Courier" w:hAnsi="Courier"/>
        </w:rPr>
        <w:t>Heat the strands of both</w:t>
      </w:r>
      <w:r w:rsidR="005130CA" w:rsidRPr="00637008">
        <w:rPr>
          <w:rFonts w:ascii="Courier" w:hAnsi="Courier"/>
        </w:rPr>
        <w:t xml:space="preserve"> end</w:t>
      </w:r>
      <w:r>
        <w:rPr>
          <w:rFonts w:ascii="Courier" w:hAnsi="Courier"/>
        </w:rPr>
        <w:t>s</w:t>
      </w:r>
      <w:r w:rsidR="005130CA" w:rsidRPr="00637008">
        <w:rPr>
          <w:rFonts w:ascii="Courier" w:hAnsi="Courier"/>
        </w:rPr>
        <w:t xml:space="preserve"> and flow solder into the</w:t>
      </w:r>
      <w:r w:rsidR="00637008" w:rsidRPr="00637008">
        <w:rPr>
          <w:rFonts w:ascii="Courier" w:hAnsi="Courier"/>
        </w:rPr>
        <w:t xml:space="preserve"> </w:t>
      </w:r>
      <w:r>
        <w:rPr>
          <w:rFonts w:ascii="Courier" w:hAnsi="Courier"/>
        </w:rPr>
        <w:t>strands (i.e. "tin" them</w:t>
      </w:r>
      <w:r w:rsidR="005130CA" w:rsidRPr="00637008">
        <w:rPr>
          <w:rFonts w:ascii="Courier" w:hAnsi="Courier"/>
        </w:rPr>
        <w:t>)                                  ________</w:t>
      </w:r>
    </w:p>
    <w:p w14:paraId="10134828" w14:textId="77777777" w:rsidR="00C83733" w:rsidRDefault="00C83733" w:rsidP="005130CA">
      <w:pPr>
        <w:ind w:left="360"/>
        <w:rPr>
          <w:rFonts w:ascii="Courier" w:hAnsi="Courier"/>
        </w:rPr>
      </w:pPr>
    </w:p>
    <w:p w14:paraId="5E56B0A2" w14:textId="48C36517" w:rsidR="005130CA" w:rsidRPr="005130CA" w:rsidRDefault="00C83733" w:rsidP="00C83733">
      <w:pPr>
        <w:pStyle w:val="Heading1"/>
      </w:pPr>
      <w:bookmarkStart w:id="434" w:name="_Toc373513877"/>
      <w:r>
        <w:t>Step 20: Load capacitor (+) leads</w:t>
      </w:r>
      <w:bookmarkEnd w:id="434"/>
      <w:r>
        <w:br/>
      </w:r>
      <w:r w:rsidR="005130CA" w:rsidRPr="005130CA">
        <w:t xml:space="preserve">         </w:t>
      </w:r>
    </w:p>
    <w:p w14:paraId="3EC32512" w14:textId="6040CC40" w:rsidR="005130CA" w:rsidRPr="00C83733" w:rsidRDefault="005130CA" w:rsidP="00D912E7">
      <w:pPr>
        <w:pStyle w:val="ListParagraph"/>
        <w:numPr>
          <w:ilvl w:val="0"/>
          <w:numId w:val="109"/>
        </w:numPr>
        <w:rPr>
          <w:rFonts w:ascii="Courier" w:hAnsi="Courier"/>
          <w:b/>
          <w:sz w:val="28"/>
          <w:szCs w:val="28"/>
          <w:u w:val="single"/>
        </w:rPr>
      </w:pPr>
      <w:r w:rsidRPr="00C83733">
        <w:rPr>
          <w:rFonts w:ascii="Courier" w:hAnsi="Courier"/>
          <w:b/>
          <w:sz w:val="28"/>
          <w:szCs w:val="28"/>
          <w:u w:val="single"/>
        </w:rPr>
        <w:t>Solder (+) load capacitor leads to each other and to zip cord "C"(1 large joint)</w:t>
      </w:r>
      <w:r w:rsidR="00E74B79" w:rsidRPr="00C83733">
        <w:rPr>
          <w:rFonts w:ascii="Courier" w:hAnsi="Courier"/>
          <w:b/>
          <w:sz w:val="28"/>
          <w:szCs w:val="28"/>
          <w:u w:val="single"/>
        </w:rPr>
        <w:t>:</w:t>
      </w:r>
    </w:p>
    <w:p w14:paraId="5F7204CB" w14:textId="77777777" w:rsidR="005130CA" w:rsidRPr="005130CA" w:rsidRDefault="005130CA" w:rsidP="005130CA">
      <w:pPr>
        <w:ind w:left="360"/>
        <w:rPr>
          <w:rFonts w:ascii="Courier" w:hAnsi="Courier"/>
        </w:rPr>
      </w:pPr>
      <w:r w:rsidRPr="005130CA">
        <w:rPr>
          <w:rFonts w:ascii="Courier" w:hAnsi="Courier"/>
        </w:rPr>
        <w:t xml:space="preserve">  </w:t>
      </w:r>
    </w:p>
    <w:p w14:paraId="342ED71C"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DON'T COVER UP MOUNTING HOLE!</w:t>
      </w:r>
    </w:p>
    <w:p w14:paraId="03FF0E37" w14:textId="77777777" w:rsidR="005130CA" w:rsidRPr="005130CA" w:rsidRDefault="005130CA" w:rsidP="00637008">
      <w:pPr>
        <w:ind w:firstLine="720"/>
        <w:rPr>
          <w:rFonts w:ascii="Courier" w:hAnsi="Courier"/>
        </w:rPr>
      </w:pPr>
    </w:p>
    <w:p w14:paraId="6AD0FA91"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Leave enough room for standoff, but don't put standoff in hole</w:t>
      </w:r>
      <w:r w:rsidR="00637008" w:rsidRPr="00637008">
        <w:rPr>
          <w:rFonts w:ascii="Courier" w:hAnsi="Courier"/>
        </w:rPr>
        <w:t xml:space="preserve"> </w:t>
      </w:r>
      <w:r w:rsidRPr="00637008">
        <w:rPr>
          <w:rFonts w:ascii="Courier" w:hAnsi="Courier"/>
        </w:rPr>
        <w:t>when soldering; it will suck heat and wires won't get hot enough</w:t>
      </w:r>
      <w:r w:rsidR="00637008" w:rsidRPr="00637008">
        <w:rPr>
          <w:rFonts w:ascii="Courier" w:hAnsi="Courier"/>
        </w:rPr>
        <w:t xml:space="preserve"> </w:t>
      </w:r>
      <w:r w:rsidRPr="00637008">
        <w:rPr>
          <w:rFonts w:ascii="Courier" w:hAnsi="Courier"/>
        </w:rPr>
        <w:t>to flow solder</w:t>
      </w:r>
    </w:p>
    <w:p w14:paraId="2444A5D4" w14:textId="77777777" w:rsidR="005130CA" w:rsidRPr="005130CA" w:rsidRDefault="005130CA" w:rsidP="00671490">
      <w:pPr>
        <w:rPr>
          <w:rFonts w:ascii="Courier" w:hAnsi="Courier"/>
        </w:rPr>
      </w:pPr>
    </w:p>
    <w:p w14:paraId="789A7866" w14:textId="6F33677A" w:rsidR="005130CA" w:rsidRPr="00637008" w:rsidRDefault="005130CA" w:rsidP="00D912E7">
      <w:pPr>
        <w:pStyle w:val="ListParagraph"/>
        <w:numPr>
          <w:ilvl w:val="0"/>
          <w:numId w:val="110"/>
        </w:numPr>
        <w:ind w:left="720"/>
        <w:rPr>
          <w:rFonts w:ascii="Courier" w:hAnsi="Courier"/>
        </w:rPr>
      </w:pPr>
      <w:r w:rsidRPr="00637008">
        <w:rPr>
          <w:rFonts w:ascii="Courier" w:hAnsi="Courier"/>
        </w:rPr>
        <w:t>Bend lead from hole 1A so it lies flat and in the correct</w:t>
      </w:r>
      <w:r w:rsidR="00637008" w:rsidRPr="00637008">
        <w:rPr>
          <w:rFonts w:ascii="Courier" w:hAnsi="Courier"/>
        </w:rPr>
        <w:t xml:space="preserve"> </w:t>
      </w:r>
      <w:r w:rsidRPr="00637008">
        <w:rPr>
          <w:rFonts w:ascii="Courier" w:hAnsi="Courier"/>
        </w:rPr>
        <w:t>direction and contacts lead from hole 1J</w:t>
      </w:r>
      <w:r w:rsidR="00B82E34">
        <w:rPr>
          <w:rFonts w:ascii="Courier" w:hAnsi="Courier"/>
        </w:rPr>
        <w:t>. See photo.</w:t>
      </w:r>
      <w:r w:rsidR="00B82E34">
        <w:rPr>
          <w:rFonts w:ascii="Courier" w:hAnsi="Courier"/>
        </w:rPr>
        <w:br/>
      </w:r>
      <w:r w:rsidRPr="00637008">
        <w:rPr>
          <w:rFonts w:ascii="Courier" w:hAnsi="Courier"/>
        </w:rPr>
        <w:t>________</w:t>
      </w:r>
    </w:p>
    <w:p w14:paraId="5909DEB5" w14:textId="77777777" w:rsidR="005130CA" w:rsidRPr="005130CA" w:rsidRDefault="005130CA" w:rsidP="00637008">
      <w:pPr>
        <w:ind w:firstLine="720"/>
        <w:rPr>
          <w:rFonts w:ascii="Courier" w:hAnsi="Courier"/>
        </w:rPr>
      </w:pPr>
    </w:p>
    <w:p w14:paraId="6AB1B71E"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leads to their holes (1J and 1A)                    ________</w:t>
      </w:r>
    </w:p>
    <w:p w14:paraId="3ECAF348" w14:textId="77777777" w:rsidR="005130CA" w:rsidRPr="005130CA" w:rsidRDefault="005130CA" w:rsidP="00637008">
      <w:pPr>
        <w:ind w:firstLine="720"/>
        <w:rPr>
          <w:rFonts w:ascii="Courier" w:hAnsi="Courier"/>
        </w:rPr>
      </w:pPr>
    </w:p>
    <w:p w14:paraId="0AE3F4E4"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lastRenderedPageBreak/>
        <w:t>Solder capacitor leads to each other                       ________</w:t>
      </w:r>
    </w:p>
    <w:p w14:paraId="6636793C" w14:textId="77777777" w:rsidR="005130CA" w:rsidRPr="005130CA" w:rsidRDefault="005130CA" w:rsidP="00637008">
      <w:pPr>
        <w:ind w:firstLine="1000"/>
        <w:rPr>
          <w:rFonts w:ascii="Courier" w:hAnsi="Courier"/>
        </w:rPr>
      </w:pPr>
    </w:p>
    <w:p w14:paraId="52D5EBA8" w14:textId="081D961D" w:rsidR="005130CA" w:rsidRPr="00637008" w:rsidRDefault="005130CA" w:rsidP="00D912E7">
      <w:pPr>
        <w:pStyle w:val="ListParagraph"/>
        <w:numPr>
          <w:ilvl w:val="0"/>
          <w:numId w:val="110"/>
        </w:numPr>
        <w:ind w:left="720"/>
        <w:rPr>
          <w:rFonts w:ascii="Courier" w:hAnsi="Courier"/>
        </w:rPr>
      </w:pPr>
      <w:r w:rsidRPr="00637008">
        <w:rPr>
          <w:rFonts w:ascii="Courier" w:hAnsi="Courier"/>
        </w:rPr>
        <w:t xml:space="preserve">Tack on zip cord </w:t>
      </w:r>
      <w:r w:rsidR="00B3429E">
        <w:rPr>
          <w:rFonts w:ascii="Courier" w:hAnsi="Courier"/>
        </w:rPr>
        <w:t xml:space="preserve">“C” </w:t>
      </w:r>
      <w:r w:rsidRPr="00637008">
        <w:rPr>
          <w:rFonts w:ascii="Courier" w:hAnsi="Courier"/>
        </w:rPr>
        <w:t>so it extends toward the top of the board,</w:t>
      </w:r>
      <w:r w:rsidR="00637008" w:rsidRPr="00637008">
        <w:rPr>
          <w:rFonts w:ascii="Courier" w:hAnsi="Courier"/>
        </w:rPr>
        <w:t xml:space="preserve"> </w:t>
      </w:r>
      <w:r w:rsidRPr="00637008">
        <w:rPr>
          <w:rFonts w:ascii="Courier" w:hAnsi="Courier"/>
        </w:rPr>
        <w:t>parallel to the end. Heat up tinned end of wire and capacitor</w:t>
      </w:r>
      <w:r w:rsidR="00637008" w:rsidRPr="00637008">
        <w:rPr>
          <w:rFonts w:ascii="Courier" w:hAnsi="Courier"/>
        </w:rPr>
        <w:t xml:space="preserve"> </w:t>
      </w:r>
      <w:r w:rsidRPr="00637008">
        <w:rPr>
          <w:rFonts w:ascii="Courier" w:hAnsi="Courier"/>
        </w:rPr>
        <w:t>leads enough to completely reflow the solder (add more solder if</w:t>
      </w:r>
      <w:r w:rsidR="00637008" w:rsidRPr="00637008">
        <w:rPr>
          <w:rFonts w:ascii="Courier" w:hAnsi="Courier"/>
        </w:rPr>
        <w:t xml:space="preserve"> </w:t>
      </w:r>
      <w:r w:rsidRPr="00637008">
        <w:rPr>
          <w:rFonts w:ascii="Courier" w:hAnsi="Courier"/>
        </w:rPr>
        <w:t>needed).</w:t>
      </w:r>
      <w:r w:rsidR="00B82E34">
        <w:rPr>
          <w:rFonts w:ascii="Courier" w:hAnsi="Courier"/>
        </w:rPr>
        <w:t xml:space="preserve"> See photo.</w:t>
      </w:r>
      <w:r w:rsidRPr="00637008">
        <w:rPr>
          <w:rFonts w:ascii="Courier" w:hAnsi="Courier"/>
        </w:rPr>
        <w:t xml:space="preserve">                                                   ________</w:t>
      </w:r>
    </w:p>
    <w:p w14:paraId="73BE6558" w14:textId="77777777" w:rsidR="005130CA" w:rsidRPr="005130CA" w:rsidRDefault="005130CA" w:rsidP="00637008">
      <w:pPr>
        <w:ind w:firstLine="720"/>
        <w:rPr>
          <w:rFonts w:ascii="Courier" w:hAnsi="Courier"/>
        </w:rPr>
      </w:pPr>
    </w:p>
    <w:p w14:paraId="6A42CE96"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Make sure there is no solder bridging to any of the row 4 holes</w:t>
      </w:r>
      <w:r w:rsidR="00637008" w:rsidRPr="00637008">
        <w:rPr>
          <w:rFonts w:ascii="Courier" w:hAnsi="Courier"/>
        </w:rPr>
        <w:t xml:space="preserve"> </w:t>
      </w:r>
      <w:r w:rsidRPr="00637008">
        <w:rPr>
          <w:rFonts w:ascii="Courier" w:hAnsi="Courier"/>
        </w:rPr>
        <w:t>(rows 1, 2, and 3 are ok)                                  ________</w:t>
      </w:r>
    </w:p>
    <w:p w14:paraId="0B0A03F1" w14:textId="77777777" w:rsidR="00C83733" w:rsidRDefault="00C83733" w:rsidP="005130CA">
      <w:pPr>
        <w:ind w:left="360"/>
        <w:rPr>
          <w:rFonts w:ascii="Courier" w:hAnsi="Courier"/>
        </w:rPr>
      </w:pPr>
    </w:p>
    <w:p w14:paraId="1FFC46CE" w14:textId="07A97D4C" w:rsidR="005130CA" w:rsidRPr="005130CA" w:rsidRDefault="00C83733" w:rsidP="00C83733">
      <w:pPr>
        <w:pStyle w:val="Heading1"/>
      </w:pPr>
      <w:bookmarkStart w:id="435" w:name="_Toc373513878"/>
      <w:r>
        <w:t>Step 21: Load capacitor (-) leads</w:t>
      </w:r>
      <w:bookmarkEnd w:id="435"/>
      <w:r>
        <w:br/>
      </w:r>
      <w:r w:rsidR="005130CA" w:rsidRPr="005130CA">
        <w:t xml:space="preserve">       </w:t>
      </w:r>
    </w:p>
    <w:p w14:paraId="2C351F69" w14:textId="30E89C13" w:rsidR="005130CA" w:rsidRPr="00C83733" w:rsidRDefault="005130CA" w:rsidP="00D912E7">
      <w:pPr>
        <w:pStyle w:val="ListParagraph"/>
        <w:numPr>
          <w:ilvl w:val="0"/>
          <w:numId w:val="111"/>
        </w:numPr>
        <w:rPr>
          <w:rFonts w:ascii="Courier" w:hAnsi="Courier"/>
          <w:b/>
          <w:sz w:val="28"/>
          <w:szCs w:val="28"/>
          <w:u w:val="single"/>
        </w:rPr>
      </w:pPr>
      <w:r w:rsidRPr="00C83733">
        <w:rPr>
          <w:rFonts w:ascii="Courier" w:hAnsi="Courier"/>
          <w:b/>
          <w:sz w:val="28"/>
          <w:szCs w:val="28"/>
          <w:u w:val="single"/>
        </w:rPr>
        <w:t>Solder (-) load capacitor leads to each other, shunt resistor, and</w:t>
      </w:r>
      <w:r w:rsidR="00637008" w:rsidRPr="00C83733">
        <w:rPr>
          <w:rFonts w:ascii="Courier" w:hAnsi="Courier"/>
          <w:b/>
          <w:sz w:val="28"/>
          <w:szCs w:val="28"/>
          <w:u w:val="single"/>
        </w:rPr>
        <w:t xml:space="preserve"> </w:t>
      </w:r>
      <w:r w:rsidRPr="00C83733">
        <w:rPr>
          <w:rFonts w:ascii="Courier" w:hAnsi="Courier"/>
          <w:b/>
          <w:sz w:val="28"/>
          <w:szCs w:val="28"/>
          <w:u w:val="single"/>
        </w:rPr>
        <w:t>lead of 47ohm bleed resistor Rb that comes through hole 6C</w:t>
      </w:r>
      <w:r w:rsidR="00637008" w:rsidRPr="00C83733">
        <w:rPr>
          <w:rFonts w:ascii="Courier" w:hAnsi="Courier"/>
          <w:b/>
          <w:sz w:val="28"/>
          <w:szCs w:val="28"/>
          <w:u w:val="single"/>
        </w:rPr>
        <w:t xml:space="preserve"> </w:t>
      </w:r>
      <w:r w:rsidRPr="00C83733">
        <w:rPr>
          <w:rFonts w:ascii="Courier" w:hAnsi="Courier"/>
          <w:b/>
          <w:sz w:val="28"/>
          <w:szCs w:val="28"/>
          <w:u w:val="single"/>
        </w:rPr>
        <w:t>(1 large joint)</w:t>
      </w:r>
      <w:r w:rsidR="00E74B79" w:rsidRPr="00C83733">
        <w:rPr>
          <w:rFonts w:ascii="Courier" w:hAnsi="Courier"/>
          <w:b/>
          <w:sz w:val="28"/>
          <w:szCs w:val="28"/>
          <w:u w:val="single"/>
        </w:rPr>
        <w:t>:</w:t>
      </w:r>
    </w:p>
    <w:p w14:paraId="0D02B911" w14:textId="77777777" w:rsidR="005130CA" w:rsidRPr="005130CA" w:rsidRDefault="005130CA" w:rsidP="005130CA">
      <w:pPr>
        <w:ind w:left="360"/>
        <w:rPr>
          <w:rFonts w:ascii="Courier" w:hAnsi="Courier"/>
        </w:rPr>
      </w:pPr>
      <w:r w:rsidRPr="005130CA">
        <w:rPr>
          <w:rFonts w:ascii="Courier" w:hAnsi="Courier"/>
        </w:rPr>
        <w:t xml:space="preserve">    </w:t>
      </w:r>
    </w:p>
    <w:p w14:paraId="3C828450" w14:textId="6B9E2682" w:rsidR="005130CA" w:rsidRPr="00637008" w:rsidRDefault="005130CA" w:rsidP="00D912E7">
      <w:pPr>
        <w:pStyle w:val="ListParagraph"/>
        <w:numPr>
          <w:ilvl w:val="0"/>
          <w:numId w:val="112"/>
        </w:numPr>
        <w:ind w:left="720"/>
        <w:rPr>
          <w:rFonts w:ascii="Courier" w:hAnsi="Courier"/>
        </w:rPr>
      </w:pPr>
      <w:r w:rsidRPr="00637008">
        <w:rPr>
          <w:rFonts w:ascii="Courier" w:hAnsi="Courier"/>
        </w:rPr>
        <w:t>Use needle-nosed pliers to wrap Rb lead around shunt resistor</w:t>
      </w:r>
      <w:r w:rsidR="00637008" w:rsidRPr="00637008">
        <w:rPr>
          <w:rFonts w:ascii="Courier" w:hAnsi="Courier"/>
        </w:rPr>
        <w:t xml:space="preserve"> </w:t>
      </w:r>
      <w:r w:rsidRPr="00637008">
        <w:rPr>
          <w:rFonts w:ascii="Courier" w:hAnsi="Courier"/>
        </w:rPr>
        <w:t>lead between its body and hole</w:t>
      </w:r>
      <w:r w:rsidR="00B82E34">
        <w:rPr>
          <w:rFonts w:ascii="Courier" w:hAnsi="Courier"/>
        </w:rPr>
        <w:t xml:space="preserve"> (may also need to cut off some of Rb lead)</w:t>
      </w:r>
      <w:r w:rsidRPr="00637008">
        <w:rPr>
          <w:rFonts w:ascii="Courier" w:hAnsi="Courier"/>
        </w:rPr>
        <w:t xml:space="preserve">                             ________</w:t>
      </w:r>
    </w:p>
    <w:p w14:paraId="761AC14F" w14:textId="77777777" w:rsidR="005130CA" w:rsidRPr="005130CA" w:rsidRDefault="005130CA" w:rsidP="00604B8E">
      <w:pPr>
        <w:ind w:firstLine="1000"/>
        <w:rPr>
          <w:rFonts w:ascii="Courier" w:hAnsi="Courier"/>
        </w:rPr>
      </w:pPr>
    </w:p>
    <w:p w14:paraId="757E4776" w14:textId="44F44928" w:rsidR="00671490" w:rsidRPr="00671490" w:rsidRDefault="005130CA" w:rsidP="00671490">
      <w:pPr>
        <w:pStyle w:val="ListParagraph"/>
        <w:numPr>
          <w:ilvl w:val="0"/>
          <w:numId w:val="112"/>
        </w:numPr>
        <w:ind w:left="720"/>
        <w:rPr>
          <w:rFonts w:ascii="Courier" w:hAnsi="Courier"/>
        </w:rPr>
      </w:pPr>
      <w:r w:rsidRPr="00637008">
        <w:rPr>
          <w:rFonts w:ascii="Courier" w:hAnsi="Courier"/>
        </w:rPr>
        <w:t>Bend capacitor (-) leads to contact shunt resistor lead at E4</w:t>
      </w:r>
      <w:r w:rsidR="00B82E34">
        <w:rPr>
          <w:rFonts w:ascii="Courier" w:hAnsi="Courier"/>
        </w:rPr>
        <w:t>. See photo.</w:t>
      </w:r>
      <w:r w:rsidR="00604B8E">
        <w:rPr>
          <w:rFonts w:ascii="Courier" w:hAnsi="Courier"/>
        </w:rPr>
        <w:br/>
      </w:r>
      <w:r w:rsidRPr="00604B8E">
        <w:rPr>
          <w:rFonts w:ascii="Courier" w:hAnsi="Courier"/>
        </w:rPr>
        <w:t>________</w:t>
      </w:r>
      <w:r w:rsidR="00671490">
        <w:rPr>
          <w:rFonts w:ascii="Courier" w:hAnsi="Courier"/>
        </w:rPr>
        <w:br/>
      </w:r>
    </w:p>
    <w:p w14:paraId="7B76E224" w14:textId="2061A7A3" w:rsidR="005130CA" w:rsidRPr="00604B8E" w:rsidRDefault="00671490" w:rsidP="00D912E7">
      <w:pPr>
        <w:pStyle w:val="ListParagraph"/>
        <w:numPr>
          <w:ilvl w:val="0"/>
          <w:numId w:val="112"/>
        </w:numPr>
        <w:ind w:left="720"/>
        <w:rPr>
          <w:rFonts w:ascii="Courier" w:hAnsi="Courier"/>
        </w:rPr>
      </w:pPr>
      <w:r>
        <w:rPr>
          <w:rFonts w:ascii="Courier" w:hAnsi="Courier"/>
        </w:rPr>
        <w:t>Solder leads to their holes (4J and 4</w:t>
      </w:r>
      <w:r w:rsidRPr="00637008">
        <w:rPr>
          <w:rFonts w:ascii="Courier" w:hAnsi="Courier"/>
        </w:rPr>
        <w:t>A)</w:t>
      </w:r>
      <w:r>
        <w:rPr>
          <w:rFonts w:ascii="Courier" w:hAnsi="Courier"/>
        </w:rPr>
        <w:br/>
        <w:t>________</w:t>
      </w:r>
      <w:r w:rsidR="00604B8E">
        <w:rPr>
          <w:rFonts w:ascii="Courier" w:hAnsi="Courier"/>
        </w:rPr>
        <w:br/>
      </w:r>
    </w:p>
    <w:p w14:paraId="1ACE7564" w14:textId="1BB9702D" w:rsidR="005130CA" w:rsidRDefault="005130CA" w:rsidP="00D912E7">
      <w:pPr>
        <w:pStyle w:val="ListParagraph"/>
        <w:numPr>
          <w:ilvl w:val="0"/>
          <w:numId w:val="112"/>
        </w:numPr>
        <w:ind w:left="720"/>
        <w:rPr>
          <w:rFonts w:ascii="Courier" w:hAnsi="Courier"/>
        </w:rPr>
      </w:pPr>
      <w:r w:rsidRPr="00637008">
        <w:rPr>
          <w:rFonts w:ascii="Courier" w:hAnsi="Courier"/>
        </w:rPr>
        <w:t xml:space="preserve">Solder capacitor (-) leads to </w:t>
      </w:r>
      <w:r w:rsidR="00637008" w:rsidRPr="00637008">
        <w:rPr>
          <w:rFonts w:ascii="Courier" w:hAnsi="Courier"/>
        </w:rPr>
        <w:t xml:space="preserve">each other and to shunt resistor </w:t>
      </w:r>
      <w:r w:rsidRPr="00637008">
        <w:rPr>
          <w:rFonts w:ascii="Courier" w:hAnsi="Courier"/>
        </w:rPr>
        <w:t>lead at E4, and also make sure solder flows to Rb lead that is</w:t>
      </w:r>
      <w:r w:rsidR="00637008" w:rsidRPr="00637008">
        <w:rPr>
          <w:rFonts w:ascii="Courier" w:hAnsi="Courier"/>
        </w:rPr>
        <w:t xml:space="preserve"> </w:t>
      </w:r>
      <w:r w:rsidRPr="00637008">
        <w:rPr>
          <w:rFonts w:ascii="Courier" w:hAnsi="Courier"/>
        </w:rPr>
        <w:t>wrapped around shunt resist</w:t>
      </w:r>
      <w:r w:rsidR="00637008" w:rsidRPr="00637008">
        <w:rPr>
          <w:rFonts w:ascii="Courier" w:hAnsi="Courier"/>
        </w:rPr>
        <w:t xml:space="preserve">or lead </w:t>
      </w:r>
      <w:r w:rsidRPr="00637008">
        <w:rPr>
          <w:rFonts w:ascii="Courier" w:hAnsi="Courier"/>
        </w:rPr>
        <w:t>________</w:t>
      </w:r>
      <w:r w:rsidR="00671490">
        <w:rPr>
          <w:rFonts w:ascii="Courier" w:hAnsi="Courier"/>
        </w:rPr>
        <w:br/>
      </w:r>
    </w:p>
    <w:p w14:paraId="5D68E22B" w14:textId="14AC7AE4" w:rsidR="00671490" w:rsidRPr="00637008" w:rsidRDefault="00671490" w:rsidP="00D912E7">
      <w:pPr>
        <w:pStyle w:val="ListParagraph"/>
        <w:numPr>
          <w:ilvl w:val="0"/>
          <w:numId w:val="112"/>
        </w:numPr>
        <w:ind w:left="720"/>
        <w:rPr>
          <w:rFonts w:ascii="Courier" w:hAnsi="Courier"/>
        </w:rPr>
      </w:pPr>
      <w:r>
        <w:rPr>
          <w:rFonts w:ascii="Courier" w:hAnsi="Courier"/>
        </w:rPr>
        <w:t>Trim other Rb lead</w:t>
      </w:r>
      <w:r>
        <w:rPr>
          <w:rFonts w:ascii="Courier" w:hAnsi="Courier"/>
        </w:rPr>
        <w:br/>
        <w:t>________</w:t>
      </w:r>
    </w:p>
    <w:p w14:paraId="0C386FD4" w14:textId="77777777" w:rsidR="00C83733" w:rsidRDefault="00C83733" w:rsidP="005130CA">
      <w:pPr>
        <w:ind w:left="360"/>
        <w:rPr>
          <w:rFonts w:ascii="Courier" w:hAnsi="Courier"/>
        </w:rPr>
      </w:pPr>
    </w:p>
    <w:p w14:paraId="7D7A4FF8" w14:textId="548D1821" w:rsidR="005130CA" w:rsidRPr="005130CA" w:rsidRDefault="00C83733" w:rsidP="00C83733">
      <w:pPr>
        <w:pStyle w:val="Heading1"/>
      </w:pPr>
      <w:bookmarkStart w:id="436" w:name="_Toc373513879"/>
      <w:r>
        <w:lastRenderedPageBreak/>
        <w:t>Step 22: Zip cord “A”</w:t>
      </w:r>
      <w:bookmarkEnd w:id="436"/>
      <w:r>
        <w:br/>
      </w:r>
      <w:r w:rsidR="005130CA" w:rsidRPr="005130CA">
        <w:t xml:space="preserve">       </w:t>
      </w:r>
    </w:p>
    <w:p w14:paraId="37F333E7" w14:textId="432566F4" w:rsidR="00671490" w:rsidRPr="00C83733" w:rsidRDefault="00671490"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Solder zip cord “A” to shunt/ground</w:t>
      </w:r>
      <w:r w:rsidRPr="00C83733">
        <w:rPr>
          <w:rFonts w:ascii="Courier" w:hAnsi="Courier"/>
          <w:b/>
          <w:sz w:val="28"/>
          <w:szCs w:val="28"/>
          <w:u w:val="single"/>
        </w:rPr>
        <w:br/>
      </w:r>
    </w:p>
    <w:p w14:paraId="4060A166" w14:textId="5CC284EC" w:rsidR="00671490" w:rsidRDefault="005220A6" w:rsidP="005853C9">
      <w:pPr>
        <w:pStyle w:val="ListParagraph"/>
        <w:numPr>
          <w:ilvl w:val="0"/>
          <w:numId w:val="195"/>
        </w:numPr>
        <w:rPr>
          <w:rFonts w:ascii="Courier" w:hAnsi="Courier"/>
          <w:b/>
          <w:sz w:val="28"/>
          <w:szCs w:val="28"/>
        </w:rPr>
      </w:pPr>
      <w:r>
        <w:rPr>
          <w:rFonts w:ascii="Courier" w:hAnsi="Courier"/>
        </w:rPr>
        <w:t xml:space="preserve">Tack </w:t>
      </w:r>
      <w:r w:rsidR="00671490" w:rsidRPr="00637008">
        <w:rPr>
          <w:rFonts w:ascii="Courier" w:hAnsi="Courier"/>
        </w:rPr>
        <w:t xml:space="preserve">zip cord </w:t>
      </w:r>
      <w:r>
        <w:rPr>
          <w:rFonts w:ascii="Courier" w:hAnsi="Courier"/>
        </w:rPr>
        <w:t xml:space="preserve">“A” onto the end of the shunt resistor that is connected to the lower ground rail. Orient it </w:t>
      </w:r>
      <w:r w:rsidR="00671490" w:rsidRPr="00637008">
        <w:rPr>
          <w:rFonts w:ascii="Courier" w:hAnsi="Courier"/>
        </w:rPr>
        <w:t>so it exte</w:t>
      </w:r>
      <w:r w:rsidR="00671490">
        <w:rPr>
          <w:rFonts w:ascii="Courier" w:hAnsi="Courier"/>
        </w:rPr>
        <w:t>nds toward the top of the board</w:t>
      </w:r>
      <w:r w:rsidR="00671490" w:rsidRPr="00637008">
        <w:rPr>
          <w:rFonts w:ascii="Courier" w:hAnsi="Courier"/>
        </w:rPr>
        <w:t xml:space="preserve">. Heat up tinned end of wire and </w:t>
      </w:r>
      <w:r>
        <w:rPr>
          <w:rFonts w:ascii="Courier" w:hAnsi="Courier"/>
        </w:rPr>
        <w:t>shunt lead</w:t>
      </w:r>
      <w:r w:rsidR="00671490" w:rsidRPr="00637008">
        <w:rPr>
          <w:rFonts w:ascii="Courier" w:hAnsi="Courier"/>
        </w:rPr>
        <w:t xml:space="preserve"> enough to completely reflow the solder (add more solder if needed).</w:t>
      </w:r>
      <w:r w:rsidR="00671490">
        <w:rPr>
          <w:rFonts w:ascii="Courier" w:hAnsi="Courier"/>
        </w:rPr>
        <w:t xml:space="preserve"> See photo</w:t>
      </w:r>
      <w:r>
        <w:rPr>
          <w:rFonts w:ascii="Courier" w:hAnsi="Courier"/>
        </w:rPr>
        <w:t>.</w:t>
      </w:r>
      <w:r>
        <w:rPr>
          <w:rFonts w:ascii="Courier" w:hAnsi="Courier"/>
        </w:rPr>
        <w:br/>
        <w:t>________</w:t>
      </w:r>
      <w:r w:rsidR="00671490">
        <w:rPr>
          <w:rFonts w:ascii="Courier" w:hAnsi="Courier"/>
          <w:b/>
          <w:sz w:val="28"/>
          <w:szCs w:val="28"/>
        </w:rPr>
        <w:br/>
      </w:r>
    </w:p>
    <w:p w14:paraId="43E39C41" w14:textId="1E5F0EB8" w:rsidR="00C83733" w:rsidRPr="00C83733" w:rsidRDefault="00C83733" w:rsidP="00C83733">
      <w:pPr>
        <w:pStyle w:val="Heading1"/>
      </w:pPr>
      <w:bookmarkStart w:id="437" w:name="_Toc373513880"/>
      <w:r>
        <w:t>Step 23: Test previous 8 steps</w:t>
      </w:r>
      <w:bookmarkEnd w:id="437"/>
      <w:r>
        <w:br/>
      </w:r>
    </w:p>
    <w:p w14:paraId="585AEAB5" w14:textId="0E3C3E48" w:rsidR="005130CA" w:rsidRPr="00C83733" w:rsidRDefault="005130CA"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Test bleed resistor, shunt resistor, and load capacitor soldering:</w:t>
      </w:r>
    </w:p>
    <w:p w14:paraId="32EB0748" w14:textId="77777777" w:rsidR="005130CA" w:rsidRPr="005130CA" w:rsidRDefault="005130CA" w:rsidP="005130CA">
      <w:pPr>
        <w:ind w:left="360"/>
        <w:rPr>
          <w:rFonts w:ascii="Courier" w:hAnsi="Courier"/>
        </w:rPr>
      </w:pPr>
      <w:r w:rsidRPr="005130CA">
        <w:rPr>
          <w:rFonts w:ascii="Courier" w:hAnsi="Courier"/>
        </w:rPr>
        <w:t xml:space="preserve">  </w:t>
      </w:r>
    </w:p>
    <w:p w14:paraId="7D8333B6" w14:textId="09510686" w:rsidR="005130CA" w:rsidRPr="00604B8E" w:rsidRDefault="005130CA" w:rsidP="00D912E7">
      <w:pPr>
        <w:pStyle w:val="ListParagraph"/>
        <w:numPr>
          <w:ilvl w:val="0"/>
          <w:numId w:val="114"/>
        </w:numPr>
        <w:rPr>
          <w:rFonts w:ascii="Courier" w:hAnsi="Courier"/>
        </w:rPr>
      </w:pPr>
      <w:r w:rsidRPr="00604B8E">
        <w:rPr>
          <w:rFonts w:ascii="Courier" w:hAnsi="Courier"/>
        </w:rPr>
        <w:t>Measure capacitance between Perma-Proto holes 1F and 4F</w:t>
      </w:r>
      <w:r w:rsidR="00B82E34">
        <w:rPr>
          <w:rFonts w:ascii="Courier" w:hAnsi="Courier"/>
        </w:rPr>
        <w:t>. It s</w:t>
      </w:r>
      <w:r w:rsidRPr="00604B8E">
        <w:rPr>
          <w:rFonts w:ascii="Courier" w:hAnsi="Courier"/>
        </w:rPr>
        <w:t>hould be</w:t>
      </w:r>
      <w:r w:rsidR="00604B8E" w:rsidRPr="00604B8E">
        <w:rPr>
          <w:rFonts w:ascii="Courier" w:hAnsi="Courier"/>
        </w:rPr>
        <w:t xml:space="preserve"> </w:t>
      </w:r>
      <w:r w:rsidRPr="00604B8E">
        <w:rPr>
          <w:rFonts w:ascii="Courier" w:hAnsi="Courier"/>
        </w:rPr>
        <w:t>between 1600uF and 2400uF (most likely on the smaller</w:t>
      </w:r>
      <w:r w:rsidR="00B82E34">
        <w:rPr>
          <w:rFonts w:ascii="Courier" w:hAnsi="Courier"/>
        </w:rPr>
        <w:t xml:space="preserve"> end)</w:t>
      </w:r>
      <w:r w:rsidR="00B82E34">
        <w:rPr>
          <w:rFonts w:ascii="Courier" w:hAnsi="Courier"/>
        </w:rPr>
        <w:br/>
      </w:r>
      <w:r w:rsidRPr="00604B8E">
        <w:rPr>
          <w:rFonts w:ascii="Courier" w:hAnsi="Courier"/>
        </w:rPr>
        <w:t>________</w:t>
      </w:r>
    </w:p>
    <w:p w14:paraId="2D63D62A" w14:textId="77777777" w:rsidR="005130CA" w:rsidRPr="005130CA" w:rsidRDefault="005130CA" w:rsidP="005130CA">
      <w:pPr>
        <w:ind w:left="360"/>
        <w:rPr>
          <w:rFonts w:ascii="Courier" w:hAnsi="Courier"/>
        </w:rPr>
      </w:pPr>
      <w:r w:rsidRPr="005130CA">
        <w:rPr>
          <w:rFonts w:ascii="Courier" w:hAnsi="Courier"/>
        </w:rPr>
        <w:t xml:space="preserve">       </w:t>
      </w:r>
    </w:p>
    <w:p w14:paraId="6A1BC546" w14:textId="77777777" w:rsidR="005130CA" w:rsidRPr="00604B8E" w:rsidRDefault="005130CA" w:rsidP="00D912E7">
      <w:pPr>
        <w:pStyle w:val="ListParagraph"/>
        <w:numPr>
          <w:ilvl w:val="0"/>
          <w:numId w:val="115"/>
        </w:numPr>
        <w:rPr>
          <w:rFonts w:ascii="Courier" w:hAnsi="Courier"/>
        </w:rPr>
      </w:pPr>
      <w:r w:rsidRPr="00604B8E">
        <w:rPr>
          <w:rFonts w:ascii="Courier" w:hAnsi="Courier"/>
        </w:rPr>
        <w:t>Use multimeter to measure resistance between Perma-Proto holes:</w:t>
      </w:r>
    </w:p>
    <w:p w14:paraId="466BFB3A" w14:textId="77777777" w:rsidR="005130CA" w:rsidRPr="005130CA" w:rsidRDefault="005130CA" w:rsidP="005130CA">
      <w:pPr>
        <w:ind w:left="360"/>
        <w:rPr>
          <w:rFonts w:ascii="Courier" w:hAnsi="Courier"/>
        </w:rPr>
      </w:pPr>
      <w:r w:rsidRPr="005130CA">
        <w:rPr>
          <w:rFonts w:ascii="Courier" w:hAnsi="Courier"/>
        </w:rPr>
        <w:t xml:space="preserve">  </w:t>
      </w:r>
    </w:p>
    <w:p w14:paraId="3791B005" w14:textId="0202796B" w:rsidR="005130CA" w:rsidRPr="00604B8E" w:rsidRDefault="005130CA" w:rsidP="00D912E7">
      <w:pPr>
        <w:pStyle w:val="ListParagraph"/>
        <w:numPr>
          <w:ilvl w:val="2"/>
          <w:numId w:val="116"/>
        </w:numPr>
        <w:ind w:left="1080"/>
        <w:rPr>
          <w:rFonts w:ascii="Courier" w:hAnsi="Courier"/>
        </w:rPr>
      </w:pPr>
      <w:r w:rsidRPr="00604B8E">
        <w:rPr>
          <w:rFonts w:ascii="Courier" w:hAnsi="Courier"/>
        </w:rPr>
        <w:t>Rb (47ohms): 6J - 6A</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6B1A8263" w14:textId="77777777" w:rsidR="005130CA" w:rsidRPr="005130CA" w:rsidRDefault="005130CA" w:rsidP="00604B8E">
      <w:pPr>
        <w:rPr>
          <w:rFonts w:ascii="Courier" w:hAnsi="Courier"/>
        </w:rPr>
      </w:pPr>
    </w:p>
    <w:p w14:paraId="7308F03F" w14:textId="2A76DFF7" w:rsidR="005130CA" w:rsidRPr="00604B8E" w:rsidRDefault="005130CA" w:rsidP="00D912E7">
      <w:pPr>
        <w:pStyle w:val="ListParagraph"/>
        <w:numPr>
          <w:ilvl w:val="2"/>
          <w:numId w:val="116"/>
        </w:numPr>
        <w:ind w:left="1080"/>
        <w:rPr>
          <w:rFonts w:ascii="Courier" w:hAnsi="Courier"/>
        </w:rPr>
      </w:pPr>
      <w:r w:rsidRPr="00604B8E">
        <w:rPr>
          <w:rFonts w:ascii="Courier" w:hAnsi="Courier"/>
        </w:rPr>
        <w:t>Shunt:       6A - ground rails</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38F58A76" w14:textId="77777777" w:rsidR="00604B8E" w:rsidRDefault="00604B8E" w:rsidP="00604B8E">
      <w:pPr>
        <w:rPr>
          <w:rFonts w:ascii="Courier" w:hAnsi="Courier"/>
        </w:rPr>
      </w:pPr>
    </w:p>
    <w:p w14:paraId="3ECDA829" w14:textId="14D3EF03" w:rsidR="005130CA" w:rsidRPr="005130CA" w:rsidRDefault="005130CA" w:rsidP="00604B8E">
      <w:pPr>
        <w:ind w:left="720"/>
        <w:rPr>
          <w:rFonts w:ascii="Courier" w:hAnsi="Courier"/>
        </w:rPr>
      </w:pPr>
      <w:r w:rsidRPr="005130CA">
        <w:rPr>
          <w:rFonts w:ascii="Courier" w:hAnsi="Courier"/>
        </w:rPr>
        <w:t>NOTE: Shunt is only .005 ohms, which is below the resolution of</w:t>
      </w:r>
      <w:r w:rsidR="00604B8E">
        <w:rPr>
          <w:rFonts w:ascii="Courier" w:hAnsi="Courier"/>
        </w:rPr>
        <w:t xml:space="preserve"> </w:t>
      </w:r>
      <w:r w:rsidRPr="005130CA">
        <w:rPr>
          <w:rFonts w:ascii="Courier" w:hAnsi="Courier"/>
        </w:rPr>
        <w:t>the multimeter. Measured value should be approximately</w:t>
      </w:r>
      <w:r w:rsidR="00604B8E">
        <w:rPr>
          <w:rFonts w:ascii="Courier" w:hAnsi="Courier"/>
        </w:rPr>
        <w:t xml:space="preserve"> </w:t>
      </w:r>
      <w:r w:rsidR="007370D8">
        <w:rPr>
          <w:rFonts w:ascii="Courier" w:hAnsi="Courier"/>
        </w:rPr>
        <w:t>the same as shorting the probes together</w:t>
      </w:r>
      <w:r w:rsidRPr="005130CA">
        <w:rPr>
          <w:rFonts w:ascii="Courier" w:hAnsi="Courier"/>
        </w:rPr>
        <w:t>.</w:t>
      </w:r>
    </w:p>
    <w:p w14:paraId="72B8F7D2" w14:textId="77777777" w:rsidR="005130CA" w:rsidRPr="005130CA" w:rsidRDefault="005130CA" w:rsidP="005130CA">
      <w:pPr>
        <w:ind w:left="360"/>
        <w:rPr>
          <w:rFonts w:ascii="Courier" w:hAnsi="Courier"/>
        </w:rPr>
      </w:pPr>
      <w:r w:rsidRPr="005130CA">
        <w:rPr>
          <w:rFonts w:ascii="Courier" w:hAnsi="Courier"/>
        </w:rPr>
        <w:t xml:space="preserve">     </w:t>
      </w:r>
    </w:p>
    <w:p w14:paraId="3D0825B4" w14:textId="77777777" w:rsidR="005130CA" w:rsidRPr="00604B8E" w:rsidRDefault="005130CA" w:rsidP="00D912E7">
      <w:pPr>
        <w:pStyle w:val="ListParagraph"/>
        <w:numPr>
          <w:ilvl w:val="0"/>
          <w:numId w:val="117"/>
        </w:numPr>
        <w:rPr>
          <w:rFonts w:ascii="Courier" w:hAnsi="Courier"/>
        </w:rPr>
      </w:pPr>
      <w:r w:rsidRPr="00604B8E">
        <w:rPr>
          <w:rFonts w:ascii="Courier" w:hAnsi="Courier"/>
        </w:rPr>
        <w:t>Test NON-continuity:</w:t>
      </w:r>
    </w:p>
    <w:p w14:paraId="7C9B5250" w14:textId="77777777" w:rsidR="005130CA" w:rsidRPr="005130CA" w:rsidRDefault="005130CA" w:rsidP="005130CA">
      <w:pPr>
        <w:ind w:left="360"/>
        <w:rPr>
          <w:rFonts w:ascii="Courier" w:hAnsi="Courier"/>
        </w:rPr>
      </w:pPr>
      <w:r w:rsidRPr="005130CA">
        <w:rPr>
          <w:rFonts w:ascii="Courier" w:hAnsi="Courier"/>
        </w:rPr>
        <w:t xml:space="preserve">     </w:t>
      </w:r>
    </w:p>
    <w:p w14:paraId="6DB1C4CA" w14:textId="43C710C8" w:rsidR="005130CA" w:rsidRPr="00604B8E" w:rsidRDefault="005130CA" w:rsidP="00D912E7">
      <w:pPr>
        <w:pStyle w:val="ListParagraph"/>
        <w:numPr>
          <w:ilvl w:val="0"/>
          <w:numId w:val="118"/>
        </w:numPr>
        <w:rPr>
          <w:rFonts w:ascii="Courier" w:hAnsi="Courier"/>
        </w:rPr>
      </w:pPr>
      <w:r w:rsidRPr="00604B8E">
        <w:rPr>
          <w:rFonts w:ascii="Courier" w:hAnsi="Courier"/>
        </w:rPr>
        <w:t>Capacitor (-) leads to capacitor (+) leads on back      ________</w:t>
      </w:r>
    </w:p>
    <w:p w14:paraId="57D771CB" w14:textId="77777777" w:rsidR="005130CA" w:rsidRPr="005130CA" w:rsidRDefault="005130CA" w:rsidP="005130CA">
      <w:pPr>
        <w:ind w:left="360"/>
        <w:rPr>
          <w:rFonts w:ascii="Courier" w:hAnsi="Courier"/>
        </w:rPr>
      </w:pPr>
      <w:r w:rsidRPr="005130CA">
        <w:rPr>
          <w:rFonts w:ascii="Courier" w:hAnsi="Courier"/>
        </w:rPr>
        <w:t xml:space="preserve">        </w:t>
      </w:r>
    </w:p>
    <w:p w14:paraId="7F354EAF" w14:textId="551F2399" w:rsidR="005130CA" w:rsidRPr="00604B8E" w:rsidRDefault="005130CA" w:rsidP="00D912E7">
      <w:pPr>
        <w:pStyle w:val="ListParagraph"/>
        <w:numPr>
          <w:ilvl w:val="0"/>
          <w:numId w:val="119"/>
        </w:numPr>
        <w:rPr>
          <w:rFonts w:ascii="Courier" w:hAnsi="Courier"/>
        </w:rPr>
      </w:pPr>
      <w:r w:rsidRPr="00604B8E">
        <w:rPr>
          <w:rFonts w:ascii="Courier" w:hAnsi="Courier"/>
        </w:rPr>
        <w:t>Hole 6J to ground rails                                 ________</w:t>
      </w:r>
      <w:r w:rsidR="005774B2">
        <w:rPr>
          <w:rFonts w:ascii="Courier" w:hAnsi="Courier"/>
        </w:rPr>
        <w:t xml:space="preserve">  (47Ω)</w:t>
      </w:r>
    </w:p>
    <w:p w14:paraId="3FC46011" w14:textId="77777777" w:rsidR="00C83733" w:rsidRDefault="00C83733" w:rsidP="005130CA">
      <w:pPr>
        <w:ind w:left="360"/>
        <w:rPr>
          <w:rFonts w:ascii="Courier" w:hAnsi="Courier"/>
        </w:rPr>
      </w:pPr>
    </w:p>
    <w:p w14:paraId="3B189CE4" w14:textId="2839ABA9" w:rsidR="005130CA" w:rsidRDefault="00C83733" w:rsidP="00C83733">
      <w:pPr>
        <w:pStyle w:val="Heading1"/>
      </w:pPr>
      <w:bookmarkStart w:id="438" w:name="_Toc373513881"/>
      <w:r>
        <w:lastRenderedPageBreak/>
        <w:t>Step 24: Insert ICs</w:t>
      </w:r>
      <w:bookmarkEnd w:id="438"/>
      <w:r w:rsidR="005130CA" w:rsidRPr="005130CA">
        <w:t xml:space="preserve"> </w:t>
      </w:r>
      <w:r>
        <w:br/>
      </w:r>
      <w:r w:rsidR="005130CA" w:rsidRPr="005130CA">
        <w:t xml:space="preserve">    </w:t>
      </w:r>
    </w:p>
    <w:p w14:paraId="56A3310C" w14:textId="2C1FBFCA" w:rsidR="00C83733" w:rsidRPr="00C83733" w:rsidRDefault="00C83733" w:rsidP="00C83733">
      <w:r>
        <w:rPr>
          <w:rFonts w:ascii="Courier" w:hAnsi="Courier"/>
        </w:rPr>
        <w:t>Static electricity can destroy ICs. Take off your shoes and touch something metal connected to ground before handling them, if possible.</w:t>
      </w:r>
      <w:r>
        <w:rPr>
          <w:rFonts w:ascii="Courier" w:hAnsi="Courier"/>
        </w:rPr>
        <w:br/>
      </w:r>
    </w:p>
    <w:p w14:paraId="6A7E7288" w14:textId="5440A7FE" w:rsidR="007370D8" w:rsidRPr="00C83733" w:rsidRDefault="005130CA" w:rsidP="00C83733">
      <w:pPr>
        <w:pStyle w:val="ListParagraph"/>
        <w:numPr>
          <w:ilvl w:val="0"/>
          <w:numId w:val="120"/>
        </w:numPr>
        <w:rPr>
          <w:rFonts w:ascii="Courier" w:hAnsi="Courier"/>
        </w:rPr>
      </w:pPr>
      <w:r w:rsidRPr="00E74B79">
        <w:rPr>
          <w:rFonts w:ascii="Courier" w:hAnsi="Courier"/>
          <w:b/>
          <w:sz w:val="28"/>
          <w:szCs w:val="28"/>
        </w:rPr>
        <w:t>Insert TLV2462 in left socket</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r w:rsidR="007370D8" w:rsidRPr="00C83733">
        <w:rPr>
          <w:rFonts w:ascii="Courier" w:hAnsi="Courier"/>
        </w:rPr>
        <w:br/>
        <w:t xml:space="preserve"> </w:t>
      </w:r>
    </w:p>
    <w:p w14:paraId="20B829C1" w14:textId="1BC1E2FC" w:rsidR="005130CA" w:rsidRPr="00604B8E" w:rsidRDefault="005130CA" w:rsidP="00D912E7">
      <w:pPr>
        <w:pStyle w:val="ListParagraph"/>
        <w:numPr>
          <w:ilvl w:val="0"/>
          <w:numId w:val="121"/>
        </w:numPr>
        <w:ind w:left="720"/>
        <w:rPr>
          <w:rFonts w:ascii="Courier" w:hAnsi="Courier"/>
        </w:rPr>
      </w:pPr>
      <w:r w:rsidRPr="00604B8E">
        <w:rPr>
          <w:rFonts w:ascii="Courier" w:hAnsi="Courier"/>
        </w:rPr>
        <w:t xml:space="preserve">Make sure </w:t>
      </w:r>
      <w:r w:rsidR="007370D8">
        <w:rPr>
          <w:rFonts w:ascii="Courier" w:hAnsi="Courier"/>
        </w:rPr>
        <w:t>dot</w:t>
      </w:r>
      <w:r w:rsidRPr="00604B8E">
        <w:rPr>
          <w:rFonts w:ascii="Courier" w:hAnsi="Courier"/>
        </w:rPr>
        <w:t xml:space="preserve"> is on the left end</w:t>
      </w:r>
      <w:r w:rsidR="00711212">
        <w:rPr>
          <w:rFonts w:ascii="Courier" w:hAnsi="Courier"/>
        </w:rPr>
        <w:t xml:space="preserve"> (pin 1)</w:t>
      </w:r>
    </w:p>
    <w:p w14:paraId="54269B24" w14:textId="77777777" w:rsidR="005130CA" w:rsidRPr="005130CA" w:rsidRDefault="005130CA" w:rsidP="00604B8E">
      <w:pPr>
        <w:ind w:firstLine="720"/>
        <w:rPr>
          <w:rFonts w:ascii="Courier" w:hAnsi="Courier"/>
        </w:rPr>
      </w:pPr>
    </w:p>
    <w:p w14:paraId="681A9F99" w14:textId="77777777" w:rsidR="005130CA" w:rsidRPr="00604B8E" w:rsidRDefault="005130CA" w:rsidP="00D912E7">
      <w:pPr>
        <w:pStyle w:val="ListParagraph"/>
        <w:numPr>
          <w:ilvl w:val="0"/>
          <w:numId w:val="121"/>
        </w:numPr>
        <w:ind w:left="720"/>
        <w:rPr>
          <w:rFonts w:ascii="Courier" w:hAnsi="Courier"/>
        </w:rPr>
      </w:pPr>
      <w:r w:rsidRPr="00604B8E">
        <w:rPr>
          <w:rFonts w:ascii="Courier" w:hAnsi="Courier"/>
        </w:rPr>
        <w:t>Legs may have to be bent inward slightly</w:t>
      </w:r>
    </w:p>
    <w:p w14:paraId="6069A385" w14:textId="77777777" w:rsidR="005130CA" w:rsidRPr="005130CA" w:rsidRDefault="005130CA" w:rsidP="005130CA">
      <w:pPr>
        <w:ind w:left="360"/>
        <w:rPr>
          <w:rFonts w:ascii="Courier" w:hAnsi="Courier"/>
        </w:rPr>
      </w:pPr>
      <w:r w:rsidRPr="005130CA">
        <w:rPr>
          <w:rFonts w:ascii="Courier" w:hAnsi="Courier"/>
        </w:rPr>
        <w:t xml:space="preserve">     </w:t>
      </w:r>
    </w:p>
    <w:p w14:paraId="4FB31795" w14:textId="6E493CF9" w:rsidR="005130CA" w:rsidRPr="00604B8E" w:rsidRDefault="005130CA" w:rsidP="00D912E7">
      <w:pPr>
        <w:pStyle w:val="ListParagraph"/>
        <w:numPr>
          <w:ilvl w:val="0"/>
          <w:numId w:val="122"/>
        </w:numPr>
        <w:ind w:left="360"/>
        <w:rPr>
          <w:rFonts w:ascii="Courier" w:hAnsi="Courier"/>
        </w:rPr>
      </w:pPr>
      <w:r w:rsidRPr="00E74B79">
        <w:rPr>
          <w:rFonts w:ascii="Courier" w:hAnsi="Courier"/>
          <w:b/>
          <w:sz w:val="28"/>
          <w:szCs w:val="28"/>
        </w:rPr>
        <w:t>Insert MCP3202 in right socket</w:t>
      </w:r>
      <w:r w:rsidR="00FF0833">
        <w:rPr>
          <w:rFonts w:ascii="Courier" w:hAnsi="Courier"/>
        </w:rPr>
        <w:t xml:space="preserve">  __________</w:t>
      </w:r>
      <w:r w:rsidRPr="00604B8E">
        <w:rPr>
          <w:rFonts w:ascii="Courier" w:hAnsi="Courier"/>
        </w:rPr>
        <w:t xml:space="preserve">        </w:t>
      </w:r>
      <w:r w:rsidR="00FF0833">
        <w:rPr>
          <w:rFonts w:ascii="Courier" w:hAnsi="Courier"/>
        </w:rPr>
        <w:t xml:space="preserve">                        </w:t>
      </w:r>
    </w:p>
    <w:p w14:paraId="249C890B" w14:textId="77777777" w:rsidR="005130CA" w:rsidRPr="005130CA" w:rsidRDefault="005130CA" w:rsidP="00604B8E">
      <w:pPr>
        <w:ind w:left="-360" w:firstLine="280"/>
        <w:rPr>
          <w:rFonts w:ascii="Courier" w:hAnsi="Courier"/>
        </w:rPr>
      </w:pPr>
    </w:p>
    <w:p w14:paraId="244243A3" w14:textId="6133D010" w:rsidR="005130CA" w:rsidRPr="00604B8E" w:rsidRDefault="005130CA" w:rsidP="00D912E7">
      <w:pPr>
        <w:pStyle w:val="ListParagraph"/>
        <w:numPr>
          <w:ilvl w:val="0"/>
          <w:numId w:val="123"/>
        </w:numPr>
        <w:ind w:left="720"/>
        <w:rPr>
          <w:rFonts w:ascii="Courier" w:hAnsi="Courier"/>
        </w:rPr>
      </w:pPr>
      <w:r w:rsidRPr="00604B8E">
        <w:rPr>
          <w:rFonts w:ascii="Courier" w:hAnsi="Courier"/>
        </w:rPr>
        <w:t>Make sure notch</w:t>
      </w:r>
      <w:r w:rsidR="007370D8">
        <w:rPr>
          <w:rFonts w:ascii="Courier" w:hAnsi="Courier"/>
        </w:rPr>
        <w:t xml:space="preserve"> and dot are</w:t>
      </w:r>
      <w:r w:rsidRPr="00604B8E">
        <w:rPr>
          <w:rFonts w:ascii="Courier" w:hAnsi="Courier"/>
        </w:rPr>
        <w:t xml:space="preserve"> on the left end</w:t>
      </w:r>
      <w:r w:rsidR="00711212">
        <w:rPr>
          <w:rFonts w:ascii="Courier" w:hAnsi="Courier"/>
        </w:rPr>
        <w:t xml:space="preserve"> (pin 1)</w:t>
      </w:r>
    </w:p>
    <w:p w14:paraId="1D29997C" w14:textId="77777777" w:rsidR="005130CA" w:rsidRPr="005130CA" w:rsidRDefault="005130CA" w:rsidP="00604B8E">
      <w:pPr>
        <w:ind w:firstLine="720"/>
        <w:rPr>
          <w:rFonts w:ascii="Courier" w:hAnsi="Courier"/>
        </w:rPr>
      </w:pPr>
    </w:p>
    <w:p w14:paraId="5FF1F8A5" w14:textId="77777777" w:rsidR="005130CA" w:rsidRPr="00604B8E" w:rsidRDefault="005130CA" w:rsidP="00D912E7">
      <w:pPr>
        <w:pStyle w:val="ListParagraph"/>
        <w:numPr>
          <w:ilvl w:val="0"/>
          <w:numId w:val="123"/>
        </w:numPr>
        <w:ind w:left="720"/>
        <w:rPr>
          <w:rFonts w:ascii="Courier" w:hAnsi="Courier"/>
        </w:rPr>
      </w:pPr>
      <w:r w:rsidRPr="00604B8E">
        <w:rPr>
          <w:rFonts w:ascii="Courier" w:hAnsi="Courier"/>
        </w:rPr>
        <w:t>Legs may have to be bent inward slightly</w:t>
      </w:r>
    </w:p>
    <w:p w14:paraId="4F798F6B" w14:textId="77777777" w:rsidR="00C83733" w:rsidRDefault="00C83733" w:rsidP="005130CA">
      <w:pPr>
        <w:ind w:left="360"/>
        <w:rPr>
          <w:rFonts w:ascii="Courier" w:hAnsi="Courier"/>
        </w:rPr>
      </w:pPr>
    </w:p>
    <w:p w14:paraId="60DCC089" w14:textId="284AFDC2" w:rsidR="005130CA" w:rsidRPr="005130CA" w:rsidRDefault="00C83733" w:rsidP="00C83733">
      <w:pPr>
        <w:pStyle w:val="Heading1"/>
      </w:pPr>
      <w:bookmarkStart w:id="439" w:name="_Toc373513882"/>
      <w:r>
        <w:t>Step 25: Off-Perma-Proto hookup wires</w:t>
      </w:r>
      <w:bookmarkEnd w:id="439"/>
      <w:r>
        <w:br/>
      </w:r>
      <w:r w:rsidR="005130CA" w:rsidRPr="005130CA">
        <w:t xml:space="preserve">     </w:t>
      </w:r>
    </w:p>
    <w:p w14:paraId="0FD32582" w14:textId="77777777" w:rsidR="005130CA" w:rsidRPr="00C83733" w:rsidRDefault="005130CA" w:rsidP="00D912E7">
      <w:pPr>
        <w:pStyle w:val="ListParagraph"/>
        <w:numPr>
          <w:ilvl w:val="0"/>
          <w:numId w:val="124"/>
        </w:numPr>
        <w:ind w:left="360"/>
        <w:rPr>
          <w:rFonts w:ascii="Courier" w:hAnsi="Courier"/>
          <w:b/>
          <w:sz w:val="28"/>
          <w:szCs w:val="28"/>
          <w:u w:val="single"/>
        </w:rPr>
      </w:pPr>
      <w:r w:rsidRPr="00C83733">
        <w:rPr>
          <w:rFonts w:ascii="Courier" w:hAnsi="Courier"/>
          <w:b/>
          <w:sz w:val="28"/>
          <w:szCs w:val="28"/>
          <w:u w:val="single"/>
        </w:rPr>
        <w:t>Solder off-Perma-Proto hookup wires to Perma-Proto:</w:t>
      </w:r>
    </w:p>
    <w:p w14:paraId="3252A89F" w14:textId="77777777" w:rsidR="005130CA" w:rsidRPr="005130CA" w:rsidRDefault="005130CA" w:rsidP="00604B8E">
      <w:pPr>
        <w:rPr>
          <w:rFonts w:ascii="Courier" w:hAnsi="Courier"/>
        </w:rPr>
      </w:pPr>
    </w:p>
    <w:p w14:paraId="281B9EAD" w14:textId="6296F41C" w:rsidR="005130CA" w:rsidRPr="00604B8E" w:rsidRDefault="002C0ADE" w:rsidP="00D912E7">
      <w:pPr>
        <w:pStyle w:val="ListParagraph"/>
        <w:numPr>
          <w:ilvl w:val="0"/>
          <w:numId w:val="125"/>
        </w:numPr>
        <w:rPr>
          <w:rFonts w:ascii="Courier" w:hAnsi="Courier"/>
        </w:rPr>
      </w:pPr>
      <w:r>
        <w:rPr>
          <w:rFonts w:ascii="Courier" w:hAnsi="Courier"/>
        </w:rPr>
        <w:t>Cut all wires to length</w:t>
      </w:r>
      <w:r w:rsidR="005130CA" w:rsidRPr="00604B8E">
        <w:rPr>
          <w:rFonts w:ascii="Courier" w:hAnsi="Courier"/>
        </w:rPr>
        <w:t>, with 7mm insulation stripped</w:t>
      </w:r>
      <w:r w:rsidR="00604B8E" w:rsidRPr="00604B8E">
        <w:rPr>
          <w:rFonts w:ascii="Courier" w:hAnsi="Courier"/>
        </w:rPr>
        <w:t xml:space="preserve"> </w:t>
      </w:r>
      <w:r w:rsidR="005130CA" w:rsidRPr="00604B8E">
        <w:rPr>
          <w:rFonts w:ascii="Courier" w:hAnsi="Courier"/>
        </w:rPr>
        <w:t>from each end:</w:t>
      </w:r>
    </w:p>
    <w:p w14:paraId="46A30E31" w14:textId="77777777" w:rsidR="005130CA" w:rsidRPr="005130CA" w:rsidRDefault="005130CA" w:rsidP="005130CA">
      <w:pPr>
        <w:ind w:left="360"/>
        <w:rPr>
          <w:rFonts w:ascii="Courier" w:hAnsi="Courier"/>
        </w:rPr>
      </w:pPr>
      <w:r w:rsidRPr="005130CA">
        <w:rPr>
          <w:rFonts w:ascii="Courier" w:hAnsi="Courier"/>
        </w:rPr>
        <w:t xml:space="preserve">       </w:t>
      </w:r>
    </w:p>
    <w:p w14:paraId="7864423E" w14:textId="2A381F33" w:rsidR="005130CA" w:rsidRDefault="005130CA" w:rsidP="00D912E7">
      <w:pPr>
        <w:pStyle w:val="ListParagraph"/>
        <w:numPr>
          <w:ilvl w:val="2"/>
          <w:numId w:val="126"/>
        </w:numPr>
        <w:ind w:left="1080"/>
        <w:rPr>
          <w:rFonts w:ascii="Courier" w:hAnsi="Courier"/>
        </w:rPr>
      </w:pPr>
      <w:r w:rsidRPr="00604B8E">
        <w:rPr>
          <w:rFonts w:ascii="Courier" w:hAnsi="Courier"/>
        </w:rPr>
        <w:t>BLUE</w:t>
      </w:r>
      <w:r w:rsidR="002C0ADE">
        <w:rPr>
          <w:rFonts w:ascii="Courier" w:hAnsi="Courier"/>
        </w:rPr>
        <w:t>, 8.5cm</w:t>
      </w:r>
      <w:r w:rsidRPr="00604B8E">
        <w:rPr>
          <w:rFonts w:ascii="Courier" w:hAnsi="Courier"/>
        </w:rPr>
        <w:t xml:space="preserve">    ________</w:t>
      </w:r>
      <w:r w:rsidR="002C0ADE">
        <w:rPr>
          <w:rFonts w:ascii="Courier" w:hAnsi="Courier"/>
        </w:rPr>
        <w:br/>
      </w:r>
    </w:p>
    <w:p w14:paraId="2ED7DCA3" w14:textId="4611B407" w:rsidR="002C0ADE" w:rsidRPr="00604B8E" w:rsidRDefault="002C0ADE" w:rsidP="00D912E7">
      <w:pPr>
        <w:pStyle w:val="ListParagraph"/>
        <w:numPr>
          <w:ilvl w:val="2"/>
          <w:numId w:val="126"/>
        </w:numPr>
        <w:ind w:left="1080"/>
        <w:rPr>
          <w:rFonts w:ascii="Courier" w:hAnsi="Courier"/>
        </w:rPr>
      </w:pPr>
      <w:r w:rsidRPr="00604B8E">
        <w:rPr>
          <w:rFonts w:ascii="Courier" w:hAnsi="Courier"/>
        </w:rPr>
        <w:t>BLUE</w:t>
      </w:r>
      <w:r>
        <w:rPr>
          <w:rFonts w:ascii="Courier" w:hAnsi="Courier"/>
        </w:rPr>
        <w:t>, 8.5cm</w:t>
      </w:r>
      <w:r w:rsidRPr="00604B8E">
        <w:rPr>
          <w:rFonts w:ascii="Courier" w:hAnsi="Courier"/>
        </w:rPr>
        <w:t xml:space="preserve">    ________</w:t>
      </w:r>
    </w:p>
    <w:p w14:paraId="394E3990" w14:textId="77777777" w:rsidR="005130CA" w:rsidRPr="005130CA" w:rsidRDefault="005130CA" w:rsidP="00604B8E">
      <w:pPr>
        <w:ind w:left="-1080" w:firstLine="1580"/>
        <w:rPr>
          <w:rFonts w:ascii="Courier" w:hAnsi="Courier"/>
        </w:rPr>
      </w:pPr>
    </w:p>
    <w:p w14:paraId="3A967BAF" w14:textId="551240B7" w:rsidR="002C0ADE" w:rsidRPr="002C0ADE" w:rsidRDefault="005130CA" w:rsidP="002C0ADE">
      <w:pPr>
        <w:pStyle w:val="ListParagraph"/>
        <w:numPr>
          <w:ilvl w:val="2"/>
          <w:numId w:val="126"/>
        </w:numPr>
        <w:ind w:left="1080"/>
        <w:rPr>
          <w:rFonts w:ascii="Courier" w:hAnsi="Courier"/>
        </w:rPr>
      </w:pPr>
      <w:r w:rsidRPr="00604B8E">
        <w:rPr>
          <w:rFonts w:ascii="Courier" w:hAnsi="Courier"/>
        </w:rPr>
        <w:t>YELLOW</w:t>
      </w:r>
      <w:r w:rsidR="002C0ADE">
        <w:rPr>
          <w:rFonts w:ascii="Courier" w:hAnsi="Courier"/>
        </w:rPr>
        <w:t>, 7.0cm</w:t>
      </w:r>
      <w:r w:rsidRPr="00604B8E">
        <w:rPr>
          <w:rFonts w:ascii="Courier" w:hAnsi="Courier"/>
        </w:rPr>
        <w:t xml:space="preserve">  ________</w:t>
      </w:r>
      <w:r w:rsidR="002C0ADE">
        <w:rPr>
          <w:rFonts w:ascii="Courier" w:hAnsi="Courier"/>
        </w:rPr>
        <w:br/>
      </w:r>
    </w:p>
    <w:p w14:paraId="1101AE59" w14:textId="51CA1307" w:rsidR="002C0ADE" w:rsidRPr="00604B8E" w:rsidRDefault="002C0ADE" w:rsidP="00D912E7">
      <w:pPr>
        <w:pStyle w:val="ListParagraph"/>
        <w:numPr>
          <w:ilvl w:val="2"/>
          <w:numId w:val="126"/>
        </w:numPr>
        <w:ind w:left="1080"/>
        <w:rPr>
          <w:rFonts w:ascii="Courier" w:hAnsi="Courier"/>
        </w:rPr>
      </w:pPr>
      <w:r w:rsidRPr="00604B8E">
        <w:rPr>
          <w:rFonts w:ascii="Courier" w:hAnsi="Courier"/>
        </w:rPr>
        <w:t>YELLOW</w:t>
      </w:r>
      <w:r>
        <w:rPr>
          <w:rFonts w:ascii="Courier" w:hAnsi="Courier"/>
        </w:rPr>
        <w:t>, 15.0cm</w:t>
      </w:r>
      <w:r w:rsidRPr="00604B8E">
        <w:rPr>
          <w:rFonts w:ascii="Courier" w:hAnsi="Courier"/>
        </w:rPr>
        <w:t xml:space="preserve">  ________</w:t>
      </w:r>
    </w:p>
    <w:p w14:paraId="56D5F2F2" w14:textId="77777777" w:rsidR="005130CA" w:rsidRPr="005130CA" w:rsidRDefault="005130CA" w:rsidP="00604B8E">
      <w:pPr>
        <w:ind w:left="-1080" w:firstLine="1580"/>
        <w:rPr>
          <w:rFonts w:ascii="Courier" w:hAnsi="Courier"/>
        </w:rPr>
      </w:pPr>
    </w:p>
    <w:p w14:paraId="68D608CD" w14:textId="16E758A7" w:rsidR="005130CA" w:rsidRDefault="005130CA" w:rsidP="00D912E7">
      <w:pPr>
        <w:pStyle w:val="ListParagraph"/>
        <w:numPr>
          <w:ilvl w:val="2"/>
          <w:numId w:val="126"/>
        </w:numPr>
        <w:ind w:left="1080"/>
        <w:rPr>
          <w:rFonts w:ascii="Courier" w:hAnsi="Courier"/>
        </w:rPr>
      </w:pPr>
      <w:r w:rsidRPr="00604B8E">
        <w:rPr>
          <w:rFonts w:ascii="Courier" w:hAnsi="Courier"/>
        </w:rPr>
        <w:t>GREEN</w:t>
      </w:r>
      <w:r w:rsidR="002C0ADE">
        <w:rPr>
          <w:rFonts w:ascii="Courier" w:hAnsi="Courier"/>
        </w:rPr>
        <w:t>, 7.0cm</w:t>
      </w:r>
      <w:r w:rsidRPr="00604B8E">
        <w:rPr>
          <w:rFonts w:ascii="Courier" w:hAnsi="Courier"/>
        </w:rPr>
        <w:t xml:space="preserve">   ________</w:t>
      </w:r>
    </w:p>
    <w:p w14:paraId="0155433D" w14:textId="77777777" w:rsidR="002C0ADE" w:rsidRPr="002C0ADE" w:rsidRDefault="002C0ADE" w:rsidP="002C0ADE">
      <w:pPr>
        <w:rPr>
          <w:rFonts w:ascii="Courier" w:hAnsi="Courier"/>
        </w:rPr>
      </w:pPr>
    </w:p>
    <w:p w14:paraId="4440B464" w14:textId="2E2D4808" w:rsidR="002C0ADE" w:rsidRPr="00604B8E" w:rsidRDefault="002C0ADE" w:rsidP="00D912E7">
      <w:pPr>
        <w:pStyle w:val="ListParagraph"/>
        <w:numPr>
          <w:ilvl w:val="2"/>
          <w:numId w:val="126"/>
        </w:numPr>
        <w:ind w:left="1080"/>
        <w:rPr>
          <w:rFonts w:ascii="Courier" w:hAnsi="Courier"/>
        </w:rPr>
      </w:pPr>
      <w:r>
        <w:rPr>
          <w:rFonts w:ascii="Courier" w:hAnsi="Courier"/>
        </w:rPr>
        <w:t>GREEN, 13.0cm  ________</w:t>
      </w:r>
    </w:p>
    <w:p w14:paraId="761C86F9" w14:textId="77777777" w:rsidR="005130CA" w:rsidRPr="005130CA" w:rsidRDefault="005130CA" w:rsidP="00604B8E">
      <w:pPr>
        <w:ind w:left="-1080" w:firstLine="1580"/>
        <w:rPr>
          <w:rFonts w:ascii="Courier" w:hAnsi="Courier"/>
        </w:rPr>
      </w:pPr>
    </w:p>
    <w:p w14:paraId="3F72EAE1" w14:textId="67FE8BE4" w:rsidR="005130CA" w:rsidRPr="00604B8E" w:rsidRDefault="005130CA" w:rsidP="00D912E7">
      <w:pPr>
        <w:pStyle w:val="ListParagraph"/>
        <w:numPr>
          <w:ilvl w:val="2"/>
          <w:numId w:val="126"/>
        </w:numPr>
        <w:ind w:left="1080"/>
        <w:rPr>
          <w:rFonts w:ascii="Courier" w:hAnsi="Courier"/>
        </w:rPr>
      </w:pPr>
      <w:r w:rsidRPr="00604B8E">
        <w:rPr>
          <w:rFonts w:ascii="Courier" w:hAnsi="Courier"/>
        </w:rPr>
        <w:t>WHITE</w:t>
      </w:r>
      <w:r w:rsidR="002C0ADE">
        <w:rPr>
          <w:rFonts w:ascii="Courier" w:hAnsi="Courier"/>
        </w:rPr>
        <w:t>, 7.0cm</w:t>
      </w:r>
      <w:r w:rsidRPr="00604B8E">
        <w:rPr>
          <w:rFonts w:ascii="Courier" w:hAnsi="Courier"/>
        </w:rPr>
        <w:t xml:space="preserve">   ________</w:t>
      </w:r>
    </w:p>
    <w:p w14:paraId="36A98D49" w14:textId="77777777" w:rsidR="005130CA" w:rsidRPr="005130CA" w:rsidRDefault="005130CA" w:rsidP="00604B8E">
      <w:pPr>
        <w:ind w:left="-1080" w:firstLine="1580"/>
        <w:rPr>
          <w:rFonts w:ascii="Courier" w:hAnsi="Courier"/>
        </w:rPr>
      </w:pPr>
    </w:p>
    <w:p w14:paraId="219DF14E" w14:textId="4160A55C" w:rsidR="005130CA" w:rsidRPr="00604B8E" w:rsidRDefault="005130CA" w:rsidP="00D912E7">
      <w:pPr>
        <w:pStyle w:val="ListParagraph"/>
        <w:numPr>
          <w:ilvl w:val="2"/>
          <w:numId w:val="126"/>
        </w:numPr>
        <w:ind w:left="1080"/>
        <w:rPr>
          <w:rFonts w:ascii="Courier" w:hAnsi="Courier"/>
        </w:rPr>
      </w:pPr>
      <w:r w:rsidRPr="00604B8E">
        <w:rPr>
          <w:rFonts w:ascii="Courier" w:hAnsi="Courier"/>
        </w:rPr>
        <w:t>RED</w:t>
      </w:r>
      <w:r w:rsidR="002C0ADE">
        <w:rPr>
          <w:rFonts w:ascii="Courier" w:hAnsi="Courier"/>
        </w:rPr>
        <w:t>, 11.0cm</w:t>
      </w:r>
      <w:r w:rsidRPr="00604B8E">
        <w:rPr>
          <w:rFonts w:ascii="Courier" w:hAnsi="Courier"/>
        </w:rPr>
        <w:t xml:space="preserve">     ________</w:t>
      </w:r>
    </w:p>
    <w:p w14:paraId="433EF143" w14:textId="77777777" w:rsidR="005130CA" w:rsidRPr="005130CA" w:rsidRDefault="005130CA" w:rsidP="00604B8E">
      <w:pPr>
        <w:ind w:left="-1080" w:firstLine="1580"/>
        <w:rPr>
          <w:rFonts w:ascii="Courier" w:hAnsi="Courier"/>
        </w:rPr>
      </w:pPr>
    </w:p>
    <w:p w14:paraId="60BA6C75" w14:textId="2F193D80" w:rsidR="005130CA" w:rsidRPr="00604B8E" w:rsidRDefault="005130CA" w:rsidP="00D912E7">
      <w:pPr>
        <w:pStyle w:val="ListParagraph"/>
        <w:numPr>
          <w:ilvl w:val="2"/>
          <w:numId w:val="126"/>
        </w:numPr>
        <w:ind w:left="1080"/>
        <w:rPr>
          <w:rFonts w:ascii="Courier" w:hAnsi="Courier"/>
        </w:rPr>
      </w:pPr>
      <w:r w:rsidRPr="00604B8E">
        <w:rPr>
          <w:rFonts w:ascii="Courier" w:hAnsi="Courier"/>
        </w:rPr>
        <w:t>BLACK</w:t>
      </w:r>
      <w:r w:rsidR="002C0ADE">
        <w:rPr>
          <w:rFonts w:ascii="Courier" w:hAnsi="Courier"/>
        </w:rPr>
        <w:t>, 7.0cm</w:t>
      </w:r>
      <w:r w:rsidRPr="00604B8E">
        <w:rPr>
          <w:rFonts w:ascii="Courier" w:hAnsi="Courier"/>
        </w:rPr>
        <w:t xml:space="preserve">   ________</w:t>
      </w:r>
    </w:p>
    <w:p w14:paraId="6ADFAB87" w14:textId="77777777" w:rsidR="005130CA" w:rsidRPr="005130CA" w:rsidRDefault="005130CA" w:rsidP="005130CA">
      <w:pPr>
        <w:ind w:left="360"/>
        <w:rPr>
          <w:rFonts w:ascii="Courier" w:hAnsi="Courier"/>
        </w:rPr>
      </w:pPr>
      <w:r w:rsidRPr="005130CA">
        <w:rPr>
          <w:rFonts w:ascii="Courier" w:hAnsi="Courier"/>
        </w:rPr>
        <w:t xml:space="preserve">  </w:t>
      </w:r>
    </w:p>
    <w:p w14:paraId="21C450E2" w14:textId="77777777" w:rsidR="005130CA" w:rsidRPr="00604B8E" w:rsidRDefault="005130CA" w:rsidP="00D912E7">
      <w:pPr>
        <w:pStyle w:val="ListParagraph"/>
        <w:numPr>
          <w:ilvl w:val="0"/>
          <w:numId w:val="127"/>
        </w:numPr>
        <w:rPr>
          <w:rFonts w:ascii="Courier" w:hAnsi="Courier"/>
        </w:rPr>
      </w:pPr>
      <w:r w:rsidRPr="00604B8E">
        <w:rPr>
          <w:rFonts w:ascii="Courier" w:hAnsi="Courier"/>
        </w:rPr>
        <w:lastRenderedPageBreak/>
        <w:t>Use 3rd hand tool to hold wire in hole and perpendicular to the</w:t>
      </w:r>
      <w:r w:rsidR="00604B8E" w:rsidRPr="00604B8E">
        <w:rPr>
          <w:rFonts w:ascii="Courier" w:hAnsi="Courier"/>
        </w:rPr>
        <w:t xml:space="preserve"> </w:t>
      </w:r>
      <w:r w:rsidRPr="00604B8E">
        <w:rPr>
          <w:rFonts w:ascii="Courier" w:hAnsi="Courier"/>
        </w:rPr>
        <w:t>board while soldering</w:t>
      </w:r>
    </w:p>
    <w:p w14:paraId="035FA4E1" w14:textId="77777777" w:rsidR="005130CA" w:rsidRPr="005130CA" w:rsidRDefault="005130CA" w:rsidP="005130CA">
      <w:pPr>
        <w:ind w:left="360"/>
        <w:rPr>
          <w:rFonts w:ascii="Courier" w:hAnsi="Courier"/>
        </w:rPr>
      </w:pPr>
      <w:r w:rsidRPr="005130CA">
        <w:rPr>
          <w:rFonts w:ascii="Courier" w:hAnsi="Courier"/>
        </w:rPr>
        <w:t xml:space="preserve">     </w:t>
      </w:r>
    </w:p>
    <w:p w14:paraId="0744F6C0" w14:textId="77777777" w:rsidR="005130CA" w:rsidRPr="00604B8E" w:rsidRDefault="005130CA" w:rsidP="00D912E7">
      <w:pPr>
        <w:pStyle w:val="ListParagraph"/>
        <w:numPr>
          <w:ilvl w:val="0"/>
          <w:numId w:val="128"/>
        </w:numPr>
        <w:rPr>
          <w:rFonts w:ascii="Courier" w:hAnsi="Courier"/>
        </w:rPr>
      </w:pPr>
      <w:r w:rsidRPr="00604B8E">
        <w:rPr>
          <w:rFonts w:ascii="Courier" w:hAnsi="Courier"/>
        </w:rPr>
        <w:t>Solder BLUE wires (2 joints):</w:t>
      </w:r>
    </w:p>
    <w:p w14:paraId="7BBAE143" w14:textId="77777777" w:rsidR="005130CA" w:rsidRPr="005130CA" w:rsidRDefault="005130CA" w:rsidP="005130CA">
      <w:pPr>
        <w:ind w:left="360"/>
        <w:rPr>
          <w:rFonts w:ascii="Courier" w:hAnsi="Courier"/>
        </w:rPr>
      </w:pPr>
      <w:r w:rsidRPr="005130CA">
        <w:rPr>
          <w:rFonts w:ascii="Courier" w:hAnsi="Courier"/>
        </w:rPr>
        <w:t xml:space="preserve">     </w:t>
      </w:r>
    </w:p>
    <w:p w14:paraId="4B60CC6A" w14:textId="09087E45" w:rsidR="005130CA" w:rsidRPr="00604B8E" w:rsidRDefault="005130CA" w:rsidP="00D912E7">
      <w:pPr>
        <w:pStyle w:val="ListParagraph"/>
        <w:numPr>
          <w:ilvl w:val="0"/>
          <w:numId w:val="129"/>
        </w:numPr>
        <w:rPr>
          <w:rFonts w:ascii="Courier" w:hAnsi="Courier"/>
        </w:rPr>
      </w:pPr>
      <w:r w:rsidRPr="00604B8E">
        <w:rPr>
          <w:rFonts w:ascii="Courier" w:hAnsi="Courier"/>
        </w:rPr>
        <w:t>Perma-Proto hole 13B</w:t>
      </w:r>
      <w:r w:rsidR="005853C9">
        <w:rPr>
          <w:rFonts w:ascii="Courier" w:hAnsi="Courier"/>
        </w:rPr>
        <w:t xml:space="preserve"> (8.5cm)</w:t>
      </w:r>
      <w:r w:rsidRPr="00604B8E">
        <w:rPr>
          <w:rFonts w:ascii="Courier" w:hAnsi="Courier"/>
        </w:rPr>
        <w:t xml:space="preserve"> </w:t>
      </w:r>
      <w:r w:rsidR="00FF0833">
        <w:rPr>
          <w:rFonts w:ascii="Courier" w:hAnsi="Courier"/>
        </w:rPr>
        <w:t xml:space="preserve"> ________</w:t>
      </w:r>
      <w:r w:rsidRPr="00604B8E">
        <w:rPr>
          <w:rFonts w:ascii="Courier" w:hAnsi="Courier"/>
        </w:rPr>
        <w:t xml:space="preserve">                                  </w:t>
      </w:r>
    </w:p>
    <w:p w14:paraId="5B8EC8C3" w14:textId="77777777" w:rsidR="005130CA" w:rsidRPr="005130CA" w:rsidRDefault="005130CA" w:rsidP="00604B8E">
      <w:pPr>
        <w:ind w:left="360" w:firstLine="1300"/>
        <w:rPr>
          <w:rFonts w:ascii="Courier" w:hAnsi="Courier"/>
        </w:rPr>
      </w:pPr>
    </w:p>
    <w:p w14:paraId="0FB8BAE8" w14:textId="25E0D45E" w:rsidR="005130CA" w:rsidRPr="00604B8E" w:rsidRDefault="005130CA" w:rsidP="00D912E7">
      <w:pPr>
        <w:pStyle w:val="ListParagraph"/>
        <w:numPr>
          <w:ilvl w:val="0"/>
          <w:numId w:val="129"/>
        </w:numPr>
        <w:rPr>
          <w:rFonts w:ascii="Courier" w:hAnsi="Courier"/>
        </w:rPr>
      </w:pPr>
      <w:r w:rsidRPr="00604B8E">
        <w:rPr>
          <w:rFonts w:ascii="Courier" w:hAnsi="Courier"/>
        </w:rPr>
        <w:t>Perma-Proto hole 22I</w:t>
      </w:r>
      <w:r w:rsidR="005853C9">
        <w:rPr>
          <w:rFonts w:ascii="Courier" w:hAnsi="Courier"/>
        </w:rPr>
        <w:t xml:space="preserve"> (8.5cm)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CE7167F" w14:textId="77777777" w:rsidR="005130CA" w:rsidRPr="005130CA" w:rsidRDefault="005130CA" w:rsidP="005130CA">
      <w:pPr>
        <w:ind w:left="360"/>
        <w:rPr>
          <w:rFonts w:ascii="Courier" w:hAnsi="Courier"/>
        </w:rPr>
      </w:pPr>
    </w:p>
    <w:p w14:paraId="0856D32B" w14:textId="77777777" w:rsidR="005130CA" w:rsidRPr="00604B8E" w:rsidRDefault="005130CA" w:rsidP="00D912E7">
      <w:pPr>
        <w:pStyle w:val="ListParagraph"/>
        <w:numPr>
          <w:ilvl w:val="0"/>
          <w:numId w:val="130"/>
        </w:numPr>
        <w:rPr>
          <w:rFonts w:ascii="Courier" w:hAnsi="Courier"/>
        </w:rPr>
      </w:pPr>
      <w:r w:rsidRPr="00604B8E">
        <w:rPr>
          <w:rFonts w:ascii="Courier" w:hAnsi="Courier"/>
        </w:rPr>
        <w:t>Solder YELLOW wires (2 joints):</w:t>
      </w:r>
    </w:p>
    <w:p w14:paraId="05EFC19C" w14:textId="77777777" w:rsidR="005130CA" w:rsidRPr="005130CA" w:rsidRDefault="005130CA" w:rsidP="005130CA">
      <w:pPr>
        <w:ind w:left="360"/>
        <w:rPr>
          <w:rFonts w:ascii="Courier" w:hAnsi="Courier"/>
        </w:rPr>
      </w:pPr>
      <w:r w:rsidRPr="005130CA">
        <w:rPr>
          <w:rFonts w:ascii="Courier" w:hAnsi="Courier"/>
        </w:rPr>
        <w:t xml:space="preserve">     </w:t>
      </w:r>
    </w:p>
    <w:p w14:paraId="59E33EDC" w14:textId="3D3FCF93" w:rsidR="005130CA" w:rsidRPr="00604B8E" w:rsidRDefault="005130CA" w:rsidP="00D912E7">
      <w:pPr>
        <w:pStyle w:val="ListParagraph"/>
        <w:numPr>
          <w:ilvl w:val="0"/>
          <w:numId w:val="131"/>
        </w:numPr>
        <w:rPr>
          <w:rFonts w:ascii="Courier" w:hAnsi="Courier"/>
        </w:rPr>
      </w:pPr>
      <w:r w:rsidRPr="00604B8E">
        <w:rPr>
          <w:rFonts w:ascii="Courier" w:hAnsi="Courier"/>
        </w:rPr>
        <w:t>Perma-Proto hole 14G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7DEF58CE" w14:textId="77777777" w:rsidR="005130CA" w:rsidRPr="005130CA" w:rsidRDefault="005130CA" w:rsidP="00604B8E">
      <w:pPr>
        <w:ind w:left="360" w:firstLine="1300"/>
        <w:rPr>
          <w:rFonts w:ascii="Courier" w:hAnsi="Courier"/>
        </w:rPr>
      </w:pPr>
    </w:p>
    <w:p w14:paraId="622EE3B3" w14:textId="3A08F7B4" w:rsidR="005130CA" w:rsidRPr="00604B8E" w:rsidRDefault="005130CA" w:rsidP="00D912E7">
      <w:pPr>
        <w:pStyle w:val="ListParagraph"/>
        <w:numPr>
          <w:ilvl w:val="0"/>
          <w:numId w:val="131"/>
        </w:numPr>
        <w:rPr>
          <w:rFonts w:ascii="Courier" w:hAnsi="Courier"/>
        </w:rPr>
      </w:pPr>
      <w:r w:rsidRPr="00604B8E">
        <w:rPr>
          <w:rFonts w:ascii="Courier" w:hAnsi="Courier"/>
        </w:rPr>
        <w:t>Perma-Proto hole 20C</w:t>
      </w:r>
      <w:r w:rsidR="005774B2">
        <w:rPr>
          <w:rFonts w:ascii="Courier" w:hAnsi="Courier"/>
        </w:rPr>
        <w:t xml:space="preserve"> (15</w:t>
      </w:r>
      <w:r w:rsidR="005853C9">
        <w:rPr>
          <w:rFonts w:ascii="Courier" w:hAnsi="Courier"/>
        </w:rPr>
        <w:t>.0cm)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BE23673" w14:textId="77777777" w:rsidR="005130CA" w:rsidRPr="005130CA" w:rsidRDefault="005130CA" w:rsidP="005130CA">
      <w:pPr>
        <w:ind w:left="360"/>
        <w:rPr>
          <w:rFonts w:ascii="Courier" w:hAnsi="Courier"/>
        </w:rPr>
      </w:pPr>
    </w:p>
    <w:p w14:paraId="704FAD3F" w14:textId="77777777" w:rsidR="005130CA" w:rsidRPr="00604B8E" w:rsidRDefault="005130CA" w:rsidP="00D912E7">
      <w:pPr>
        <w:pStyle w:val="ListParagraph"/>
        <w:numPr>
          <w:ilvl w:val="0"/>
          <w:numId w:val="132"/>
        </w:numPr>
        <w:rPr>
          <w:rFonts w:ascii="Courier" w:hAnsi="Courier"/>
        </w:rPr>
      </w:pPr>
      <w:r w:rsidRPr="00604B8E">
        <w:rPr>
          <w:rFonts w:ascii="Courier" w:hAnsi="Courier"/>
        </w:rPr>
        <w:t>Solder GREEN wires (2 joints):</w:t>
      </w:r>
    </w:p>
    <w:p w14:paraId="3BB63110" w14:textId="77777777" w:rsidR="005130CA" w:rsidRPr="005130CA" w:rsidRDefault="005130CA" w:rsidP="005130CA">
      <w:pPr>
        <w:ind w:left="360"/>
        <w:rPr>
          <w:rFonts w:ascii="Courier" w:hAnsi="Courier"/>
        </w:rPr>
      </w:pPr>
      <w:r w:rsidRPr="005130CA">
        <w:rPr>
          <w:rFonts w:ascii="Courier" w:hAnsi="Courier"/>
        </w:rPr>
        <w:t xml:space="preserve">     </w:t>
      </w:r>
    </w:p>
    <w:p w14:paraId="5785114C" w14:textId="4542E0A8" w:rsidR="005130CA" w:rsidRPr="00604B8E" w:rsidRDefault="005130CA" w:rsidP="00D912E7">
      <w:pPr>
        <w:pStyle w:val="ListParagraph"/>
        <w:numPr>
          <w:ilvl w:val="0"/>
          <w:numId w:val="133"/>
        </w:numPr>
        <w:rPr>
          <w:rFonts w:ascii="Courier" w:hAnsi="Courier"/>
        </w:rPr>
      </w:pPr>
      <w:r w:rsidRPr="00604B8E">
        <w:rPr>
          <w:rFonts w:ascii="Courier" w:hAnsi="Courier"/>
        </w:rPr>
        <w:t>Perma-Proto hole  6I</w:t>
      </w:r>
      <w:r w:rsidR="005853C9">
        <w:rPr>
          <w:rFonts w:ascii="Courier" w:hAnsi="Courier"/>
        </w:rPr>
        <w:t xml:space="preserve"> (13.0cm)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26F56C53" w14:textId="77777777" w:rsidR="005130CA" w:rsidRPr="005130CA" w:rsidRDefault="005130CA" w:rsidP="00604B8E">
      <w:pPr>
        <w:ind w:left="360" w:firstLine="1300"/>
        <w:rPr>
          <w:rFonts w:ascii="Courier" w:hAnsi="Courier"/>
        </w:rPr>
      </w:pPr>
    </w:p>
    <w:p w14:paraId="30496C38" w14:textId="31B16500" w:rsidR="005130CA" w:rsidRPr="00604B8E" w:rsidRDefault="005130CA" w:rsidP="00D912E7">
      <w:pPr>
        <w:pStyle w:val="ListParagraph"/>
        <w:numPr>
          <w:ilvl w:val="0"/>
          <w:numId w:val="133"/>
        </w:numPr>
        <w:rPr>
          <w:rFonts w:ascii="Courier" w:hAnsi="Courier"/>
        </w:rPr>
      </w:pPr>
      <w:r w:rsidRPr="00604B8E">
        <w:rPr>
          <w:rFonts w:ascii="Courier" w:hAnsi="Courier"/>
        </w:rPr>
        <w:t>Perma-Proto hole 15G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0BC95F70" w14:textId="77777777" w:rsidR="005130CA" w:rsidRPr="005130CA" w:rsidRDefault="005130CA" w:rsidP="005130CA">
      <w:pPr>
        <w:ind w:left="360"/>
        <w:rPr>
          <w:rFonts w:ascii="Courier" w:hAnsi="Courier"/>
        </w:rPr>
      </w:pPr>
    </w:p>
    <w:p w14:paraId="475EFCEA" w14:textId="77777777" w:rsidR="005130CA" w:rsidRPr="00604B8E" w:rsidRDefault="005130CA" w:rsidP="00D912E7">
      <w:pPr>
        <w:pStyle w:val="ListParagraph"/>
        <w:numPr>
          <w:ilvl w:val="0"/>
          <w:numId w:val="134"/>
        </w:numPr>
        <w:rPr>
          <w:rFonts w:ascii="Courier" w:hAnsi="Courier"/>
        </w:rPr>
      </w:pPr>
      <w:r w:rsidRPr="00604B8E">
        <w:rPr>
          <w:rFonts w:ascii="Courier" w:hAnsi="Courier"/>
        </w:rPr>
        <w:t>Solder WHITE wire (1 joint):</w:t>
      </w:r>
    </w:p>
    <w:p w14:paraId="221983D0" w14:textId="77777777" w:rsidR="005130CA" w:rsidRPr="005130CA" w:rsidRDefault="005130CA" w:rsidP="005130CA">
      <w:pPr>
        <w:ind w:left="360"/>
        <w:rPr>
          <w:rFonts w:ascii="Courier" w:hAnsi="Courier"/>
        </w:rPr>
      </w:pPr>
      <w:r w:rsidRPr="005130CA">
        <w:rPr>
          <w:rFonts w:ascii="Courier" w:hAnsi="Courier"/>
        </w:rPr>
        <w:t xml:space="preserve">     </w:t>
      </w:r>
    </w:p>
    <w:p w14:paraId="47E27E21" w14:textId="183E2B4B" w:rsidR="005130CA" w:rsidRPr="00604B8E" w:rsidRDefault="005130CA" w:rsidP="00D912E7">
      <w:pPr>
        <w:pStyle w:val="ListParagraph"/>
        <w:numPr>
          <w:ilvl w:val="0"/>
          <w:numId w:val="135"/>
        </w:numPr>
        <w:rPr>
          <w:rFonts w:ascii="Courier" w:hAnsi="Courier"/>
        </w:rPr>
      </w:pPr>
      <w:r w:rsidRPr="00604B8E">
        <w:rPr>
          <w:rFonts w:ascii="Courier" w:hAnsi="Courier"/>
        </w:rPr>
        <w:t>Perma-Proto hole 16G</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570DA156" w14:textId="77777777" w:rsidR="005130CA" w:rsidRPr="005130CA" w:rsidRDefault="005130CA" w:rsidP="005130CA">
      <w:pPr>
        <w:ind w:left="360"/>
        <w:rPr>
          <w:rFonts w:ascii="Courier" w:hAnsi="Courier"/>
        </w:rPr>
      </w:pPr>
    </w:p>
    <w:p w14:paraId="40F348EB" w14:textId="77777777" w:rsidR="005130CA" w:rsidRPr="00604B8E" w:rsidRDefault="005130CA" w:rsidP="00D912E7">
      <w:pPr>
        <w:pStyle w:val="ListParagraph"/>
        <w:numPr>
          <w:ilvl w:val="0"/>
          <w:numId w:val="136"/>
        </w:numPr>
        <w:rPr>
          <w:rFonts w:ascii="Courier" w:hAnsi="Courier"/>
        </w:rPr>
      </w:pPr>
      <w:r w:rsidRPr="00604B8E">
        <w:rPr>
          <w:rFonts w:ascii="Courier" w:hAnsi="Courier"/>
        </w:rPr>
        <w:t>Solder RED wire (1 joint):</w:t>
      </w:r>
    </w:p>
    <w:p w14:paraId="50412FB2" w14:textId="77777777" w:rsidR="005130CA" w:rsidRPr="005130CA" w:rsidRDefault="005130CA" w:rsidP="005130CA">
      <w:pPr>
        <w:ind w:left="360"/>
        <w:rPr>
          <w:rFonts w:ascii="Courier" w:hAnsi="Courier"/>
        </w:rPr>
      </w:pPr>
      <w:r w:rsidRPr="005130CA">
        <w:rPr>
          <w:rFonts w:ascii="Courier" w:hAnsi="Courier"/>
        </w:rPr>
        <w:t xml:space="preserve">     </w:t>
      </w:r>
    </w:p>
    <w:p w14:paraId="6FCF8EB6" w14:textId="77777777" w:rsidR="005130CA" w:rsidRPr="00604B8E" w:rsidRDefault="005130CA" w:rsidP="00D912E7">
      <w:pPr>
        <w:pStyle w:val="ListParagraph"/>
        <w:numPr>
          <w:ilvl w:val="0"/>
          <w:numId w:val="137"/>
        </w:numPr>
        <w:rPr>
          <w:rFonts w:ascii="Courier" w:hAnsi="Courier"/>
        </w:rPr>
      </w:pPr>
      <w:r w:rsidRPr="00604B8E">
        <w:rPr>
          <w:rFonts w:ascii="Courier" w:hAnsi="Courier"/>
        </w:rPr>
        <w:t>Perma-Proto upper power rail (red stripe), hole 15     ________</w:t>
      </w:r>
    </w:p>
    <w:p w14:paraId="08A2CE29" w14:textId="77777777" w:rsidR="005130CA" w:rsidRPr="005130CA" w:rsidRDefault="005130CA" w:rsidP="005130CA">
      <w:pPr>
        <w:ind w:left="360"/>
        <w:rPr>
          <w:rFonts w:ascii="Courier" w:hAnsi="Courier"/>
        </w:rPr>
      </w:pPr>
    </w:p>
    <w:p w14:paraId="68CBC00D" w14:textId="77777777" w:rsidR="005130CA" w:rsidRPr="00604B8E" w:rsidRDefault="005130CA" w:rsidP="00D912E7">
      <w:pPr>
        <w:pStyle w:val="ListParagraph"/>
        <w:numPr>
          <w:ilvl w:val="0"/>
          <w:numId w:val="138"/>
        </w:numPr>
        <w:rPr>
          <w:rFonts w:ascii="Courier" w:hAnsi="Courier"/>
        </w:rPr>
      </w:pPr>
      <w:r w:rsidRPr="00604B8E">
        <w:rPr>
          <w:rFonts w:ascii="Courier" w:hAnsi="Courier"/>
        </w:rPr>
        <w:t>Solder BLACK wire (1 joint):</w:t>
      </w:r>
    </w:p>
    <w:p w14:paraId="6B93A5A9" w14:textId="77777777" w:rsidR="005130CA" w:rsidRPr="005130CA" w:rsidRDefault="005130CA" w:rsidP="005130CA">
      <w:pPr>
        <w:ind w:left="360"/>
        <w:rPr>
          <w:rFonts w:ascii="Courier" w:hAnsi="Courier"/>
        </w:rPr>
      </w:pPr>
      <w:r w:rsidRPr="005130CA">
        <w:rPr>
          <w:rFonts w:ascii="Courier" w:hAnsi="Courier"/>
        </w:rPr>
        <w:t xml:space="preserve">     </w:t>
      </w:r>
    </w:p>
    <w:p w14:paraId="1A4736AA" w14:textId="77777777" w:rsidR="005130CA" w:rsidRPr="00604B8E" w:rsidRDefault="005130CA" w:rsidP="00D912E7">
      <w:pPr>
        <w:pStyle w:val="ListParagraph"/>
        <w:numPr>
          <w:ilvl w:val="0"/>
          <w:numId w:val="139"/>
        </w:numPr>
        <w:rPr>
          <w:rFonts w:ascii="Courier" w:hAnsi="Courier"/>
        </w:rPr>
      </w:pPr>
      <w:r w:rsidRPr="00604B8E">
        <w:rPr>
          <w:rFonts w:ascii="Courier" w:hAnsi="Courier"/>
        </w:rPr>
        <w:t>Perma-Proto lower ground rail (blue stripe), hole 15   ________</w:t>
      </w:r>
    </w:p>
    <w:p w14:paraId="3908CB62" w14:textId="77777777" w:rsidR="005130CA" w:rsidRPr="005130CA" w:rsidRDefault="005130CA" w:rsidP="005130CA">
      <w:pPr>
        <w:ind w:left="360"/>
        <w:rPr>
          <w:rFonts w:ascii="Courier" w:hAnsi="Courier"/>
        </w:rPr>
      </w:pPr>
    </w:p>
    <w:p w14:paraId="216F4E36" w14:textId="327240E4" w:rsidR="005130CA" w:rsidRPr="00604B8E" w:rsidRDefault="005130CA" w:rsidP="00D912E7">
      <w:pPr>
        <w:pStyle w:val="ListParagraph"/>
        <w:numPr>
          <w:ilvl w:val="0"/>
          <w:numId w:val="140"/>
        </w:numPr>
        <w:ind w:left="720"/>
        <w:rPr>
          <w:rFonts w:ascii="Courier" w:hAnsi="Courier"/>
        </w:rPr>
      </w:pPr>
      <w:r w:rsidRPr="00604B8E">
        <w:rPr>
          <w:rFonts w:ascii="Courier" w:hAnsi="Courier"/>
        </w:rPr>
        <w:t>Inspect with magnifying glass to make sure joints are good</w:t>
      </w:r>
      <w:r w:rsidR="00604B8E" w:rsidRPr="00604B8E">
        <w:rPr>
          <w:rFonts w:ascii="Courier" w:hAnsi="Courier"/>
        </w:rPr>
        <w:t xml:space="preserve"> </w:t>
      </w:r>
      <w:r w:rsidRPr="00604B8E">
        <w:rPr>
          <w:rFonts w:ascii="Courier" w:hAnsi="Courier"/>
        </w:rPr>
        <w:t xml:space="preserve">and there are no </w:t>
      </w:r>
      <w:r w:rsidR="00EE0200">
        <w:rPr>
          <w:rFonts w:ascii="Courier" w:hAnsi="Courier"/>
        </w:rPr>
        <w:t>solder bridges</w:t>
      </w:r>
      <w:r w:rsidRPr="00604B8E">
        <w:rPr>
          <w:rFonts w:ascii="Courier" w:hAnsi="Courier"/>
        </w:rPr>
        <w:t xml:space="preserve">                          ________</w:t>
      </w:r>
    </w:p>
    <w:p w14:paraId="46183EC4" w14:textId="77777777" w:rsidR="005130CA" w:rsidRPr="005130CA" w:rsidRDefault="005130CA" w:rsidP="00604B8E">
      <w:pPr>
        <w:ind w:firstLine="1000"/>
        <w:rPr>
          <w:rFonts w:ascii="Courier" w:hAnsi="Courier"/>
        </w:rPr>
      </w:pPr>
    </w:p>
    <w:p w14:paraId="7FB58CBB" w14:textId="77777777" w:rsidR="00E74B79" w:rsidRDefault="005130CA" w:rsidP="00D912E7">
      <w:pPr>
        <w:pStyle w:val="ListParagraph"/>
        <w:numPr>
          <w:ilvl w:val="0"/>
          <w:numId w:val="140"/>
        </w:numPr>
        <w:ind w:left="720"/>
        <w:rPr>
          <w:rFonts w:ascii="Courier" w:hAnsi="Courier"/>
        </w:rPr>
      </w:pPr>
      <w:r w:rsidRPr="00604B8E">
        <w:rPr>
          <w:rFonts w:ascii="Courier" w:hAnsi="Courier"/>
        </w:rPr>
        <w:t>Trim all 9 leads</w:t>
      </w:r>
      <w:r w:rsidR="00FF0833" w:rsidRPr="00604B8E">
        <w:rPr>
          <w:rFonts w:ascii="Courier" w:hAnsi="Courier"/>
        </w:rPr>
        <w:t xml:space="preserve"> </w:t>
      </w:r>
      <w:r w:rsidR="00FF0833">
        <w:rPr>
          <w:rFonts w:ascii="Courier" w:hAnsi="Courier"/>
        </w:rPr>
        <w:t xml:space="preserve"> ________</w:t>
      </w:r>
    </w:p>
    <w:p w14:paraId="51C87A4E" w14:textId="77777777" w:rsidR="00E74B79" w:rsidRPr="00E74B79" w:rsidRDefault="00E74B79" w:rsidP="00E74B79">
      <w:pPr>
        <w:rPr>
          <w:rFonts w:ascii="Courier" w:hAnsi="Courier"/>
        </w:rPr>
      </w:pPr>
    </w:p>
    <w:p w14:paraId="2B2CB42E" w14:textId="2181175F" w:rsidR="005130CA" w:rsidRPr="00C83733" w:rsidRDefault="00E74B79" w:rsidP="00B421DA">
      <w:pPr>
        <w:pStyle w:val="ListParagraph"/>
        <w:numPr>
          <w:ilvl w:val="0"/>
          <w:numId w:val="163"/>
        </w:numPr>
        <w:rPr>
          <w:rFonts w:ascii="Courier" w:hAnsi="Courier"/>
          <w:b/>
          <w:sz w:val="28"/>
          <w:szCs w:val="28"/>
          <w:u w:val="single"/>
        </w:rPr>
      </w:pPr>
      <w:r w:rsidRPr="00C83733">
        <w:rPr>
          <w:rFonts w:ascii="Courier" w:hAnsi="Courier"/>
          <w:b/>
          <w:sz w:val="28"/>
          <w:szCs w:val="28"/>
          <w:u w:val="single"/>
        </w:rPr>
        <w:t xml:space="preserve">Test off-Perma-Proto hookup wire soldering: </w:t>
      </w:r>
      <w:r w:rsidR="00FF0833" w:rsidRPr="00C83733">
        <w:rPr>
          <w:rFonts w:ascii="Courier" w:hAnsi="Courier"/>
          <w:b/>
          <w:sz w:val="28"/>
          <w:szCs w:val="28"/>
          <w:u w:val="single"/>
        </w:rPr>
        <w:t xml:space="preserve">                                  </w:t>
      </w:r>
      <w:r w:rsidR="005130CA" w:rsidRPr="00C83733">
        <w:rPr>
          <w:rFonts w:ascii="Courier" w:hAnsi="Courier"/>
          <w:b/>
          <w:sz w:val="28"/>
          <w:szCs w:val="28"/>
          <w:u w:val="single"/>
        </w:rPr>
        <w:t xml:space="preserve">                                           </w:t>
      </w:r>
    </w:p>
    <w:p w14:paraId="6D090D6B" w14:textId="77777777" w:rsidR="005130CA" w:rsidRPr="005130CA" w:rsidRDefault="005130CA" w:rsidP="00604B8E">
      <w:pPr>
        <w:rPr>
          <w:rFonts w:ascii="Courier" w:hAnsi="Courier"/>
        </w:rPr>
      </w:pPr>
    </w:p>
    <w:p w14:paraId="0F54B15E" w14:textId="77777777" w:rsidR="005130CA" w:rsidRPr="00604B8E" w:rsidRDefault="005130CA" w:rsidP="00B421DA">
      <w:pPr>
        <w:pStyle w:val="ListParagraph"/>
        <w:numPr>
          <w:ilvl w:val="0"/>
          <w:numId w:val="164"/>
        </w:numPr>
        <w:rPr>
          <w:rFonts w:ascii="Courier" w:hAnsi="Courier"/>
        </w:rPr>
      </w:pPr>
      <w:r w:rsidRPr="00604B8E">
        <w:rPr>
          <w:rFonts w:ascii="Courier" w:hAnsi="Courier"/>
        </w:rPr>
        <w:t>Test continuity:</w:t>
      </w:r>
    </w:p>
    <w:p w14:paraId="3F25216A" w14:textId="77777777" w:rsidR="005130CA" w:rsidRPr="005130CA" w:rsidRDefault="005130CA" w:rsidP="005130CA">
      <w:pPr>
        <w:ind w:left="360"/>
        <w:rPr>
          <w:rFonts w:ascii="Courier" w:hAnsi="Courier"/>
        </w:rPr>
      </w:pPr>
      <w:r w:rsidRPr="005130CA">
        <w:rPr>
          <w:rFonts w:ascii="Courier" w:hAnsi="Courier"/>
        </w:rPr>
        <w:t xml:space="preserve">     </w:t>
      </w:r>
    </w:p>
    <w:p w14:paraId="0E7FB72D" w14:textId="5A210A8D" w:rsidR="005130CA" w:rsidRPr="00604B8E" w:rsidRDefault="005130CA" w:rsidP="00D912E7">
      <w:pPr>
        <w:pStyle w:val="ListParagraph"/>
        <w:numPr>
          <w:ilvl w:val="0"/>
          <w:numId w:val="141"/>
        </w:numPr>
        <w:rPr>
          <w:rFonts w:ascii="Courier" w:hAnsi="Courier"/>
        </w:rPr>
      </w:pPr>
      <w:r w:rsidRPr="00604B8E">
        <w:rPr>
          <w:rFonts w:ascii="Courier" w:hAnsi="Courier"/>
        </w:rPr>
        <w:t>Lower BLUE wir</w:t>
      </w:r>
      <w:r w:rsidR="005774B2">
        <w:rPr>
          <w:rFonts w:ascii="Courier" w:hAnsi="Courier"/>
        </w:rPr>
        <w:t>e (stripped end) to MCP3202 pin 1</w:t>
      </w:r>
      <w:r w:rsidRPr="00604B8E">
        <w:rPr>
          <w:rFonts w:ascii="Courier" w:hAnsi="Courier"/>
        </w:rPr>
        <w:t xml:space="preserve">  ________</w:t>
      </w:r>
    </w:p>
    <w:p w14:paraId="54A300C1" w14:textId="77777777" w:rsidR="005130CA" w:rsidRPr="005130CA" w:rsidRDefault="005130CA" w:rsidP="00604B8E">
      <w:pPr>
        <w:ind w:left="360" w:firstLine="1160"/>
        <w:rPr>
          <w:rFonts w:ascii="Courier" w:hAnsi="Courier"/>
        </w:rPr>
      </w:pPr>
    </w:p>
    <w:p w14:paraId="0C60C9ED" w14:textId="77777777" w:rsidR="005130CA" w:rsidRPr="00604B8E" w:rsidRDefault="005130CA" w:rsidP="00D912E7">
      <w:pPr>
        <w:pStyle w:val="ListParagraph"/>
        <w:numPr>
          <w:ilvl w:val="0"/>
          <w:numId w:val="141"/>
        </w:numPr>
        <w:rPr>
          <w:rFonts w:ascii="Courier" w:hAnsi="Courier"/>
        </w:rPr>
      </w:pPr>
      <w:r w:rsidRPr="00604B8E">
        <w:rPr>
          <w:rFonts w:ascii="Courier" w:hAnsi="Courier"/>
        </w:rPr>
        <w:lastRenderedPageBreak/>
        <w:t>Upper BLUE wire (stripped end) to Perma-Proto hole 22F  ________</w:t>
      </w:r>
    </w:p>
    <w:p w14:paraId="782F4C75" w14:textId="77777777" w:rsidR="005130CA" w:rsidRPr="005130CA" w:rsidRDefault="005130CA" w:rsidP="00604B8E">
      <w:pPr>
        <w:ind w:left="360" w:firstLine="1160"/>
        <w:rPr>
          <w:rFonts w:ascii="Courier" w:hAnsi="Courier"/>
        </w:rPr>
      </w:pPr>
    </w:p>
    <w:p w14:paraId="499509A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YELLOW wire (stripped end) to Perma-Proto hole 20A  ________</w:t>
      </w:r>
    </w:p>
    <w:p w14:paraId="75A05442" w14:textId="77777777" w:rsidR="005130CA" w:rsidRPr="005130CA" w:rsidRDefault="005130CA" w:rsidP="00604B8E">
      <w:pPr>
        <w:ind w:left="360" w:firstLine="1160"/>
        <w:rPr>
          <w:rFonts w:ascii="Courier" w:hAnsi="Courier"/>
        </w:rPr>
      </w:pPr>
    </w:p>
    <w:p w14:paraId="22CD6D34" w14:textId="2366192C" w:rsidR="005130CA" w:rsidRPr="00604B8E" w:rsidRDefault="005130CA" w:rsidP="00D912E7">
      <w:pPr>
        <w:pStyle w:val="ListParagraph"/>
        <w:numPr>
          <w:ilvl w:val="0"/>
          <w:numId w:val="141"/>
        </w:numPr>
        <w:rPr>
          <w:rFonts w:ascii="Courier" w:hAnsi="Courier"/>
        </w:rPr>
      </w:pPr>
      <w:r w:rsidRPr="00604B8E">
        <w:rPr>
          <w:rFonts w:ascii="Courier" w:hAnsi="Courier"/>
        </w:rPr>
        <w:t>Upper YELLOW wire (strip</w:t>
      </w:r>
      <w:r w:rsidR="005774B2">
        <w:rPr>
          <w:rFonts w:ascii="Courier" w:hAnsi="Courier"/>
        </w:rPr>
        <w:t>ped end) to MCP3202 pin 7</w:t>
      </w:r>
      <w:r w:rsidRPr="00604B8E">
        <w:rPr>
          <w:rFonts w:ascii="Courier" w:hAnsi="Courier"/>
        </w:rPr>
        <w:t xml:space="preserve">  ________</w:t>
      </w:r>
    </w:p>
    <w:p w14:paraId="3DE315DE" w14:textId="77777777" w:rsidR="005130CA" w:rsidRPr="005130CA" w:rsidRDefault="005130CA" w:rsidP="00604B8E">
      <w:pPr>
        <w:ind w:left="360" w:firstLine="1160"/>
        <w:rPr>
          <w:rFonts w:ascii="Courier" w:hAnsi="Courier"/>
        </w:rPr>
      </w:pPr>
    </w:p>
    <w:p w14:paraId="4BCAC56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Left GREEN wire (stripped end) to Perma-Proto hole 6J   ________</w:t>
      </w:r>
    </w:p>
    <w:p w14:paraId="3D0405DE" w14:textId="77777777" w:rsidR="005130CA" w:rsidRPr="005130CA" w:rsidRDefault="005130CA" w:rsidP="00604B8E">
      <w:pPr>
        <w:ind w:left="360" w:firstLine="1160"/>
        <w:rPr>
          <w:rFonts w:ascii="Courier" w:hAnsi="Courier"/>
        </w:rPr>
      </w:pPr>
    </w:p>
    <w:p w14:paraId="5E61DC61" w14:textId="22CA0A8E" w:rsidR="005130CA" w:rsidRPr="00604B8E" w:rsidRDefault="005130CA" w:rsidP="00D912E7">
      <w:pPr>
        <w:pStyle w:val="ListParagraph"/>
        <w:numPr>
          <w:ilvl w:val="0"/>
          <w:numId w:val="141"/>
        </w:numPr>
        <w:rPr>
          <w:rFonts w:ascii="Courier" w:hAnsi="Courier"/>
        </w:rPr>
      </w:pPr>
      <w:r w:rsidRPr="00604B8E">
        <w:rPr>
          <w:rFonts w:ascii="Courier" w:hAnsi="Courier"/>
        </w:rPr>
        <w:t>Right GREEN wire (strip</w:t>
      </w:r>
      <w:r w:rsidR="005774B2">
        <w:rPr>
          <w:rFonts w:ascii="Courier" w:hAnsi="Courier"/>
        </w:rPr>
        <w:t>ped end) to MCP3202 pin 6</w:t>
      </w:r>
      <w:r w:rsidRPr="00604B8E">
        <w:rPr>
          <w:rFonts w:ascii="Courier" w:hAnsi="Courier"/>
        </w:rPr>
        <w:t xml:space="preserve"> ________</w:t>
      </w:r>
    </w:p>
    <w:p w14:paraId="6B50610F" w14:textId="77777777" w:rsidR="005130CA" w:rsidRPr="005130CA" w:rsidRDefault="005130CA" w:rsidP="00604B8E">
      <w:pPr>
        <w:ind w:left="360" w:firstLine="1160"/>
        <w:rPr>
          <w:rFonts w:ascii="Courier" w:hAnsi="Courier"/>
        </w:rPr>
      </w:pPr>
    </w:p>
    <w:p w14:paraId="05A864E7" w14:textId="75DA905F" w:rsidR="005130CA" w:rsidRPr="00604B8E" w:rsidRDefault="005130CA" w:rsidP="00D912E7">
      <w:pPr>
        <w:pStyle w:val="ListParagraph"/>
        <w:numPr>
          <w:ilvl w:val="0"/>
          <w:numId w:val="141"/>
        </w:numPr>
        <w:rPr>
          <w:rFonts w:ascii="Courier" w:hAnsi="Courier"/>
        </w:rPr>
      </w:pPr>
      <w:r w:rsidRPr="00604B8E">
        <w:rPr>
          <w:rFonts w:ascii="Courier" w:hAnsi="Courier"/>
        </w:rPr>
        <w:t>WHITE wire (strip</w:t>
      </w:r>
      <w:r w:rsidR="005774B2">
        <w:rPr>
          <w:rFonts w:ascii="Courier" w:hAnsi="Courier"/>
        </w:rPr>
        <w:t>ped end) to MCP3202 pin 5</w:t>
      </w:r>
      <w:r w:rsidRPr="00604B8E">
        <w:rPr>
          <w:rFonts w:ascii="Courier" w:hAnsi="Courier"/>
        </w:rPr>
        <w:t xml:space="preserve">       ________</w:t>
      </w:r>
    </w:p>
    <w:p w14:paraId="2833AD7D" w14:textId="77777777" w:rsidR="005130CA" w:rsidRPr="005130CA" w:rsidRDefault="005130CA" w:rsidP="00604B8E">
      <w:pPr>
        <w:ind w:left="360" w:firstLine="1160"/>
        <w:rPr>
          <w:rFonts w:ascii="Courier" w:hAnsi="Courier"/>
        </w:rPr>
      </w:pPr>
    </w:p>
    <w:p w14:paraId="61935765"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RED wire (stripped end) to Perma-Proto hole 19I         ________</w:t>
      </w:r>
    </w:p>
    <w:p w14:paraId="6C8CA65D" w14:textId="77777777" w:rsidR="005130CA" w:rsidRPr="005130CA" w:rsidRDefault="005130CA" w:rsidP="00604B8E">
      <w:pPr>
        <w:ind w:left="360" w:firstLine="1160"/>
        <w:rPr>
          <w:rFonts w:ascii="Courier" w:hAnsi="Courier"/>
        </w:rPr>
      </w:pPr>
    </w:p>
    <w:p w14:paraId="6AD7347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BLACK wire (stripped end) to Perma-Proto hole 7I        ________</w:t>
      </w:r>
    </w:p>
    <w:p w14:paraId="5D04D501" w14:textId="2DDF261A" w:rsidR="005130CA" w:rsidRPr="005130CA" w:rsidRDefault="005130CA" w:rsidP="005130CA">
      <w:pPr>
        <w:ind w:left="360"/>
        <w:rPr>
          <w:rFonts w:ascii="Courier" w:hAnsi="Courier"/>
        </w:rPr>
      </w:pPr>
      <w:r w:rsidRPr="005130CA">
        <w:rPr>
          <w:rFonts w:ascii="Courier" w:hAnsi="Courier"/>
        </w:rPr>
        <w:t xml:space="preserve"> </w:t>
      </w:r>
      <w:r w:rsidR="00604B8E">
        <w:rPr>
          <w:rFonts w:ascii="Courier" w:hAnsi="Courier"/>
        </w:rPr>
        <w:br/>
      </w:r>
      <w:r w:rsidRPr="005130CA">
        <w:rPr>
          <w:rFonts w:ascii="Courier" w:hAnsi="Courier"/>
        </w:rPr>
        <w:t xml:space="preserve">       </w:t>
      </w:r>
    </w:p>
    <w:p w14:paraId="1D6C797B" w14:textId="77777777" w:rsidR="005130CA" w:rsidRPr="00604B8E" w:rsidRDefault="005130CA" w:rsidP="00D912E7">
      <w:pPr>
        <w:pStyle w:val="ListParagraph"/>
        <w:numPr>
          <w:ilvl w:val="0"/>
          <w:numId w:val="142"/>
        </w:numPr>
        <w:rPr>
          <w:rFonts w:ascii="Courier" w:hAnsi="Courier"/>
        </w:rPr>
      </w:pPr>
      <w:r w:rsidRPr="00604B8E">
        <w:rPr>
          <w:rFonts w:ascii="Courier" w:hAnsi="Courier"/>
        </w:rPr>
        <w:t>Test NON-continuity:</w:t>
      </w:r>
    </w:p>
    <w:p w14:paraId="657D2FA9" w14:textId="77777777" w:rsidR="005130CA" w:rsidRPr="005130CA" w:rsidRDefault="005130CA" w:rsidP="005130CA">
      <w:pPr>
        <w:ind w:left="360"/>
        <w:rPr>
          <w:rFonts w:ascii="Courier" w:hAnsi="Courier"/>
        </w:rPr>
      </w:pPr>
      <w:r w:rsidRPr="005130CA">
        <w:rPr>
          <w:rFonts w:ascii="Courier" w:hAnsi="Courier"/>
        </w:rPr>
        <w:t xml:space="preserve">     </w:t>
      </w:r>
    </w:p>
    <w:p w14:paraId="0E9A4748"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7I   ________</w:t>
      </w:r>
    </w:p>
    <w:p w14:paraId="4FAD4350" w14:textId="77777777" w:rsidR="005130CA" w:rsidRPr="005130CA" w:rsidRDefault="005130CA" w:rsidP="00604B8E">
      <w:pPr>
        <w:ind w:left="-1080" w:firstLine="1160"/>
        <w:rPr>
          <w:rFonts w:ascii="Courier" w:hAnsi="Courier"/>
        </w:rPr>
      </w:pPr>
    </w:p>
    <w:p w14:paraId="44FC29B5"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9J   ________</w:t>
      </w:r>
    </w:p>
    <w:p w14:paraId="18D8CFD6" w14:textId="77777777" w:rsidR="005130CA" w:rsidRPr="005130CA" w:rsidRDefault="005130CA" w:rsidP="00604B8E">
      <w:pPr>
        <w:ind w:left="-1080" w:firstLine="1160"/>
        <w:rPr>
          <w:rFonts w:ascii="Courier" w:hAnsi="Courier"/>
        </w:rPr>
      </w:pPr>
    </w:p>
    <w:p w14:paraId="50A9F85E"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BLUE wire (stripped end) to Perma-Proto hole 21I  ________</w:t>
      </w:r>
    </w:p>
    <w:p w14:paraId="23AA0DC2" w14:textId="77777777" w:rsidR="005130CA" w:rsidRPr="005130CA" w:rsidRDefault="005130CA" w:rsidP="00604B8E">
      <w:pPr>
        <w:ind w:left="360" w:firstLine="1160"/>
        <w:rPr>
          <w:rFonts w:ascii="Courier" w:hAnsi="Courier"/>
        </w:rPr>
      </w:pPr>
    </w:p>
    <w:p w14:paraId="4DDE9CA0"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19A  ________</w:t>
      </w:r>
    </w:p>
    <w:p w14:paraId="702B7519" w14:textId="77777777" w:rsidR="005130CA" w:rsidRPr="005130CA" w:rsidRDefault="005130CA" w:rsidP="00604B8E">
      <w:pPr>
        <w:ind w:left="360" w:firstLine="1160"/>
        <w:rPr>
          <w:rFonts w:ascii="Courier" w:hAnsi="Courier"/>
        </w:rPr>
      </w:pPr>
    </w:p>
    <w:p w14:paraId="4E382B27"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21B  ________</w:t>
      </w:r>
    </w:p>
    <w:p w14:paraId="5BDC66BC" w14:textId="77777777" w:rsidR="005130CA" w:rsidRPr="005130CA" w:rsidRDefault="005130CA" w:rsidP="00604B8E">
      <w:pPr>
        <w:ind w:left="360" w:firstLine="1160"/>
        <w:rPr>
          <w:rFonts w:ascii="Courier" w:hAnsi="Courier"/>
        </w:rPr>
      </w:pPr>
    </w:p>
    <w:p w14:paraId="315E25E5" w14:textId="5408586A"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w:t>
      </w:r>
      <w:r w:rsidR="005774B2">
        <w:rPr>
          <w:rFonts w:ascii="Courier" w:hAnsi="Courier"/>
        </w:rPr>
        <w:t>ped end) to Perma-Proto hole 13I</w:t>
      </w:r>
      <w:r w:rsidRPr="00604B8E">
        <w:rPr>
          <w:rFonts w:ascii="Courier" w:hAnsi="Courier"/>
        </w:rPr>
        <w:t xml:space="preserve">  ________</w:t>
      </w:r>
    </w:p>
    <w:p w14:paraId="03E095BE" w14:textId="77777777" w:rsidR="005130CA" w:rsidRPr="005130CA" w:rsidRDefault="005130CA" w:rsidP="00604B8E">
      <w:pPr>
        <w:ind w:left="360" w:firstLine="1160"/>
        <w:rPr>
          <w:rFonts w:ascii="Courier" w:hAnsi="Courier"/>
        </w:rPr>
      </w:pPr>
    </w:p>
    <w:p w14:paraId="59DD3B71" w14:textId="07CBBFE8" w:rsidR="005130CA" w:rsidRPr="00604B8E" w:rsidRDefault="005130CA" w:rsidP="00D912E7">
      <w:pPr>
        <w:pStyle w:val="ListParagraph"/>
        <w:numPr>
          <w:ilvl w:val="0"/>
          <w:numId w:val="143"/>
        </w:numPr>
        <w:rPr>
          <w:rFonts w:ascii="Courier" w:hAnsi="Courier"/>
        </w:rPr>
      </w:pPr>
      <w:r w:rsidRPr="00604B8E">
        <w:rPr>
          <w:rFonts w:ascii="Courier" w:hAnsi="Courier"/>
        </w:rPr>
        <w:t xml:space="preserve">Upper YELLOW wire (stripped end) </w:t>
      </w:r>
      <w:r w:rsidR="005774B2">
        <w:rPr>
          <w:rFonts w:ascii="Courier" w:hAnsi="Courier"/>
        </w:rPr>
        <w:t>to Perma-Proto hole 15I</w:t>
      </w:r>
      <w:r w:rsidRPr="00604B8E">
        <w:rPr>
          <w:rFonts w:ascii="Courier" w:hAnsi="Courier"/>
        </w:rPr>
        <w:t xml:space="preserve">  ________</w:t>
      </w:r>
    </w:p>
    <w:p w14:paraId="173E3858" w14:textId="77777777" w:rsidR="005130CA" w:rsidRPr="005130CA" w:rsidRDefault="005130CA" w:rsidP="00604B8E">
      <w:pPr>
        <w:ind w:left="-1080" w:firstLine="1160"/>
        <w:rPr>
          <w:rFonts w:ascii="Courier" w:hAnsi="Courier"/>
        </w:rPr>
      </w:pPr>
    </w:p>
    <w:p w14:paraId="490436B9" w14:textId="2E8DE878" w:rsidR="005130CA" w:rsidRPr="00604B8E" w:rsidRDefault="005130CA" w:rsidP="00D912E7">
      <w:pPr>
        <w:pStyle w:val="ListParagraph"/>
        <w:numPr>
          <w:ilvl w:val="2"/>
          <w:numId w:val="143"/>
        </w:numPr>
        <w:ind w:left="1080"/>
        <w:rPr>
          <w:rFonts w:ascii="Courier" w:hAnsi="Courier"/>
        </w:rPr>
      </w:pPr>
      <w:r w:rsidRPr="00604B8E">
        <w:rPr>
          <w:rFonts w:ascii="Courier" w:hAnsi="Courier"/>
        </w:rPr>
        <w:lastRenderedPageBreak/>
        <w:t>Left GREEN wire (stripped end) to Perma-Proto hole 7I   ________</w:t>
      </w:r>
      <w:r w:rsidR="005774B2">
        <w:rPr>
          <w:rFonts w:ascii="Courier" w:hAnsi="Courier"/>
        </w:rPr>
        <w:t xml:space="preserve"> (47Ω)</w:t>
      </w:r>
    </w:p>
    <w:p w14:paraId="41B43E3C" w14:textId="77777777" w:rsidR="005130CA" w:rsidRPr="005130CA" w:rsidRDefault="005130CA" w:rsidP="00604B8E">
      <w:pPr>
        <w:ind w:left="-1080" w:firstLine="1160"/>
        <w:rPr>
          <w:rFonts w:ascii="Courier" w:hAnsi="Courier"/>
        </w:rPr>
      </w:pPr>
    </w:p>
    <w:p w14:paraId="3AC45445" w14:textId="72CA3B2F"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14I</w:t>
      </w:r>
      <w:r w:rsidRPr="00604B8E">
        <w:rPr>
          <w:rFonts w:ascii="Courier" w:hAnsi="Courier"/>
        </w:rPr>
        <w:t xml:space="preserve"> ________</w:t>
      </w:r>
    </w:p>
    <w:p w14:paraId="18E1B80E" w14:textId="77777777" w:rsidR="005130CA" w:rsidRPr="005130CA" w:rsidRDefault="005130CA" w:rsidP="00604B8E">
      <w:pPr>
        <w:ind w:left="360" w:firstLine="1160"/>
        <w:rPr>
          <w:rFonts w:ascii="Courier" w:hAnsi="Courier"/>
        </w:rPr>
      </w:pPr>
    </w:p>
    <w:p w14:paraId="265EB486" w14:textId="5B61E9AE"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16I</w:t>
      </w:r>
      <w:r w:rsidRPr="00604B8E">
        <w:rPr>
          <w:rFonts w:ascii="Courier" w:hAnsi="Courier"/>
        </w:rPr>
        <w:t xml:space="preserve"> ________</w:t>
      </w:r>
    </w:p>
    <w:p w14:paraId="1A403E71" w14:textId="77777777" w:rsidR="005130CA" w:rsidRPr="005130CA" w:rsidRDefault="005130CA" w:rsidP="00604B8E">
      <w:pPr>
        <w:ind w:left="-1080" w:firstLine="1160"/>
        <w:rPr>
          <w:rFonts w:ascii="Courier" w:hAnsi="Courier"/>
        </w:rPr>
      </w:pPr>
    </w:p>
    <w:p w14:paraId="2DA82CA6" w14:textId="2250CB59"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w:t>
      </w:r>
      <w:r w:rsidR="005774B2">
        <w:rPr>
          <w:rFonts w:ascii="Courier" w:hAnsi="Courier"/>
        </w:rPr>
        <w:t>d) to Perma-Proto hole 15I</w:t>
      </w:r>
      <w:r w:rsidRPr="00604B8E">
        <w:rPr>
          <w:rFonts w:ascii="Courier" w:hAnsi="Courier"/>
        </w:rPr>
        <w:t xml:space="preserve">       ________</w:t>
      </w:r>
    </w:p>
    <w:p w14:paraId="27C5AD9B" w14:textId="77777777" w:rsidR="005130CA" w:rsidRPr="005130CA" w:rsidRDefault="005130CA" w:rsidP="00604B8E">
      <w:pPr>
        <w:ind w:left="-1080" w:firstLine="1160"/>
        <w:rPr>
          <w:rFonts w:ascii="Courier" w:hAnsi="Courier"/>
        </w:rPr>
      </w:pPr>
    </w:p>
    <w:p w14:paraId="65A1C9DB" w14:textId="625024CD"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w:t>
      </w:r>
      <w:r w:rsidR="005774B2">
        <w:rPr>
          <w:rFonts w:ascii="Courier" w:hAnsi="Courier"/>
        </w:rPr>
        <w:t>ped end) to Perma-Proto hole 17I</w:t>
      </w:r>
      <w:r w:rsidRPr="00604B8E">
        <w:rPr>
          <w:rFonts w:ascii="Courier" w:hAnsi="Courier"/>
        </w:rPr>
        <w:t xml:space="preserve">       ________</w:t>
      </w:r>
    </w:p>
    <w:p w14:paraId="0AC9B965" w14:textId="77777777" w:rsidR="005130CA" w:rsidRPr="005130CA" w:rsidRDefault="005130CA" w:rsidP="00604B8E">
      <w:pPr>
        <w:ind w:left="-1080" w:firstLine="1160"/>
        <w:rPr>
          <w:rFonts w:ascii="Courier" w:hAnsi="Courier"/>
        </w:rPr>
      </w:pPr>
    </w:p>
    <w:p w14:paraId="77D9FB34"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RED wire (stripped end) to Perma-Proto hole 7I          ________</w:t>
      </w:r>
    </w:p>
    <w:p w14:paraId="0086FDD8" w14:textId="77777777" w:rsidR="005130CA" w:rsidRPr="005130CA" w:rsidRDefault="005130CA" w:rsidP="00604B8E">
      <w:pPr>
        <w:ind w:left="-1080" w:firstLine="1160"/>
        <w:rPr>
          <w:rFonts w:ascii="Courier" w:hAnsi="Courier"/>
        </w:rPr>
      </w:pPr>
    </w:p>
    <w:p w14:paraId="55C4F600"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BLACK wire (stripped end) to Perma-Proto hole 19I       ________</w:t>
      </w:r>
    </w:p>
    <w:p w14:paraId="001E3020" w14:textId="77777777" w:rsidR="005130CA" w:rsidRPr="005130CA" w:rsidRDefault="005130CA" w:rsidP="00604B8E">
      <w:pPr>
        <w:ind w:left="-1080" w:firstLine="1160"/>
        <w:rPr>
          <w:rFonts w:ascii="Courier" w:hAnsi="Courier"/>
        </w:rPr>
      </w:pPr>
    </w:p>
    <w:p w14:paraId="40D95C56" w14:textId="77777777" w:rsidR="004358B3" w:rsidRDefault="004358B3" w:rsidP="00C83733">
      <w:pPr>
        <w:pStyle w:val="Heading1"/>
      </w:pPr>
    </w:p>
    <w:p w14:paraId="2128FD90" w14:textId="72C66FF6" w:rsidR="005130CA" w:rsidRPr="005130CA" w:rsidRDefault="00C83733" w:rsidP="00C83733">
      <w:pPr>
        <w:pStyle w:val="Heading1"/>
      </w:pPr>
      <w:bookmarkStart w:id="440" w:name="_Toc373513883"/>
      <w:r>
        <w:t>Step 26: Solder Male-Female relay jumpers to Perma-Proto</w:t>
      </w:r>
      <w:bookmarkEnd w:id="440"/>
      <w:r>
        <w:br/>
      </w:r>
    </w:p>
    <w:p w14:paraId="3C945129" w14:textId="431C501E" w:rsidR="005130CA" w:rsidRPr="00C83733" w:rsidRDefault="005130CA" w:rsidP="00D912E7">
      <w:pPr>
        <w:pStyle w:val="ListParagraph"/>
        <w:numPr>
          <w:ilvl w:val="0"/>
          <w:numId w:val="144"/>
        </w:numPr>
        <w:rPr>
          <w:rFonts w:ascii="Courier" w:hAnsi="Courier"/>
          <w:b/>
          <w:sz w:val="28"/>
          <w:szCs w:val="28"/>
          <w:u w:val="single"/>
        </w:rPr>
      </w:pPr>
      <w:r w:rsidRPr="00C83733">
        <w:rPr>
          <w:rFonts w:ascii="Courier" w:hAnsi="Courier"/>
          <w:b/>
          <w:sz w:val="28"/>
          <w:szCs w:val="28"/>
          <w:u w:val="single"/>
        </w:rPr>
        <w:t xml:space="preserve">Solder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20FA5D93" w14:textId="77777777" w:rsidR="005130CA" w:rsidRPr="005130CA" w:rsidRDefault="005130CA" w:rsidP="005130CA">
      <w:pPr>
        <w:ind w:left="360"/>
        <w:rPr>
          <w:rFonts w:ascii="Courier" w:hAnsi="Courier"/>
        </w:rPr>
      </w:pPr>
      <w:r w:rsidRPr="005130CA">
        <w:rPr>
          <w:rFonts w:ascii="Courier" w:hAnsi="Courier"/>
        </w:rPr>
        <w:t xml:space="preserve">  </w:t>
      </w:r>
    </w:p>
    <w:p w14:paraId="3FE49569" w14:textId="77777777" w:rsidR="005130CA" w:rsidRPr="001106DF" w:rsidRDefault="005130CA" w:rsidP="00D912E7">
      <w:pPr>
        <w:pStyle w:val="ListParagraph"/>
        <w:numPr>
          <w:ilvl w:val="0"/>
          <w:numId w:val="145"/>
        </w:numPr>
        <w:rPr>
          <w:rFonts w:ascii="Courier" w:hAnsi="Courier"/>
        </w:rPr>
      </w:pPr>
      <w:r w:rsidRPr="001106DF">
        <w:rPr>
          <w:rFonts w:ascii="Courier" w:hAnsi="Courier"/>
        </w:rPr>
        <w:t>This assumes the relay module has jumper pins on the power and</w:t>
      </w:r>
      <w:r w:rsidR="001106DF" w:rsidRPr="001106DF">
        <w:rPr>
          <w:rFonts w:ascii="Courier" w:hAnsi="Courier"/>
        </w:rPr>
        <w:t xml:space="preserve"> </w:t>
      </w:r>
      <w:r w:rsidRPr="001106DF">
        <w:rPr>
          <w:rFonts w:ascii="Courier" w:hAnsi="Courier"/>
        </w:rPr>
        <w:t>control inputs (some have screw terminals, like the load side)</w:t>
      </w:r>
    </w:p>
    <w:p w14:paraId="3F44C226" w14:textId="77777777" w:rsidR="005130CA" w:rsidRPr="005130CA" w:rsidRDefault="005130CA" w:rsidP="005130CA">
      <w:pPr>
        <w:ind w:left="360"/>
        <w:rPr>
          <w:rFonts w:ascii="Courier" w:hAnsi="Courier"/>
        </w:rPr>
      </w:pPr>
    </w:p>
    <w:p w14:paraId="4BD8FFF3" w14:textId="195567D7" w:rsidR="005130CA" w:rsidRPr="001106DF" w:rsidRDefault="005130CA" w:rsidP="00D912E7">
      <w:pPr>
        <w:pStyle w:val="ListParagraph"/>
        <w:numPr>
          <w:ilvl w:val="0"/>
          <w:numId w:val="146"/>
        </w:numPr>
        <w:rPr>
          <w:rFonts w:ascii="Courier" w:hAnsi="Courier"/>
        </w:rPr>
      </w:pPr>
      <w:r w:rsidRPr="001106DF">
        <w:rPr>
          <w:rFonts w:ascii="Courier" w:hAnsi="Courier"/>
        </w:rPr>
        <w:t>Solde</w:t>
      </w:r>
      <w:r w:rsidR="00F17D7E">
        <w:rPr>
          <w:rFonts w:ascii="Courier" w:hAnsi="Courier"/>
        </w:rPr>
        <w:t>r BLUE jumper (cut pin off)</w:t>
      </w:r>
      <w:r w:rsidRPr="001106DF">
        <w:rPr>
          <w:rFonts w:ascii="Courier" w:hAnsi="Courier"/>
        </w:rPr>
        <w:t xml:space="preserve"> (1 joint):</w:t>
      </w:r>
    </w:p>
    <w:p w14:paraId="5EDFE671" w14:textId="77777777" w:rsidR="005130CA" w:rsidRPr="005130CA" w:rsidRDefault="005130CA" w:rsidP="005130CA">
      <w:pPr>
        <w:ind w:left="360"/>
        <w:rPr>
          <w:rFonts w:ascii="Courier" w:hAnsi="Courier"/>
        </w:rPr>
      </w:pPr>
      <w:r w:rsidRPr="005130CA">
        <w:rPr>
          <w:rFonts w:ascii="Courier" w:hAnsi="Courier"/>
        </w:rPr>
        <w:t xml:space="preserve">     </w:t>
      </w:r>
    </w:p>
    <w:p w14:paraId="17B091D6" w14:textId="25AC1F96" w:rsidR="00F17D7E" w:rsidRDefault="00F17D7E" w:rsidP="00D912E7">
      <w:pPr>
        <w:pStyle w:val="ListParagraph"/>
        <w:numPr>
          <w:ilvl w:val="0"/>
          <w:numId w:val="147"/>
        </w:numPr>
        <w:rPr>
          <w:rFonts w:ascii="Courier" w:hAnsi="Courier"/>
        </w:rPr>
      </w:pPr>
      <w:r>
        <w:rPr>
          <w:rFonts w:ascii="Courier" w:hAnsi="Courier"/>
        </w:rPr>
        <w:t>This one needs to have its pin cut off and that end stripped. This is because t</w:t>
      </w:r>
      <w:r w:rsidR="003328FA">
        <w:rPr>
          <w:rFonts w:ascii="Courier" w:hAnsi="Courier"/>
        </w:rPr>
        <w:t>he pin and its plastic housing are too tall to fit next to the Arduino in the case.</w:t>
      </w:r>
      <w:r w:rsidR="003328FA">
        <w:rPr>
          <w:rFonts w:ascii="Courier" w:hAnsi="Courier"/>
        </w:rPr>
        <w:br/>
      </w:r>
    </w:p>
    <w:p w14:paraId="4E985CBC" w14:textId="57448ECA" w:rsidR="005130CA" w:rsidRPr="001106DF" w:rsidRDefault="003328FA" w:rsidP="00D912E7">
      <w:pPr>
        <w:pStyle w:val="ListParagraph"/>
        <w:numPr>
          <w:ilvl w:val="0"/>
          <w:numId w:val="147"/>
        </w:numPr>
        <w:rPr>
          <w:rFonts w:ascii="Courier" w:hAnsi="Courier"/>
        </w:rPr>
      </w:pPr>
      <w:r>
        <w:rPr>
          <w:rFonts w:ascii="Courier" w:hAnsi="Courier"/>
        </w:rPr>
        <w:t xml:space="preserve">Solder stripped end to </w:t>
      </w:r>
      <w:r w:rsidR="005130CA" w:rsidRPr="001106DF">
        <w:rPr>
          <w:rFonts w:ascii="Courier" w:hAnsi="Courier"/>
        </w:rPr>
        <w:t xml:space="preserve">Perma-Proto hole 22J   </w:t>
      </w:r>
      <w:r w:rsidR="00E74B79">
        <w:rPr>
          <w:rFonts w:ascii="Courier" w:hAnsi="Courier"/>
        </w:rPr>
        <w:t xml:space="preserve">                              </w:t>
      </w:r>
      <w:r w:rsidR="005130CA" w:rsidRPr="001106DF">
        <w:rPr>
          <w:rFonts w:ascii="Courier" w:hAnsi="Courier"/>
        </w:rPr>
        <w:t>________</w:t>
      </w:r>
    </w:p>
    <w:p w14:paraId="462A706A" w14:textId="77777777" w:rsidR="005130CA" w:rsidRPr="005130CA" w:rsidRDefault="005130CA" w:rsidP="005130CA">
      <w:pPr>
        <w:ind w:left="360"/>
        <w:rPr>
          <w:rFonts w:ascii="Courier" w:hAnsi="Courier"/>
        </w:rPr>
      </w:pPr>
    </w:p>
    <w:p w14:paraId="65275D5C" w14:textId="77777777" w:rsidR="005130CA" w:rsidRPr="00E74B79" w:rsidRDefault="005130CA" w:rsidP="00B421DA">
      <w:pPr>
        <w:pStyle w:val="ListParagraph"/>
        <w:numPr>
          <w:ilvl w:val="0"/>
          <w:numId w:val="165"/>
        </w:numPr>
        <w:rPr>
          <w:rFonts w:ascii="Courier" w:hAnsi="Courier"/>
        </w:rPr>
      </w:pPr>
      <w:r w:rsidRPr="00E74B79">
        <w:rPr>
          <w:rFonts w:ascii="Courier" w:hAnsi="Courier"/>
        </w:rPr>
        <w:t>Solder RED jumper pin (1 joint):</w:t>
      </w:r>
    </w:p>
    <w:p w14:paraId="32357DDF" w14:textId="77777777" w:rsidR="005130CA" w:rsidRPr="005130CA" w:rsidRDefault="005130CA" w:rsidP="005130CA">
      <w:pPr>
        <w:ind w:left="360"/>
        <w:rPr>
          <w:rFonts w:ascii="Courier" w:hAnsi="Courier"/>
        </w:rPr>
      </w:pPr>
      <w:r w:rsidRPr="005130CA">
        <w:rPr>
          <w:rFonts w:ascii="Courier" w:hAnsi="Courier"/>
        </w:rPr>
        <w:t xml:space="preserve">     </w:t>
      </w:r>
    </w:p>
    <w:p w14:paraId="492A999F" w14:textId="77777777" w:rsidR="005130CA" w:rsidRPr="001106DF" w:rsidRDefault="005130CA" w:rsidP="00B421DA">
      <w:pPr>
        <w:pStyle w:val="ListParagraph"/>
        <w:numPr>
          <w:ilvl w:val="0"/>
          <w:numId w:val="148"/>
        </w:numPr>
        <w:rPr>
          <w:rFonts w:ascii="Courier" w:hAnsi="Courier"/>
        </w:rPr>
      </w:pPr>
      <w:r w:rsidRPr="001106DF">
        <w:rPr>
          <w:rFonts w:ascii="Courier" w:hAnsi="Courier"/>
        </w:rPr>
        <w:lastRenderedPageBreak/>
        <w:t>Perma-Proto upper power rail (red stripe), hole 10     ________</w:t>
      </w:r>
    </w:p>
    <w:p w14:paraId="025438CA" w14:textId="77777777" w:rsidR="005130CA" w:rsidRPr="005130CA" w:rsidRDefault="005130CA" w:rsidP="005130CA">
      <w:pPr>
        <w:ind w:left="360"/>
        <w:rPr>
          <w:rFonts w:ascii="Courier" w:hAnsi="Courier"/>
        </w:rPr>
      </w:pPr>
    </w:p>
    <w:p w14:paraId="7413508E" w14:textId="27578D5E" w:rsidR="005130CA" w:rsidRPr="001106DF" w:rsidRDefault="005130CA" w:rsidP="00B421DA">
      <w:pPr>
        <w:pStyle w:val="ListParagraph"/>
        <w:numPr>
          <w:ilvl w:val="0"/>
          <w:numId w:val="149"/>
        </w:numPr>
        <w:rPr>
          <w:rFonts w:ascii="Courier" w:hAnsi="Courier"/>
        </w:rPr>
      </w:pPr>
      <w:r w:rsidRPr="001106DF">
        <w:rPr>
          <w:rFonts w:ascii="Courier" w:hAnsi="Courier"/>
        </w:rPr>
        <w:t>Inspect with magnifying glass to make sure joints are good</w:t>
      </w:r>
      <w:r w:rsidR="001106DF" w:rsidRPr="001106DF">
        <w:rPr>
          <w:rFonts w:ascii="Courier" w:hAnsi="Courier"/>
        </w:rPr>
        <w:t xml:space="preserve"> </w:t>
      </w:r>
      <w:r w:rsidRPr="001106DF">
        <w:rPr>
          <w:rFonts w:ascii="Courier" w:hAnsi="Courier"/>
        </w:rPr>
        <w:t xml:space="preserve">and there are no </w:t>
      </w:r>
      <w:r w:rsidR="00EE0200">
        <w:rPr>
          <w:rFonts w:ascii="Courier" w:hAnsi="Courier"/>
        </w:rPr>
        <w:t>solder bridges</w:t>
      </w:r>
      <w:r w:rsidRPr="001106DF">
        <w:rPr>
          <w:rFonts w:ascii="Courier" w:hAnsi="Courier"/>
        </w:rPr>
        <w:t xml:space="preserve">                          ________</w:t>
      </w:r>
    </w:p>
    <w:p w14:paraId="24065A1E" w14:textId="77777777" w:rsidR="005130CA" w:rsidRPr="005130CA" w:rsidRDefault="005130CA" w:rsidP="005130CA">
      <w:pPr>
        <w:ind w:left="360"/>
        <w:rPr>
          <w:rFonts w:ascii="Courier" w:hAnsi="Courier"/>
        </w:rPr>
      </w:pPr>
      <w:r w:rsidRPr="005130CA">
        <w:rPr>
          <w:rFonts w:ascii="Courier" w:hAnsi="Courier"/>
        </w:rPr>
        <w:t xml:space="preserve">       </w:t>
      </w:r>
    </w:p>
    <w:p w14:paraId="22BBE520" w14:textId="13F9E716" w:rsidR="005130CA" w:rsidRDefault="00257478" w:rsidP="00B421DA">
      <w:pPr>
        <w:pStyle w:val="ListParagraph"/>
        <w:numPr>
          <w:ilvl w:val="0"/>
          <w:numId w:val="150"/>
        </w:numPr>
        <w:rPr>
          <w:rFonts w:ascii="Courier" w:hAnsi="Courier"/>
        </w:rPr>
      </w:pPr>
      <w:r>
        <w:rPr>
          <w:rFonts w:ascii="Courier" w:hAnsi="Courier"/>
        </w:rPr>
        <w:t>Trim lead</w:t>
      </w:r>
      <w:r w:rsidR="00F811B5">
        <w:rPr>
          <w:rFonts w:ascii="Courier" w:hAnsi="Courier"/>
        </w:rPr>
        <w:t xml:space="preserve"> of BLUE jumper (don’t trim pin from RED jumper)</w:t>
      </w:r>
      <w:r w:rsidR="00F811B5">
        <w:rPr>
          <w:rFonts w:ascii="Courier" w:hAnsi="Courier"/>
        </w:rPr>
        <w:br/>
      </w:r>
      <w:r w:rsidR="005130CA" w:rsidRPr="001106DF">
        <w:rPr>
          <w:rFonts w:ascii="Courier" w:hAnsi="Courier"/>
        </w:rPr>
        <w:t>________</w:t>
      </w:r>
      <w:r w:rsidR="00E74B79">
        <w:rPr>
          <w:rFonts w:ascii="Courier" w:hAnsi="Courier"/>
        </w:rPr>
        <w:br/>
      </w:r>
    </w:p>
    <w:p w14:paraId="6AB9B2B8" w14:textId="303A7507" w:rsidR="00E74B79" w:rsidRPr="00C83733" w:rsidRDefault="00E74B79" w:rsidP="00B421DA">
      <w:pPr>
        <w:pStyle w:val="ListParagraph"/>
        <w:numPr>
          <w:ilvl w:val="0"/>
          <w:numId w:val="167"/>
        </w:numPr>
        <w:rPr>
          <w:rFonts w:ascii="Courier" w:hAnsi="Courier"/>
          <w:b/>
          <w:sz w:val="28"/>
          <w:szCs w:val="28"/>
          <w:u w:val="single"/>
        </w:rPr>
      </w:pPr>
      <w:r w:rsidRPr="00C83733">
        <w:rPr>
          <w:rFonts w:ascii="Courier" w:hAnsi="Courier"/>
          <w:b/>
          <w:sz w:val="28"/>
          <w:szCs w:val="28"/>
          <w:u w:val="single"/>
        </w:rPr>
        <w:t xml:space="preserve">Test soldering of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1D51C742" w14:textId="77777777" w:rsidR="005130CA" w:rsidRPr="005130CA" w:rsidRDefault="005130CA" w:rsidP="001106DF">
      <w:pPr>
        <w:ind w:left="360" w:firstLine="720"/>
        <w:rPr>
          <w:rFonts w:ascii="Courier" w:hAnsi="Courier"/>
        </w:rPr>
      </w:pPr>
    </w:p>
    <w:p w14:paraId="6555DF27" w14:textId="77777777" w:rsidR="005130CA" w:rsidRPr="001106DF" w:rsidRDefault="005130CA" w:rsidP="00B421DA">
      <w:pPr>
        <w:pStyle w:val="ListParagraph"/>
        <w:numPr>
          <w:ilvl w:val="0"/>
          <w:numId w:val="150"/>
        </w:numPr>
        <w:rPr>
          <w:rFonts w:ascii="Courier" w:hAnsi="Courier"/>
        </w:rPr>
      </w:pPr>
      <w:r w:rsidRPr="001106DF">
        <w:rPr>
          <w:rFonts w:ascii="Courier" w:hAnsi="Courier"/>
        </w:rPr>
        <w:t>Test continuity:</w:t>
      </w:r>
    </w:p>
    <w:p w14:paraId="2A5ED381" w14:textId="77777777" w:rsidR="005130CA" w:rsidRPr="005130CA" w:rsidRDefault="005130CA" w:rsidP="005130CA">
      <w:pPr>
        <w:ind w:left="360"/>
        <w:rPr>
          <w:rFonts w:ascii="Courier" w:hAnsi="Courier"/>
        </w:rPr>
      </w:pPr>
      <w:r w:rsidRPr="005130CA">
        <w:rPr>
          <w:rFonts w:ascii="Courier" w:hAnsi="Courier"/>
        </w:rPr>
        <w:t xml:space="preserve">     </w:t>
      </w:r>
    </w:p>
    <w:p w14:paraId="12E4CAC4" w14:textId="77777777" w:rsidR="005130CA" w:rsidRPr="001106DF" w:rsidRDefault="005130CA" w:rsidP="00B421DA">
      <w:pPr>
        <w:pStyle w:val="ListParagraph"/>
        <w:numPr>
          <w:ilvl w:val="0"/>
          <w:numId w:val="152"/>
        </w:numPr>
        <w:rPr>
          <w:rFonts w:ascii="Courier" w:hAnsi="Courier"/>
        </w:rPr>
      </w:pPr>
      <w:r w:rsidRPr="001106DF">
        <w:rPr>
          <w:rFonts w:ascii="Courier" w:hAnsi="Courier"/>
        </w:rPr>
        <w:t>Need to insert a wire into female end for these</w:t>
      </w:r>
    </w:p>
    <w:p w14:paraId="6E437EF1" w14:textId="77777777" w:rsidR="005130CA" w:rsidRPr="005130CA" w:rsidRDefault="005130CA" w:rsidP="00E74B79">
      <w:pPr>
        <w:ind w:left="360" w:firstLine="1160"/>
        <w:rPr>
          <w:rFonts w:ascii="Courier" w:hAnsi="Courier"/>
        </w:rPr>
      </w:pPr>
    </w:p>
    <w:p w14:paraId="2E69D72B" w14:textId="77777777" w:rsidR="005130CA" w:rsidRPr="001106DF" w:rsidRDefault="005130CA" w:rsidP="00B421DA">
      <w:pPr>
        <w:pStyle w:val="ListParagraph"/>
        <w:numPr>
          <w:ilvl w:val="0"/>
          <w:numId w:val="152"/>
        </w:numPr>
        <w:rPr>
          <w:rFonts w:ascii="Courier" w:hAnsi="Courier"/>
        </w:rPr>
      </w:pPr>
      <w:r w:rsidRPr="001106DF">
        <w:rPr>
          <w:rFonts w:ascii="Courier" w:hAnsi="Courier"/>
        </w:rPr>
        <w:t>BLUE jumper to Perma-Proto hole 22F                     ________</w:t>
      </w:r>
    </w:p>
    <w:p w14:paraId="2D704A97" w14:textId="77777777" w:rsidR="005130CA" w:rsidRPr="005130CA" w:rsidRDefault="005130CA" w:rsidP="00E74B79">
      <w:pPr>
        <w:ind w:left="360" w:firstLine="1160"/>
        <w:rPr>
          <w:rFonts w:ascii="Courier" w:hAnsi="Courier"/>
        </w:rPr>
      </w:pPr>
    </w:p>
    <w:p w14:paraId="47EA3EA6" w14:textId="77777777" w:rsidR="005130CA" w:rsidRPr="00E74B79" w:rsidRDefault="005130CA" w:rsidP="00B421DA">
      <w:pPr>
        <w:pStyle w:val="ListParagraph"/>
        <w:numPr>
          <w:ilvl w:val="0"/>
          <w:numId w:val="166"/>
        </w:numPr>
        <w:rPr>
          <w:rFonts w:ascii="Courier" w:hAnsi="Courier"/>
        </w:rPr>
      </w:pPr>
      <w:r w:rsidRPr="00E74B79">
        <w:rPr>
          <w:rFonts w:ascii="Courier" w:hAnsi="Courier"/>
        </w:rPr>
        <w:t>RED jumper to Perma-Proto hole 19I                      ________</w:t>
      </w:r>
    </w:p>
    <w:p w14:paraId="00723E33" w14:textId="77777777" w:rsidR="005130CA" w:rsidRPr="005130CA" w:rsidRDefault="005130CA" w:rsidP="001106DF">
      <w:pPr>
        <w:ind w:left="720"/>
        <w:rPr>
          <w:rFonts w:ascii="Courier" w:hAnsi="Courier"/>
        </w:rPr>
      </w:pPr>
      <w:r w:rsidRPr="005130CA">
        <w:rPr>
          <w:rFonts w:ascii="Courier" w:hAnsi="Courier"/>
        </w:rPr>
        <w:t xml:space="preserve">        </w:t>
      </w:r>
    </w:p>
    <w:p w14:paraId="39C8E07A" w14:textId="77777777" w:rsidR="005130CA" w:rsidRPr="001106DF" w:rsidRDefault="005130CA" w:rsidP="00B421DA">
      <w:pPr>
        <w:pStyle w:val="ListParagraph"/>
        <w:numPr>
          <w:ilvl w:val="0"/>
          <w:numId w:val="151"/>
        </w:numPr>
        <w:rPr>
          <w:rFonts w:ascii="Courier" w:hAnsi="Courier"/>
        </w:rPr>
      </w:pPr>
      <w:r w:rsidRPr="001106DF">
        <w:rPr>
          <w:rFonts w:ascii="Courier" w:hAnsi="Courier"/>
        </w:rPr>
        <w:t>Test NON-continuity:</w:t>
      </w:r>
    </w:p>
    <w:p w14:paraId="6A5879C4" w14:textId="77777777" w:rsidR="005130CA" w:rsidRPr="005130CA" w:rsidRDefault="005130CA" w:rsidP="005130CA">
      <w:pPr>
        <w:ind w:left="360"/>
        <w:rPr>
          <w:rFonts w:ascii="Courier" w:hAnsi="Courier"/>
        </w:rPr>
      </w:pPr>
      <w:r w:rsidRPr="005130CA">
        <w:rPr>
          <w:rFonts w:ascii="Courier" w:hAnsi="Courier"/>
        </w:rPr>
        <w:t xml:space="preserve">     </w:t>
      </w:r>
    </w:p>
    <w:p w14:paraId="5F444A83" w14:textId="77777777" w:rsidR="005130CA" w:rsidRPr="001106DF" w:rsidRDefault="005130CA" w:rsidP="00B421DA">
      <w:pPr>
        <w:pStyle w:val="ListParagraph"/>
        <w:numPr>
          <w:ilvl w:val="0"/>
          <w:numId w:val="153"/>
        </w:numPr>
        <w:rPr>
          <w:rFonts w:ascii="Courier" w:hAnsi="Courier"/>
        </w:rPr>
      </w:pPr>
      <w:r w:rsidRPr="001106DF">
        <w:rPr>
          <w:rFonts w:ascii="Courier" w:hAnsi="Courier"/>
        </w:rPr>
        <w:t>BLUE jumper to Perma-Proto hole 21I                     ________</w:t>
      </w:r>
    </w:p>
    <w:p w14:paraId="59EB7C86" w14:textId="77777777" w:rsidR="005130CA" w:rsidRPr="005130CA" w:rsidRDefault="005130CA" w:rsidP="00E74B79">
      <w:pPr>
        <w:ind w:left="360" w:firstLine="1160"/>
        <w:rPr>
          <w:rFonts w:ascii="Courier" w:hAnsi="Courier"/>
        </w:rPr>
      </w:pPr>
    </w:p>
    <w:p w14:paraId="3A1500F7" w14:textId="77777777" w:rsidR="005130CA" w:rsidRPr="001106DF" w:rsidRDefault="005130CA" w:rsidP="00B421DA">
      <w:pPr>
        <w:pStyle w:val="ListParagraph"/>
        <w:numPr>
          <w:ilvl w:val="0"/>
          <w:numId w:val="153"/>
        </w:numPr>
        <w:rPr>
          <w:rFonts w:ascii="Courier" w:hAnsi="Courier"/>
        </w:rPr>
      </w:pPr>
      <w:r w:rsidRPr="001106DF">
        <w:rPr>
          <w:rFonts w:ascii="Courier" w:hAnsi="Courier"/>
        </w:rPr>
        <w:t>RED jumper to Perma-Proto hole 7I                       ________</w:t>
      </w:r>
    </w:p>
    <w:p w14:paraId="52D2C6DE" w14:textId="77777777" w:rsidR="005130CA" w:rsidRPr="005130CA" w:rsidRDefault="005130CA" w:rsidP="005130CA">
      <w:pPr>
        <w:ind w:left="360"/>
        <w:rPr>
          <w:rFonts w:ascii="Courier" w:hAnsi="Courier"/>
        </w:rPr>
      </w:pPr>
      <w:r w:rsidRPr="005130CA">
        <w:rPr>
          <w:rFonts w:ascii="Courier" w:hAnsi="Courier"/>
        </w:rPr>
        <w:t xml:space="preserve">        </w:t>
      </w:r>
    </w:p>
    <w:p w14:paraId="7B2402E5" w14:textId="4EC605B4" w:rsidR="005130CA" w:rsidRDefault="00C83733" w:rsidP="00C83733">
      <w:pPr>
        <w:pStyle w:val="Heading1"/>
      </w:pPr>
      <w:bookmarkStart w:id="441" w:name="_Toc373513884"/>
      <w:r>
        <w:t>Step 27: Solder bypass diodes in series</w:t>
      </w:r>
      <w:bookmarkEnd w:id="441"/>
      <w:r>
        <w:br/>
      </w:r>
    </w:p>
    <w:p w14:paraId="6378FEC8" w14:textId="7190B61C" w:rsidR="00AE277E" w:rsidRPr="00AE277E" w:rsidRDefault="00AE277E" w:rsidP="00B421DA">
      <w:pPr>
        <w:pStyle w:val="ListParagraph"/>
        <w:numPr>
          <w:ilvl w:val="0"/>
          <w:numId w:val="167"/>
        </w:numPr>
        <w:rPr>
          <w:rFonts w:ascii="Courier" w:hAnsi="Courier"/>
        </w:rPr>
      </w:pPr>
      <w:r w:rsidRPr="00C83733">
        <w:rPr>
          <w:rFonts w:ascii="Courier" w:hAnsi="Courier"/>
          <w:b/>
          <w:sz w:val="28"/>
          <w:szCs w:val="28"/>
          <w:u w:val="single"/>
        </w:rPr>
        <w:t>Solder bypass diodes in series:</w:t>
      </w:r>
      <w:r w:rsidRPr="00C83733">
        <w:rPr>
          <w:rFonts w:ascii="Courier" w:hAnsi="Courier"/>
          <w:b/>
          <w:sz w:val="28"/>
          <w:szCs w:val="28"/>
          <w:u w:val="single"/>
        </w:rPr>
        <w:br/>
      </w:r>
      <w:r>
        <w:rPr>
          <w:rFonts w:ascii="Courier" w:hAnsi="Courier"/>
          <w:b/>
          <w:sz w:val="28"/>
          <w:szCs w:val="28"/>
        </w:rPr>
        <w:br/>
      </w:r>
      <w:r w:rsidRPr="00AE277E">
        <w:rPr>
          <w:rFonts w:ascii="Courier" w:hAnsi="Courier"/>
        </w:rPr>
        <w:t xml:space="preserve">The purpose of the </w:t>
      </w:r>
      <w:r>
        <w:rPr>
          <w:rFonts w:ascii="Courier" w:hAnsi="Courier"/>
        </w:rPr>
        <w:t>two back-to-back bypass diodes is to protect the electronics from accidental backwards connection of the PV module</w:t>
      </w:r>
      <w:del w:id="442" w:author="Cindy W" w:date="2017-11-12T15:05:00Z">
        <w:r w:rsidDel="008C5830">
          <w:rPr>
            <w:rFonts w:ascii="Courier" w:hAnsi="Courier"/>
          </w:rPr>
          <w:delText>. The</w:delText>
        </w:r>
        <w:r w:rsidR="00B421DA" w:rsidDel="008C5830">
          <w:rPr>
            <w:rFonts w:ascii="Courier" w:hAnsi="Courier"/>
          </w:rPr>
          <w:delText>y</w:delText>
        </w:r>
        <w:r w:rsidDel="008C5830">
          <w:rPr>
            <w:rFonts w:ascii="Courier" w:hAnsi="Courier"/>
          </w:rPr>
          <w:delText xml:space="preserve"> can be omitted if you are not concerned about this.</w:delText>
        </w:r>
      </w:del>
      <w:ins w:id="443" w:author="Cindy W" w:date="2017-11-12T15:05:00Z">
        <w:r w:rsidR="008C5830">
          <w:rPr>
            <w:rFonts w:ascii="Courier" w:hAnsi="Courier"/>
          </w:rPr>
          <w:t>.</w:t>
        </w:r>
      </w:ins>
      <w:r>
        <w:rPr>
          <w:rFonts w:ascii="Courier" w:hAnsi="Courier"/>
        </w:rPr>
        <w:br/>
        <w:t xml:space="preserve"> </w:t>
      </w:r>
    </w:p>
    <w:p w14:paraId="5FAB53D4" w14:textId="2F21E556" w:rsidR="00AE277E" w:rsidRDefault="00AE277E" w:rsidP="00B421DA">
      <w:pPr>
        <w:pStyle w:val="ListParagraph"/>
        <w:numPr>
          <w:ilvl w:val="0"/>
          <w:numId w:val="172"/>
        </w:numPr>
        <w:rPr>
          <w:rFonts w:ascii="Courier" w:hAnsi="Courier"/>
        </w:rPr>
      </w:pPr>
      <w:r>
        <w:rPr>
          <w:rFonts w:ascii="Courier" w:hAnsi="Courier"/>
        </w:rPr>
        <w:t xml:space="preserve">Cut the lead on the striped end of one diode to </w:t>
      </w:r>
      <w:r w:rsidR="00B421DA">
        <w:rPr>
          <w:rFonts w:ascii="Courier" w:hAnsi="Courier"/>
        </w:rPr>
        <w:t>1 cm</w:t>
      </w:r>
      <w:r w:rsidR="00B421DA">
        <w:rPr>
          <w:rFonts w:ascii="Courier" w:hAnsi="Courier"/>
        </w:rPr>
        <w:br/>
        <w:t>________</w:t>
      </w:r>
      <w:r w:rsidR="00B421DA">
        <w:rPr>
          <w:rFonts w:ascii="Courier" w:hAnsi="Courier"/>
        </w:rPr>
        <w:br/>
      </w:r>
    </w:p>
    <w:p w14:paraId="01D0F789" w14:textId="74EA4B26" w:rsidR="00AE277E" w:rsidRDefault="00B421DA" w:rsidP="00B421DA">
      <w:pPr>
        <w:pStyle w:val="ListParagraph"/>
        <w:numPr>
          <w:ilvl w:val="0"/>
          <w:numId w:val="172"/>
        </w:numPr>
        <w:rPr>
          <w:rFonts w:ascii="Courier" w:hAnsi="Courier"/>
        </w:rPr>
      </w:pPr>
      <w:r>
        <w:rPr>
          <w:rFonts w:ascii="Courier" w:hAnsi="Courier"/>
        </w:rPr>
        <w:t xml:space="preserve">Cut the lead on the </w:t>
      </w:r>
      <w:r w:rsidR="00225A9C">
        <w:rPr>
          <w:rFonts w:ascii="Courier" w:hAnsi="Courier"/>
        </w:rPr>
        <w:t>NON</w:t>
      </w:r>
      <w:r>
        <w:rPr>
          <w:rFonts w:ascii="Courier" w:hAnsi="Courier"/>
        </w:rPr>
        <w:t>-striped end of the other diode to 1 cm</w:t>
      </w:r>
      <w:r>
        <w:rPr>
          <w:rFonts w:ascii="Courier" w:hAnsi="Courier"/>
        </w:rPr>
        <w:br/>
      </w:r>
      <w:r>
        <w:rPr>
          <w:rFonts w:ascii="Courier" w:hAnsi="Courier"/>
        </w:rPr>
        <w:lastRenderedPageBreak/>
        <w:t>________</w:t>
      </w:r>
      <w:r>
        <w:rPr>
          <w:rFonts w:ascii="Courier" w:hAnsi="Courier"/>
        </w:rPr>
        <w:br/>
      </w:r>
    </w:p>
    <w:p w14:paraId="02E62273" w14:textId="507BF266" w:rsidR="00B421DA" w:rsidRDefault="00B421DA" w:rsidP="00B421DA">
      <w:pPr>
        <w:pStyle w:val="ListParagraph"/>
        <w:numPr>
          <w:ilvl w:val="0"/>
          <w:numId w:val="172"/>
        </w:numPr>
        <w:rPr>
          <w:rFonts w:ascii="Courier" w:hAnsi="Courier"/>
        </w:rPr>
      </w:pPr>
      <w:r>
        <w:rPr>
          <w:rFonts w:ascii="Courier" w:hAnsi="Courier"/>
        </w:rPr>
        <w:t xml:space="preserve">Hold the two diodes in the vise </w:t>
      </w:r>
      <w:r w:rsidR="00987002">
        <w:rPr>
          <w:rFonts w:ascii="Courier" w:hAnsi="Courier"/>
        </w:rPr>
        <w:t>and/</w:t>
      </w:r>
      <w:r>
        <w:rPr>
          <w:rFonts w:ascii="Courier" w:hAnsi="Courier"/>
        </w:rPr>
        <w:t>or using the 3</w:t>
      </w:r>
      <w:r w:rsidRPr="00B421DA">
        <w:rPr>
          <w:rFonts w:ascii="Courier" w:hAnsi="Courier"/>
          <w:vertAlign w:val="superscript"/>
        </w:rPr>
        <w:t>rd</w:t>
      </w:r>
      <w:r>
        <w:rPr>
          <w:rFonts w:ascii="Courier" w:hAnsi="Courier"/>
        </w:rPr>
        <w:t xml:space="preserve"> hand tool so that the sides of two short leads are contacting each other and their ends are butting up to the body of the other diode</w:t>
      </w:r>
      <w:r>
        <w:rPr>
          <w:rFonts w:ascii="Courier" w:hAnsi="Courier"/>
        </w:rPr>
        <w:br/>
        <w:t>________</w:t>
      </w:r>
      <w:r>
        <w:rPr>
          <w:rFonts w:ascii="Courier" w:hAnsi="Courier"/>
        </w:rPr>
        <w:br/>
      </w:r>
    </w:p>
    <w:p w14:paraId="142B60A1" w14:textId="6B7F54A4" w:rsidR="00B421DA" w:rsidRDefault="00B421DA" w:rsidP="00B421DA">
      <w:pPr>
        <w:pStyle w:val="ListParagraph"/>
        <w:numPr>
          <w:ilvl w:val="0"/>
          <w:numId w:val="172"/>
        </w:numPr>
        <w:rPr>
          <w:rFonts w:ascii="Courier" w:hAnsi="Courier"/>
        </w:rPr>
      </w:pPr>
      <w:r>
        <w:rPr>
          <w:rFonts w:ascii="Courier" w:hAnsi="Courier"/>
        </w:rPr>
        <w:t>Solder the two together. These are heavy gauge leads, so you’ll have to heat them up for several seconds before the solder will flow. Make sure the soldering iron is tinned and contacts both leads.</w:t>
      </w:r>
      <w:r>
        <w:rPr>
          <w:rFonts w:ascii="Courier" w:hAnsi="Courier"/>
        </w:rPr>
        <w:br/>
        <w:t>________</w:t>
      </w:r>
      <w:r>
        <w:rPr>
          <w:rFonts w:ascii="Courier" w:hAnsi="Courier"/>
        </w:rPr>
        <w:br/>
      </w:r>
    </w:p>
    <w:p w14:paraId="1DD5AAE7" w14:textId="218EB594" w:rsidR="00C83733" w:rsidRPr="00C83733" w:rsidRDefault="00C83733" w:rsidP="00C83733">
      <w:pPr>
        <w:pStyle w:val="Heading1"/>
      </w:pPr>
      <w:bookmarkStart w:id="444" w:name="_Toc373513885"/>
      <w:r>
        <w:t>Step 28: Make binding post connections</w:t>
      </w:r>
      <w:bookmarkEnd w:id="444"/>
      <w:r>
        <w:br/>
      </w:r>
    </w:p>
    <w:p w14:paraId="7B50C8E6" w14:textId="54C50C8E" w:rsidR="00B421DA" w:rsidRPr="00C83733" w:rsidRDefault="00B421DA" w:rsidP="00B421DA">
      <w:pPr>
        <w:pStyle w:val="ListParagraph"/>
        <w:numPr>
          <w:ilvl w:val="0"/>
          <w:numId w:val="173"/>
        </w:numPr>
        <w:rPr>
          <w:rFonts w:ascii="Courier" w:hAnsi="Courier"/>
          <w:b/>
          <w:sz w:val="28"/>
          <w:szCs w:val="28"/>
          <w:u w:val="single"/>
        </w:rPr>
      </w:pPr>
      <w:r w:rsidRPr="00C83733">
        <w:rPr>
          <w:rFonts w:ascii="Courier" w:hAnsi="Courier"/>
          <w:b/>
          <w:sz w:val="28"/>
          <w:szCs w:val="28"/>
          <w:u w:val="single"/>
        </w:rPr>
        <w:t>Make binding post connections:</w:t>
      </w:r>
      <w:r w:rsidR="00A214AE" w:rsidRPr="00C83733">
        <w:rPr>
          <w:rFonts w:ascii="Courier" w:hAnsi="Courier"/>
          <w:b/>
          <w:sz w:val="28"/>
          <w:szCs w:val="28"/>
          <w:u w:val="single"/>
        </w:rPr>
        <w:br/>
      </w:r>
    </w:p>
    <w:p w14:paraId="70541A0F" w14:textId="3E0F0E65"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Remove outer nuts </w:t>
      </w:r>
      <w:r w:rsidR="00987002">
        <w:rPr>
          <w:rFonts w:ascii="Courier" w:hAnsi="Courier"/>
        </w:rPr>
        <w:t xml:space="preserve">and washers </w:t>
      </w:r>
      <w:r>
        <w:rPr>
          <w:rFonts w:ascii="Courier" w:hAnsi="Courier"/>
        </w:rPr>
        <w:t>from threaded post</w:t>
      </w:r>
      <w:r>
        <w:rPr>
          <w:rFonts w:ascii="Courier" w:hAnsi="Courier"/>
        </w:rPr>
        <w:br/>
        <w:t>________</w:t>
      </w:r>
      <w:r>
        <w:rPr>
          <w:rFonts w:ascii="Courier" w:hAnsi="Courier"/>
        </w:rPr>
        <w:br/>
      </w:r>
    </w:p>
    <w:p w14:paraId="6EB414E8" w14:textId="05BE4302"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Insert negative (black side) threaded post through the cable ring connector on zip cord “A” </w:t>
      </w:r>
      <w:r w:rsidR="007D32F6">
        <w:rPr>
          <w:rFonts w:ascii="Courier" w:hAnsi="Courier"/>
        </w:rPr>
        <w:t xml:space="preserve">(other end is attached to </w:t>
      </w:r>
      <w:r w:rsidR="007E6F65">
        <w:rPr>
          <w:rFonts w:ascii="Courier" w:hAnsi="Courier"/>
        </w:rPr>
        <w:t xml:space="preserve">shunt resistor and ground rail on bottom of </w:t>
      </w:r>
      <w:r w:rsidR="007D32F6">
        <w:rPr>
          <w:rFonts w:ascii="Courier" w:hAnsi="Courier"/>
        </w:rPr>
        <w:t>Perma-P</w:t>
      </w:r>
      <w:r w:rsidR="007E6F65">
        <w:rPr>
          <w:rFonts w:ascii="Courier" w:hAnsi="Courier"/>
        </w:rPr>
        <w:t>roto</w:t>
      </w:r>
      <w:r w:rsidR="007D32F6">
        <w:rPr>
          <w:rFonts w:ascii="Courier" w:hAnsi="Courier"/>
        </w:rPr>
        <w:t>)</w:t>
      </w:r>
      <w:r w:rsidR="007E6F65">
        <w:rPr>
          <w:rFonts w:ascii="Courier" w:hAnsi="Courier"/>
        </w:rPr>
        <w:br/>
      </w:r>
      <w:r>
        <w:rPr>
          <w:rFonts w:ascii="Courier" w:hAnsi="Courier"/>
        </w:rPr>
        <w:t>________</w:t>
      </w:r>
      <w:r>
        <w:rPr>
          <w:rFonts w:ascii="Courier" w:hAnsi="Courier"/>
        </w:rPr>
        <w:br/>
      </w:r>
    </w:p>
    <w:p w14:paraId="62A7FC46" w14:textId="529F4E75" w:rsidR="00987002" w:rsidRPr="00225A9C" w:rsidRDefault="00A214AE" w:rsidP="00225A9C">
      <w:pPr>
        <w:pStyle w:val="ListParagraph"/>
        <w:numPr>
          <w:ilvl w:val="0"/>
          <w:numId w:val="174"/>
        </w:numPr>
        <w:rPr>
          <w:rFonts w:ascii="Courier" w:hAnsi="Courier"/>
          <w:b/>
          <w:sz w:val="28"/>
          <w:szCs w:val="28"/>
        </w:rPr>
      </w:pPr>
      <w:r>
        <w:rPr>
          <w:rFonts w:ascii="Courier" w:hAnsi="Courier"/>
        </w:rPr>
        <w:t>Insert positive (red side) threaded post through the cable</w:t>
      </w:r>
      <w:r w:rsidR="00DB0A16">
        <w:rPr>
          <w:rFonts w:ascii="Courier" w:hAnsi="Courier"/>
        </w:rPr>
        <w:t xml:space="preserve"> ring connector on zip cord “B</w:t>
      </w:r>
      <w:r w:rsidR="007E6F65">
        <w:rPr>
          <w:rFonts w:ascii="Courier" w:hAnsi="Courier"/>
        </w:rPr>
        <w:t>”</w:t>
      </w:r>
      <w:r w:rsidR="007E6F65">
        <w:rPr>
          <w:rFonts w:ascii="Courier" w:hAnsi="Courier"/>
        </w:rPr>
        <w:br/>
      </w:r>
      <w:r>
        <w:rPr>
          <w:rFonts w:ascii="Courier" w:hAnsi="Courier"/>
        </w:rPr>
        <w:t>________</w:t>
      </w:r>
      <w:r w:rsidR="007E6F65">
        <w:rPr>
          <w:rFonts w:ascii="Courier" w:hAnsi="Courier"/>
        </w:rPr>
        <w:br/>
      </w:r>
    </w:p>
    <w:p w14:paraId="444FE0D2" w14:textId="386A1EC5" w:rsidR="007E6F65" w:rsidRPr="007E6F65" w:rsidRDefault="007E6F65" w:rsidP="00AA3975">
      <w:pPr>
        <w:pStyle w:val="ListParagraph"/>
        <w:numPr>
          <w:ilvl w:val="0"/>
          <w:numId w:val="174"/>
        </w:numPr>
        <w:rPr>
          <w:rFonts w:ascii="Courier" w:hAnsi="Courier"/>
          <w:b/>
          <w:sz w:val="28"/>
          <w:szCs w:val="28"/>
        </w:rPr>
      </w:pPr>
      <w:r>
        <w:rPr>
          <w:rFonts w:ascii="Courier" w:hAnsi="Courier"/>
        </w:rPr>
        <w:t>Bend diode leads into loops that will fit onto the threaded posts (see photo)</w:t>
      </w:r>
      <w:r>
        <w:rPr>
          <w:rFonts w:ascii="Courier" w:hAnsi="Courier"/>
        </w:rPr>
        <w:br/>
        <w:t>________</w:t>
      </w:r>
      <w:r>
        <w:rPr>
          <w:rFonts w:ascii="Courier" w:hAnsi="Courier"/>
        </w:rPr>
        <w:br/>
      </w:r>
    </w:p>
    <w:p w14:paraId="643E9322" w14:textId="315285C6" w:rsidR="00225A9C" w:rsidRPr="00225A9C" w:rsidRDefault="007E6F65" w:rsidP="00AA3975">
      <w:pPr>
        <w:pStyle w:val="ListParagraph"/>
        <w:numPr>
          <w:ilvl w:val="0"/>
          <w:numId w:val="174"/>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sidR="00225A9C">
        <w:rPr>
          <w:rFonts w:ascii="Courier" w:hAnsi="Courier"/>
        </w:rPr>
        <w:br/>
      </w:r>
    </w:p>
    <w:p w14:paraId="332C1872" w14:textId="21CAEB89" w:rsidR="007E6F65" w:rsidRPr="007E6F65" w:rsidRDefault="00225A9C" w:rsidP="00AA3975">
      <w:pPr>
        <w:pStyle w:val="ListParagraph"/>
        <w:numPr>
          <w:ilvl w:val="0"/>
          <w:numId w:val="174"/>
        </w:numPr>
        <w:rPr>
          <w:rFonts w:ascii="Courier" w:hAnsi="Courier"/>
          <w:b/>
          <w:sz w:val="28"/>
          <w:szCs w:val="28"/>
        </w:rPr>
      </w:pPr>
      <w:r>
        <w:rPr>
          <w:rFonts w:ascii="Courier" w:hAnsi="Courier"/>
        </w:rPr>
        <w:t>Put washers back on, over the diode lead loops</w:t>
      </w:r>
      <w:r>
        <w:rPr>
          <w:rFonts w:ascii="Courier" w:hAnsi="Courier"/>
        </w:rPr>
        <w:br/>
        <w:t>________</w:t>
      </w:r>
      <w:r w:rsidR="007E6F65">
        <w:rPr>
          <w:rFonts w:ascii="Courier" w:hAnsi="Courier"/>
        </w:rPr>
        <w:br/>
      </w:r>
    </w:p>
    <w:p w14:paraId="5D374091" w14:textId="1E392D02" w:rsidR="00A214AE" w:rsidRDefault="007E6F65" w:rsidP="00AA3975">
      <w:pPr>
        <w:pStyle w:val="ListParagraph"/>
        <w:numPr>
          <w:ilvl w:val="0"/>
          <w:numId w:val="174"/>
        </w:numPr>
        <w:rPr>
          <w:rFonts w:ascii="Courier" w:hAnsi="Courier"/>
          <w:b/>
          <w:sz w:val="28"/>
          <w:szCs w:val="28"/>
        </w:rPr>
      </w:pPr>
      <w:r>
        <w:rPr>
          <w:rFonts w:ascii="Courier" w:hAnsi="Courier"/>
        </w:rPr>
        <w:lastRenderedPageBreak/>
        <w:t>Put nuts on and tighten (not too tight – they’ll be coming off again later)</w:t>
      </w:r>
      <w:r>
        <w:rPr>
          <w:rFonts w:ascii="Courier" w:hAnsi="Courier"/>
        </w:rPr>
        <w:br/>
        <w:t>________</w:t>
      </w:r>
      <w:r>
        <w:rPr>
          <w:rFonts w:ascii="Courier" w:hAnsi="Courier"/>
        </w:rPr>
        <w:br/>
        <w:t xml:space="preserve"> </w:t>
      </w:r>
    </w:p>
    <w:p w14:paraId="7AD8BB90" w14:textId="12807740" w:rsidR="00C83733" w:rsidRPr="00C83733" w:rsidRDefault="00C83733" w:rsidP="00C83733">
      <w:pPr>
        <w:pStyle w:val="Heading1"/>
      </w:pPr>
      <w:bookmarkStart w:id="445" w:name="_Toc373513886"/>
      <w:r>
        <w:t>Step 29: Make relay switching side connections</w:t>
      </w:r>
      <w:bookmarkEnd w:id="445"/>
      <w:r>
        <w:br/>
      </w:r>
    </w:p>
    <w:p w14:paraId="5AE1FA61" w14:textId="6BF9940B" w:rsidR="00A214AE" w:rsidRPr="00C83733" w:rsidRDefault="00A214AE" w:rsidP="00AA3975">
      <w:pPr>
        <w:pStyle w:val="ListParagraph"/>
        <w:numPr>
          <w:ilvl w:val="0"/>
          <w:numId w:val="17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2B07CA94" w14:textId="27FD5B40" w:rsidR="007D32F6" w:rsidRPr="007D32F6" w:rsidRDefault="00DB0A16" w:rsidP="00AA3975">
      <w:pPr>
        <w:pStyle w:val="ListParagraph"/>
        <w:numPr>
          <w:ilvl w:val="0"/>
          <w:numId w:val="176"/>
        </w:numPr>
        <w:rPr>
          <w:rFonts w:ascii="Courier" w:hAnsi="Courier"/>
          <w:b/>
          <w:sz w:val="28"/>
          <w:szCs w:val="28"/>
        </w:rPr>
      </w:pPr>
      <w:r>
        <w:rPr>
          <w:rFonts w:ascii="Courier" w:hAnsi="Courier"/>
        </w:rPr>
        <w:t>Twist end of zip cord “B</w:t>
      </w:r>
      <w:r w:rsidR="00A214AE">
        <w:rPr>
          <w:rFonts w:ascii="Courier" w:hAnsi="Courier"/>
        </w:rPr>
        <w:t>” (from red side of binding post</w:t>
      </w:r>
      <w:r w:rsidR="007D32F6">
        <w:rPr>
          <w:rFonts w:ascii="Courier" w:hAnsi="Courier"/>
        </w:rPr>
        <w:t>s) to end of yellow wire that comes from Perma-Proto hole 20C</w:t>
      </w:r>
      <w:r w:rsidR="007E6F65">
        <w:rPr>
          <w:rFonts w:ascii="Courier" w:hAnsi="Courier"/>
        </w:rPr>
        <w:t>, and solder them together</w:t>
      </w:r>
      <w:r w:rsidR="006B35AC">
        <w:rPr>
          <w:rFonts w:ascii="Courier" w:hAnsi="Courier"/>
        </w:rPr>
        <w:br/>
        <w:t>________</w:t>
      </w:r>
      <w:r w:rsidR="006B35AC">
        <w:rPr>
          <w:rFonts w:ascii="Courier" w:hAnsi="Courier"/>
        </w:rPr>
        <w:br/>
      </w:r>
    </w:p>
    <w:p w14:paraId="4BA87DF1" w14:textId="1D00333D" w:rsidR="007D32F6" w:rsidRPr="007D32F6" w:rsidRDefault="00516EAB" w:rsidP="00AA3975">
      <w:pPr>
        <w:pStyle w:val="ListParagraph"/>
        <w:numPr>
          <w:ilvl w:val="0"/>
          <w:numId w:val="17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tighten down the screw.  Tug the wires gently to make sure they are securely connected.</w:t>
      </w:r>
      <w:r w:rsidR="007D32F6">
        <w:rPr>
          <w:rFonts w:ascii="Courier" w:hAnsi="Courier"/>
        </w:rPr>
        <w:br/>
      </w:r>
      <w:r w:rsidR="006B35AC">
        <w:rPr>
          <w:rFonts w:ascii="Courier" w:hAnsi="Courier"/>
        </w:rPr>
        <w:t>_________</w:t>
      </w:r>
      <w:r w:rsidR="006B35AC">
        <w:rPr>
          <w:rFonts w:ascii="Courier" w:hAnsi="Courier"/>
        </w:rPr>
        <w:br/>
      </w:r>
    </w:p>
    <w:p w14:paraId="2D5F6456" w14:textId="1CA034F9" w:rsidR="006B35AC" w:rsidRP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DB0A16">
        <w:rPr>
          <w:rFonts w:ascii="Courier" w:hAnsi="Courier"/>
        </w:rPr>
        <w:t>nsert the end of zip cord “C</w:t>
      </w:r>
      <w:r w:rsidR="007D32F6">
        <w:rPr>
          <w:rFonts w:ascii="Courier" w:hAnsi="Courier"/>
        </w:rPr>
        <w:t>” (other end is attached to capacitor + leads on back of Perma-Proto)</w:t>
      </w:r>
      <w:r w:rsidR="006B35AC">
        <w:rPr>
          <w:rFonts w:ascii="Courier" w:hAnsi="Courier"/>
        </w:rPr>
        <w:t xml:space="preserve"> into the center (“Common” - 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w:t>
      </w:r>
      <w:r w:rsidR="006B35AC">
        <w:rPr>
          <w:rFonts w:ascii="Courier" w:hAnsi="Courier"/>
        </w:rPr>
        <w:br/>
      </w:r>
    </w:p>
    <w:p w14:paraId="28ADD06D" w14:textId="5B426A4C" w:rsid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6B35AC">
        <w:rPr>
          <w:rFonts w:ascii="Courier" w:hAnsi="Courier"/>
        </w:rPr>
        <w:t xml:space="preserve">nsert the end of the green wire that comes from Perma-Proto hole 6I into the bottom (“Normally Closed – NC)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__________</w:t>
      </w:r>
    </w:p>
    <w:p w14:paraId="656B9DB3" w14:textId="1DF4BAA8" w:rsidR="00C83733" w:rsidRPr="00C83733" w:rsidRDefault="00C83733" w:rsidP="00C83733">
      <w:pPr>
        <w:pStyle w:val="Heading1"/>
      </w:pPr>
      <w:bookmarkStart w:id="446" w:name="_Toc373513887"/>
      <w:r>
        <w:t>Step 30: Make relay power/control side connections</w:t>
      </w:r>
      <w:bookmarkEnd w:id="446"/>
      <w:r>
        <w:br/>
      </w:r>
    </w:p>
    <w:p w14:paraId="260B5C11" w14:textId="4D3A9A38" w:rsidR="006B35AC" w:rsidRPr="00C83733" w:rsidRDefault="006B35AC" w:rsidP="00AA3975">
      <w:pPr>
        <w:pStyle w:val="ListParagraph"/>
        <w:numPr>
          <w:ilvl w:val="0"/>
          <w:numId w:val="17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12D01F40" w14:textId="1A3E6245" w:rsidR="00516EAB" w:rsidRPr="00B3429E" w:rsidRDefault="006B35AC" w:rsidP="00B3429E">
      <w:pPr>
        <w:pStyle w:val="ListParagraph"/>
        <w:numPr>
          <w:ilvl w:val="0"/>
          <w:numId w:val="178"/>
        </w:numPr>
        <w:rPr>
          <w:rFonts w:ascii="Courier" w:hAnsi="Courier"/>
          <w:b/>
          <w:sz w:val="28"/>
          <w:szCs w:val="28"/>
        </w:rPr>
      </w:pPr>
      <w:r>
        <w:rPr>
          <w:rFonts w:ascii="Courier" w:hAnsi="Courier"/>
        </w:rPr>
        <w:t>Connect the BLUE jumper (from Perma-Proto hole 22J) to the IN pin on the relay</w:t>
      </w:r>
      <w:r w:rsidR="009270F5">
        <w:rPr>
          <w:rFonts w:ascii="Courier" w:hAnsi="Courier"/>
        </w:rPr>
        <w:t xml:space="preserve"> module</w:t>
      </w:r>
      <w:r>
        <w:rPr>
          <w:rFonts w:ascii="Courier" w:hAnsi="Courier"/>
        </w:rPr>
        <w:br/>
        <w:t>__________</w:t>
      </w:r>
      <w:r>
        <w:rPr>
          <w:rFonts w:ascii="Courier" w:hAnsi="Courier"/>
        </w:rPr>
        <w:br/>
      </w:r>
    </w:p>
    <w:p w14:paraId="0EC25785" w14:textId="3C63D977" w:rsidR="00B3429E" w:rsidRPr="00B3429E" w:rsidRDefault="006B35AC" w:rsidP="00516EAB">
      <w:pPr>
        <w:pStyle w:val="ListParagraph"/>
        <w:numPr>
          <w:ilvl w:val="0"/>
          <w:numId w:val="178"/>
        </w:numPr>
        <w:rPr>
          <w:rFonts w:ascii="Courier" w:hAnsi="Courier"/>
          <w:b/>
          <w:sz w:val="28"/>
          <w:szCs w:val="28"/>
        </w:rPr>
      </w:pPr>
      <w:r>
        <w:rPr>
          <w:rFonts w:ascii="Courier" w:hAnsi="Courier"/>
        </w:rPr>
        <w:lastRenderedPageBreak/>
        <w:t>Connect the RED jumper (from Perma-Proto upper power rail hole 10)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664CA43E" w:rsidR="00326E27" w:rsidRDefault="00B3429E" w:rsidP="00516EAB">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 (“Power” side)</w:t>
      </w:r>
      <w:r>
        <w:rPr>
          <w:rFonts w:ascii="Courier" w:hAnsi="Courier"/>
        </w:rPr>
        <w:br/>
        <w:t>__________</w:t>
      </w:r>
      <w:r>
        <w:rPr>
          <w:rFonts w:ascii="Courier" w:hAnsi="Courier"/>
        </w:rPr>
        <w:br/>
      </w:r>
      <w:r w:rsidR="00326E27" w:rsidRPr="00516EAB">
        <w:rPr>
          <w:rFonts w:ascii="Courier" w:hAnsi="Courier"/>
        </w:rPr>
        <w:br/>
      </w:r>
    </w:p>
    <w:p w14:paraId="50A978BA" w14:textId="2E8E10E4" w:rsidR="00C83733" w:rsidRPr="00C83733" w:rsidRDefault="00C83733" w:rsidP="00C83733">
      <w:pPr>
        <w:pStyle w:val="Heading1"/>
      </w:pPr>
      <w:bookmarkStart w:id="447" w:name="_Toc373513888"/>
      <w:r>
        <w:t>Step 31: make other Arduino connections</w:t>
      </w:r>
      <w:bookmarkEnd w:id="447"/>
      <w:r>
        <w:br/>
      </w:r>
    </w:p>
    <w:p w14:paraId="57D7A4DF" w14:textId="6AF39892" w:rsidR="00326E27" w:rsidRPr="00C83733" w:rsidRDefault="00326E27" w:rsidP="00AA3975">
      <w:pPr>
        <w:pStyle w:val="ListParagraph"/>
        <w:numPr>
          <w:ilvl w:val="0"/>
          <w:numId w:val="179"/>
        </w:numPr>
        <w:rPr>
          <w:rFonts w:ascii="Courier" w:hAnsi="Courier"/>
          <w:b/>
          <w:sz w:val="28"/>
          <w:szCs w:val="28"/>
          <w:u w:val="single"/>
        </w:rPr>
      </w:pPr>
      <w:r w:rsidRPr="00C83733">
        <w:rPr>
          <w:rFonts w:ascii="Courier" w:hAnsi="Courier"/>
          <w:b/>
          <w:sz w:val="28"/>
          <w:szCs w:val="28"/>
          <w:u w:val="single"/>
        </w:rPr>
        <w:t>Make other Arduino connections:</w:t>
      </w:r>
      <w:r w:rsidRPr="00C83733">
        <w:rPr>
          <w:rFonts w:ascii="Courier" w:hAnsi="Courier"/>
          <w:b/>
          <w:sz w:val="28"/>
          <w:szCs w:val="28"/>
          <w:u w:val="single"/>
        </w:rPr>
        <w:br/>
      </w:r>
    </w:p>
    <w:p w14:paraId="59CD42A7" w14:textId="440E27A5" w:rsidR="00326E27" w:rsidRPr="00604B8E" w:rsidRDefault="001E2DFA" w:rsidP="00326E27">
      <w:pPr>
        <w:pStyle w:val="ListParagraph"/>
        <w:numPr>
          <w:ilvl w:val="0"/>
          <w:numId w:val="128"/>
        </w:numPr>
        <w:rPr>
          <w:rFonts w:ascii="Courier" w:hAnsi="Courier"/>
        </w:rPr>
      </w:pPr>
      <w:r>
        <w:rPr>
          <w:rFonts w:ascii="Courier" w:hAnsi="Courier"/>
        </w:rPr>
        <w:t xml:space="preserve">Connect the </w:t>
      </w:r>
      <w:r w:rsidR="00326E27">
        <w:rPr>
          <w:rFonts w:ascii="Courier" w:hAnsi="Courier"/>
        </w:rPr>
        <w:t xml:space="preserve">BLUE wire from </w:t>
      </w:r>
      <w:r w:rsidR="00326E27" w:rsidRPr="00604B8E">
        <w:rPr>
          <w:rFonts w:ascii="Courier" w:hAnsi="Courier"/>
        </w:rPr>
        <w:t>Perma-Proto hole 22I</w:t>
      </w:r>
      <w:r w:rsidR="00326E27">
        <w:rPr>
          <w:rFonts w:ascii="Courier" w:hAnsi="Courier"/>
        </w:rPr>
        <w:t xml:space="preserve"> to Arduino pin 2</w:t>
      </w:r>
      <w:r w:rsidR="00326E27">
        <w:rPr>
          <w:rFonts w:ascii="Courier" w:hAnsi="Courier"/>
        </w:rPr>
        <w:br/>
        <w:t>__________</w:t>
      </w:r>
    </w:p>
    <w:p w14:paraId="3282DF4E" w14:textId="77777777" w:rsidR="00326E27" w:rsidRPr="005130CA" w:rsidRDefault="00326E27" w:rsidP="00326E27">
      <w:pPr>
        <w:ind w:left="360"/>
        <w:rPr>
          <w:rFonts w:ascii="Courier" w:hAnsi="Courier"/>
        </w:rPr>
      </w:pPr>
      <w:r w:rsidRPr="005130CA">
        <w:rPr>
          <w:rFonts w:ascii="Courier" w:hAnsi="Courier"/>
        </w:rPr>
        <w:t xml:space="preserve">     </w:t>
      </w:r>
    </w:p>
    <w:p w14:paraId="6C88D872" w14:textId="77777777" w:rsidR="00326E27" w:rsidRPr="005130CA" w:rsidRDefault="00326E27" w:rsidP="00326E27">
      <w:pPr>
        <w:ind w:left="360"/>
        <w:rPr>
          <w:rFonts w:ascii="Courier" w:hAnsi="Courier"/>
        </w:rPr>
      </w:pPr>
    </w:p>
    <w:p w14:paraId="07D58620" w14:textId="3F098CD2" w:rsidR="004D3FCB" w:rsidRPr="006A4DA3" w:rsidRDefault="004D3FCB" w:rsidP="004D3FCB">
      <w:pPr>
        <w:pStyle w:val="ListParagraph"/>
        <w:numPr>
          <w:ilvl w:val="0"/>
          <w:numId w:val="130"/>
        </w:numPr>
        <w:rPr>
          <w:rFonts w:ascii="Courier" w:hAnsi="Courier"/>
        </w:rPr>
      </w:pPr>
      <w:r>
        <w:rPr>
          <w:rFonts w:ascii="Courier" w:hAnsi="Courier"/>
        </w:rPr>
        <w:t>Connect the BLUE wire from Perma-Proto hole 13B to Arduino pin 10</w:t>
      </w:r>
      <w:r>
        <w:rPr>
          <w:rFonts w:ascii="Courier" w:hAnsi="Courier"/>
        </w:rPr>
        <w:br/>
        <w:t>__________</w:t>
      </w:r>
      <w:r>
        <w:rPr>
          <w:rFonts w:ascii="Courier" w:hAnsi="Courier"/>
        </w:rPr>
        <w:br/>
      </w:r>
    </w:p>
    <w:p w14:paraId="1EDC632D" w14:textId="6C6C195F" w:rsidR="004D3FCB" w:rsidRDefault="004D3FCB" w:rsidP="00326E27">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0AB49F02" w14:textId="0A163D7D" w:rsidR="004D3FCB" w:rsidRPr="00604B8E" w:rsidRDefault="004D3FCB" w:rsidP="004D3FCB">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r>
        <w:rPr>
          <w:rFonts w:ascii="Courier" w:hAnsi="Courier"/>
        </w:rPr>
        <w:br/>
        <w:t>__________</w:t>
      </w:r>
    </w:p>
    <w:p w14:paraId="4CC05CCA" w14:textId="12418E26" w:rsidR="004D3FCB" w:rsidRDefault="004D3FCB" w:rsidP="004D3FCB">
      <w:pPr>
        <w:pStyle w:val="ListParagraph"/>
        <w:rPr>
          <w:rFonts w:ascii="Courier" w:hAnsi="Courier"/>
        </w:rPr>
      </w:pPr>
    </w:p>
    <w:p w14:paraId="278E3B70" w14:textId="336EDC63" w:rsidR="007E6F65" w:rsidRPr="004D3FCB" w:rsidRDefault="00326E27" w:rsidP="004D3FCB">
      <w:pPr>
        <w:pStyle w:val="ListParagraph"/>
        <w:numPr>
          <w:ilvl w:val="0"/>
          <w:numId w:val="130"/>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p>
    <w:p w14:paraId="4FF95945" w14:textId="77777777" w:rsidR="00326E27" w:rsidRPr="005130CA" w:rsidRDefault="00326E27" w:rsidP="00326E27">
      <w:pPr>
        <w:ind w:left="360"/>
        <w:rPr>
          <w:rFonts w:ascii="Courier" w:hAnsi="Courier"/>
        </w:rPr>
      </w:pPr>
    </w:p>
    <w:p w14:paraId="2BE28AC7" w14:textId="64046A7B" w:rsidR="00326E27" w:rsidRPr="00604B8E" w:rsidRDefault="00326E27" w:rsidP="00326E27">
      <w:pPr>
        <w:pStyle w:val="ListParagraph"/>
        <w:numPr>
          <w:ilvl w:val="0"/>
          <w:numId w:val="136"/>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RED wire from </w:t>
      </w:r>
      <w:r w:rsidRPr="00604B8E">
        <w:rPr>
          <w:rFonts w:ascii="Courier" w:hAnsi="Courier"/>
        </w:rPr>
        <w:t>Perma-Proto upper power rail (red stripe), hole 15</w:t>
      </w:r>
      <w:r>
        <w:rPr>
          <w:rFonts w:ascii="Courier" w:hAnsi="Courier"/>
        </w:rPr>
        <w:t xml:space="preserve"> to Arduino +5V pin</w:t>
      </w:r>
    </w:p>
    <w:p w14:paraId="3ECF7650" w14:textId="5A129F51" w:rsidR="00326E27" w:rsidRPr="005130CA" w:rsidRDefault="00326E27" w:rsidP="004D3FCB">
      <w:pPr>
        <w:ind w:left="360"/>
        <w:rPr>
          <w:rFonts w:ascii="Courier" w:hAnsi="Courier"/>
        </w:rPr>
      </w:pPr>
      <w:r>
        <w:rPr>
          <w:rFonts w:ascii="Courier" w:hAnsi="Courier"/>
        </w:rPr>
        <w:t xml:space="preserve">   </w:t>
      </w:r>
      <w:r w:rsidRPr="00326E27">
        <w:rPr>
          <w:rFonts w:ascii="Courier" w:hAnsi="Courier"/>
        </w:rPr>
        <w:t>________</w:t>
      </w:r>
      <w:r w:rsidR="004D3FCB">
        <w:rPr>
          <w:rFonts w:ascii="Courier" w:hAnsi="Courier"/>
        </w:rPr>
        <w:t>__</w:t>
      </w:r>
      <w:r w:rsidR="007E6F65">
        <w:rPr>
          <w:rFonts w:ascii="Courier" w:hAnsi="Courier"/>
        </w:rPr>
        <w:br/>
      </w:r>
    </w:p>
    <w:p w14:paraId="3AA4D441" w14:textId="69A07BA2" w:rsidR="00C83733" w:rsidRDefault="00326E27" w:rsidP="00326E27">
      <w:pPr>
        <w:pStyle w:val="ListParagraph"/>
        <w:numPr>
          <w:ilvl w:val="0"/>
          <w:numId w:val="138"/>
        </w:numPr>
        <w:rPr>
          <w:rFonts w:ascii="Courier" w:hAnsi="Courier"/>
        </w:rPr>
      </w:pPr>
      <w:r>
        <w:rPr>
          <w:rFonts w:ascii="Courier" w:hAnsi="Courier"/>
        </w:rPr>
        <w:t>Connect</w:t>
      </w:r>
      <w:r w:rsidRPr="00604B8E">
        <w:rPr>
          <w:rFonts w:ascii="Courier" w:hAnsi="Courier"/>
        </w:rPr>
        <w:t xml:space="preserve"> </w:t>
      </w:r>
      <w:r w:rsidR="001E2DFA">
        <w:rPr>
          <w:rFonts w:ascii="Courier" w:hAnsi="Courier"/>
        </w:rPr>
        <w:t xml:space="preserve">the </w:t>
      </w:r>
      <w:r w:rsidRPr="00604B8E">
        <w:rPr>
          <w:rFonts w:ascii="Courier" w:hAnsi="Courier"/>
        </w:rPr>
        <w:t xml:space="preserve">BLACK wire </w:t>
      </w:r>
      <w:r>
        <w:rPr>
          <w:rFonts w:ascii="Courier" w:hAnsi="Courier"/>
        </w:rPr>
        <w:t xml:space="preserve">from </w:t>
      </w:r>
      <w:r w:rsidRPr="00604B8E">
        <w:rPr>
          <w:rFonts w:ascii="Courier" w:hAnsi="Courier"/>
        </w:rPr>
        <w:t>Perma-Proto lower ground rail (blue stripe), hole 15</w:t>
      </w:r>
      <w:r>
        <w:rPr>
          <w:rFonts w:ascii="Courier" w:hAnsi="Courier"/>
        </w:rPr>
        <w:t xml:space="preserve"> to Arduino GND</w:t>
      </w:r>
      <w:r w:rsidR="004D3FCB">
        <w:rPr>
          <w:rFonts w:ascii="Courier" w:hAnsi="Courier"/>
        </w:rPr>
        <w:t xml:space="preserve"> (near pin 13)</w:t>
      </w:r>
      <w:r>
        <w:rPr>
          <w:rFonts w:ascii="Courier" w:hAnsi="Courier"/>
        </w:rPr>
        <w:br/>
      </w:r>
      <w:r w:rsidRPr="00604B8E">
        <w:rPr>
          <w:rFonts w:ascii="Courier" w:hAnsi="Courier"/>
        </w:rPr>
        <w:t>________</w:t>
      </w:r>
      <w:r w:rsidR="004D3FCB">
        <w:rPr>
          <w:rFonts w:ascii="Courier" w:hAnsi="Courier"/>
        </w:rPr>
        <w:t>__</w:t>
      </w:r>
      <w:r w:rsidR="00C83733">
        <w:rPr>
          <w:rFonts w:ascii="Courier" w:hAnsi="Courier"/>
        </w:rPr>
        <w:br/>
      </w:r>
    </w:p>
    <w:p w14:paraId="21D1CFD6" w14:textId="4CB3EE43" w:rsidR="00326E27" w:rsidRPr="00C83733" w:rsidRDefault="00C83733" w:rsidP="00C83733">
      <w:pPr>
        <w:pStyle w:val="Heading1"/>
      </w:pPr>
      <w:bookmarkStart w:id="448" w:name="_Toc373513889"/>
      <w:r w:rsidRPr="00C83733">
        <w:lastRenderedPageBreak/>
        <w:t>Step 32: Test system connections</w:t>
      </w:r>
      <w:bookmarkEnd w:id="448"/>
      <w:r>
        <w:br/>
      </w:r>
    </w:p>
    <w:p w14:paraId="7E14983D" w14:textId="50E34158" w:rsidR="001E2DFA" w:rsidRPr="00C83733" w:rsidRDefault="001E2DFA"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Test system connections:</w:t>
      </w:r>
      <w:r w:rsidRPr="00C83733">
        <w:rPr>
          <w:rFonts w:ascii="Courier" w:hAnsi="Courier"/>
          <w:b/>
          <w:sz w:val="28"/>
          <w:szCs w:val="28"/>
          <w:u w:val="single"/>
        </w:rPr>
        <w:br/>
      </w:r>
    </w:p>
    <w:p w14:paraId="5AD0E1FB" w14:textId="43AF5463" w:rsidR="001E2DFA" w:rsidRPr="006A4DA3" w:rsidRDefault="001E2DFA" w:rsidP="006A4DA3">
      <w:pPr>
        <w:pStyle w:val="ListParagraph"/>
        <w:numPr>
          <w:ilvl w:val="0"/>
          <w:numId w:val="164"/>
        </w:numPr>
        <w:rPr>
          <w:rFonts w:ascii="Courier" w:hAnsi="Courier"/>
        </w:rPr>
      </w:pPr>
      <w:r w:rsidRPr="00604B8E">
        <w:rPr>
          <w:rFonts w:ascii="Courier" w:hAnsi="Courier"/>
        </w:rPr>
        <w:t>Test continuity:</w:t>
      </w:r>
      <w:r w:rsidRPr="006A4DA3">
        <w:rPr>
          <w:rFonts w:ascii="Courier" w:hAnsi="Courier"/>
        </w:rPr>
        <w:br/>
      </w:r>
    </w:p>
    <w:p w14:paraId="68822F3B" w14:textId="185FB81E" w:rsidR="001E2DFA" w:rsidRDefault="001E2DFA" w:rsidP="001E2DFA">
      <w:pPr>
        <w:pStyle w:val="ListParagraph"/>
        <w:numPr>
          <w:ilvl w:val="0"/>
          <w:numId w:val="141"/>
        </w:numPr>
        <w:rPr>
          <w:rFonts w:ascii="Courier" w:hAnsi="Courier"/>
        </w:rPr>
      </w:pPr>
      <w:r>
        <w:rPr>
          <w:rFonts w:ascii="Courier" w:hAnsi="Courier"/>
        </w:rPr>
        <w:t>RED binding post to Perma-Proto hole 20A</w:t>
      </w:r>
      <w:r w:rsidR="000F6AD5">
        <w:rPr>
          <w:rFonts w:ascii="Courier" w:hAnsi="Courier"/>
        </w:rPr>
        <w:br/>
      </w:r>
      <w:r w:rsidRPr="00604B8E">
        <w:rPr>
          <w:rFonts w:ascii="Courier" w:hAnsi="Courier"/>
        </w:rPr>
        <w:t>________</w:t>
      </w:r>
      <w:r w:rsidR="00AA3975">
        <w:rPr>
          <w:rFonts w:ascii="Courier" w:hAnsi="Courier"/>
        </w:rPr>
        <w:br/>
      </w:r>
    </w:p>
    <w:p w14:paraId="1A7A4A6E" w14:textId="3BB86527" w:rsidR="001E2DFA" w:rsidRPr="00AA3975" w:rsidRDefault="00AA3975" w:rsidP="00AA3975">
      <w:pPr>
        <w:pStyle w:val="ListParagraph"/>
        <w:numPr>
          <w:ilvl w:val="0"/>
          <w:numId w:val="141"/>
        </w:numPr>
        <w:rPr>
          <w:rFonts w:ascii="Courier" w:hAnsi="Courier"/>
        </w:rPr>
      </w:pPr>
      <w:r>
        <w:rPr>
          <w:rFonts w:ascii="Courier" w:hAnsi="Courier"/>
        </w:rPr>
        <w:t>BLACK binding post to Arduino GND pin (on back)</w:t>
      </w:r>
      <w:r>
        <w:rPr>
          <w:rFonts w:ascii="Courier" w:hAnsi="Courier"/>
        </w:rPr>
        <w:br/>
      </w:r>
      <w:r w:rsidRPr="00604B8E">
        <w:rPr>
          <w:rFonts w:ascii="Courier" w:hAnsi="Courier"/>
        </w:rPr>
        <w:t>________</w:t>
      </w:r>
      <w:r>
        <w:rPr>
          <w:rFonts w:ascii="Courier" w:hAnsi="Courier"/>
        </w:rPr>
        <w:br/>
      </w:r>
    </w:p>
    <w:p w14:paraId="6086152E" w14:textId="1ED49412" w:rsidR="001E2DFA" w:rsidRPr="00604B8E" w:rsidRDefault="001E2DFA" w:rsidP="001E2DFA">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w:t>
      </w:r>
      <w:r w:rsidR="000F6AD5">
        <w:rPr>
          <w:rFonts w:ascii="Courier" w:hAnsi="Courier"/>
        </w:rPr>
        <w:t>N</w:t>
      </w:r>
      <w:r>
        <w:rPr>
          <w:rFonts w:ascii="Courier" w:hAnsi="Courier"/>
        </w:rPr>
        <w:t>C” terminal</w:t>
      </w:r>
      <w:r w:rsidR="007B506C">
        <w:rPr>
          <w:rFonts w:ascii="Courier" w:hAnsi="Courier"/>
        </w:rPr>
        <w:t xml:space="preserve"> (on back)</w:t>
      </w:r>
      <w:r>
        <w:rPr>
          <w:rFonts w:ascii="Courier" w:hAnsi="Courier"/>
        </w:rPr>
        <w:t xml:space="preserve"> to </w:t>
      </w:r>
      <w:r w:rsidR="000F6AD5">
        <w:rPr>
          <w:rFonts w:ascii="Courier" w:hAnsi="Courier"/>
        </w:rPr>
        <w:t>Perma-Proto hole 6J</w:t>
      </w:r>
      <w:r w:rsidR="006A4DA3">
        <w:rPr>
          <w:rFonts w:ascii="Courier" w:hAnsi="Courier"/>
        </w:rPr>
        <w:t xml:space="preserve"> (or resistor Rb lead)</w:t>
      </w:r>
      <w:r w:rsidR="000F6AD5">
        <w:rPr>
          <w:rFonts w:ascii="Courier" w:hAnsi="Courier"/>
        </w:rPr>
        <w:br/>
      </w:r>
      <w:r w:rsidRPr="00604B8E">
        <w:rPr>
          <w:rFonts w:ascii="Courier" w:hAnsi="Courier"/>
        </w:rPr>
        <w:t>________</w:t>
      </w:r>
    </w:p>
    <w:p w14:paraId="12E780E5" w14:textId="77777777" w:rsidR="001E2DFA" w:rsidRPr="005130CA" w:rsidRDefault="001E2DFA" w:rsidP="001E2DFA">
      <w:pPr>
        <w:ind w:left="360" w:firstLine="1160"/>
        <w:rPr>
          <w:rFonts w:ascii="Courier" w:hAnsi="Courier"/>
        </w:rPr>
      </w:pPr>
    </w:p>
    <w:p w14:paraId="3662569E" w14:textId="5C41296A" w:rsidR="007B506C" w:rsidRPr="00AA3975" w:rsidRDefault="000F6AD5"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IN pin (on back) to Arduino pin 2 (on back)</w:t>
      </w:r>
      <w:r w:rsidRPr="00604B8E">
        <w:rPr>
          <w:rFonts w:ascii="Courier" w:hAnsi="Courier"/>
        </w:rPr>
        <w:t xml:space="preserve">  ________</w:t>
      </w:r>
      <w:r w:rsidR="007B506C">
        <w:rPr>
          <w:rFonts w:ascii="Courier" w:hAnsi="Courier"/>
        </w:rPr>
        <w:br/>
      </w:r>
    </w:p>
    <w:p w14:paraId="53B1615C" w14:textId="4ADEAE29" w:rsidR="007B506C" w:rsidRDefault="007B506C"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GND pin (on back) to Perma-Proto upper ground rail</w:t>
      </w:r>
      <w:r>
        <w:rPr>
          <w:rFonts w:ascii="Courier" w:hAnsi="Courier"/>
        </w:rPr>
        <w:br/>
      </w:r>
      <w:r w:rsidRPr="00604B8E">
        <w:rPr>
          <w:rFonts w:ascii="Courier" w:hAnsi="Courier"/>
        </w:rPr>
        <w:t>________</w:t>
      </w:r>
    </w:p>
    <w:p w14:paraId="72036588" w14:textId="77777777" w:rsidR="007B506C" w:rsidRPr="007B506C" w:rsidRDefault="007B506C" w:rsidP="007B506C">
      <w:pPr>
        <w:rPr>
          <w:rFonts w:ascii="Courier" w:hAnsi="Courier"/>
        </w:rPr>
      </w:pPr>
    </w:p>
    <w:p w14:paraId="3AA2BCED" w14:textId="5BCC2EE3" w:rsidR="001E2DFA" w:rsidRPr="00AA3975" w:rsidRDefault="007B506C" w:rsidP="000F6AD5">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VCC pin (on back) to Perma-Proto upper power rail</w:t>
      </w:r>
      <w:r>
        <w:rPr>
          <w:rFonts w:ascii="Courier" w:hAnsi="Courier"/>
        </w:rPr>
        <w:br/>
      </w:r>
      <w:r w:rsidRPr="00604B8E">
        <w:rPr>
          <w:rFonts w:ascii="Courier" w:hAnsi="Courier"/>
        </w:rPr>
        <w:t>________</w:t>
      </w:r>
      <w:r w:rsidRPr="007B506C">
        <w:rPr>
          <w:rFonts w:ascii="Courier" w:hAnsi="Courier"/>
        </w:rPr>
        <w:br/>
      </w:r>
    </w:p>
    <w:p w14:paraId="7FD177AE" w14:textId="75DA3B44" w:rsidR="007B506C" w:rsidRPr="00AA3975" w:rsidRDefault="007B506C" w:rsidP="007B506C">
      <w:pPr>
        <w:pStyle w:val="ListParagraph"/>
        <w:numPr>
          <w:ilvl w:val="0"/>
          <w:numId w:val="141"/>
        </w:numPr>
        <w:rPr>
          <w:rFonts w:ascii="Courier" w:hAnsi="Courier"/>
        </w:rPr>
      </w:pPr>
      <w:r>
        <w:rPr>
          <w:rFonts w:ascii="Courier" w:hAnsi="Courier"/>
        </w:rPr>
        <w:t>MCP3202 pin 1 to Arduino pin 10 (on back)</w:t>
      </w:r>
      <w:r>
        <w:rPr>
          <w:rFonts w:ascii="Courier" w:hAnsi="Courier"/>
        </w:rPr>
        <w:br/>
      </w:r>
      <w:r w:rsidRPr="00604B8E">
        <w:rPr>
          <w:rFonts w:ascii="Courier" w:hAnsi="Courier"/>
        </w:rPr>
        <w:t>________</w:t>
      </w:r>
      <w:r>
        <w:rPr>
          <w:rFonts w:ascii="Courier" w:hAnsi="Courier"/>
        </w:rPr>
        <w:br/>
      </w:r>
    </w:p>
    <w:p w14:paraId="1036AB97" w14:textId="50208B60" w:rsidR="001E2DFA" w:rsidRDefault="007B506C" w:rsidP="001E2DFA">
      <w:pPr>
        <w:pStyle w:val="ListParagraph"/>
        <w:numPr>
          <w:ilvl w:val="0"/>
          <w:numId w:val="141"/>
        </w:numPr>
        <w:rPr>
          <w:rFonts w:ascii="Courier" w:hAnsi="Courier"/>
        </w:rPr>
      </w:pPr>
      <w:r>
        <w:rPr>
          <w:rFonts w:ascii="Courier" w:hAnsi="Courier"/>
        </w:rPr>
        <w:t>MCP3202 pin 5 to Arduino pin 11</w:t>
      </w:r>
      <w:r w:rsidR="000F6AD5">
        <w:rPr>
          <w:rFonts w:ascii="Courier" w:hAnsi="Courier"/>
        </w:rPr>
        <w:t xml:space="preserve"> (on back)</w:t>
      </w:r>
      <w:r w:rsidR="000F6AD5">
        <w:rPr>
          <w:rFonts w:ascii="Courier" w:hAnsi="Courier"/>
        </w:rPr>
        <w:br/>
      </w:r>
      <w:r w:rsidR="001E2DFA" w:rsidRPr="00604B8E">
        <w:rPr>
          <w:rFonts w:ascii="Courier" w:hAnsi="Courier"/>
        </w:rPr>
        <w:t>________</w:t>
      </w:r>
    </w:p>
    <w:p w14:paraId="41E8822C" w14:textId="77777777" w:rsidR="000F6AD5" w:rsidRPr="000F6AD5" w:rsidRDefault="000F6AD5" w:rsidP="000F6AD5">
      <w:pPr>
        <w:rPr>
          <w:rFonts w:ascii="Courier" w:hAnsi="Courier"/>
        </w:rPr>
      </w:pPr>
    </w:p>
    <w:p w14:paraId="3BA36C85" w14:textId="0B8FBC78" w:rsidR="000F6AD5" w:rsidRPr="00604B8E" w:rsidRDefault="007B506C" w:rsidP="000F6AD5">
      <w:pPr>
        <w:pStyle w:val="ListParagraph"/>
        <w:numPr>
          <w:ilvl w:val="0"/>
          <w:numId w:val="141"/>
        </w:numPr>
        <w:rPr>
          <w:rFonts w:ascii="Courier" w:hAnsi="Courier"/>
        </w:rPr>
      </w:pPr>
      <w:r>
        <w:rPr>
          <w:rFonts w:ascii="Courier" w:hAnsi="Courier"/>
        </w:rPr>
        <w:t>MCP3202 pin 6 to Arduino pin 12</w:t>
      </w:r>
      <w:r w:rsidR="000F6AD5">
        <w:rPr>
          <w:rFonts w:ascii="Courier" w:hAnsi="Courier"/>
        </w:rPr>
        <w:t xml:space="preserve"> (on back)</w:t>
      </w:r>
      <w:r w:rsidR="000F6AD5">
        <w:rPr>
          <w:rFonts w:ascii="Courier" w:hAnsi="Courier"/>
        </w:rPr>
        <w:br/>
      </w:r>
      <w:r w:rsidR="000F6AD5" w:rsidRPr="00604B8E">
        <w:rPr>
          <w:rFonts w:ascii="Courier" w:hAnsi="Courier"/>
        </w:rPr>
        <w:t>________</w:t>
      </w:r>
      <w:r w:rsidR="000F6AD5">
        <w:rPr>
          <w:rFonts w:ascii="Courier" w:hAnsi="Courier"/>
        </w:rPr>
        <w:br/>
      </w:r>
    </w:p>
    <w:p w14:paraId="1C616B04" w14:textId="1AD06272" w:rsidR="001E2DFA" w:rsidRPr="00AA3975" w:rsidRDefault="007B506C" w:rsidP="00AA3975">
      <w:pPr>
        <w:pStyle w:val="ListParagraph"/>
        <w:numPr>
          <w:ilvl w:val="0"/>
          <w:numId w:val="141"/>
        </w:numPr>
        <w:rPr>
          <w:rFonts w:ascii="Courier" w:hAnsi="Courier"/>
        </w:rPr>
      </w:pPr>
      <w:r>
        <w:rPr>
          <w:rFonts w:ascii="Courier" w:hAnsi="Courier"/>
        </w:rPr>
        <w:t>MCP3202 pin 7 to Arduino pin 13</w:t>
      </w:r>
      <w:r w:rsidR="000F6AD5">
        <w:rPr>
          <w:rFonts w:ascii="Courier" w:hAnsi="Courier"/>
        </w:rPr>
        <w:t xml:space="preserve"> (on back)</w:t>
      </w:r>
      <w:r w:rsidR="000F6AD5">
        <w:rPr>
          <w:rFonts w:ascii="Courier" w:hAnsi="Courier"/>
        </w:rPr>
        <w:br/>
      </w:r>
      <w:r w:rsidR="000F6AD5" w:rsidRPr="00604B8E">
        <w:rPr>
          <w:rFonts w:ascii="Courier" w:hAnsi="Courier"/>
        </w:rPr>
        <w:t>________</w:t>
      </w:r>
      <w:r>
        <w:rPr>
          <w:rFonts w:ascii="Courier" w:hAnsi="Courier"/>
        </w:rPr>
        <w:br/>
      </w:r>
    </w:p>
    <w:p w14:paraId="5F18FC3B" w14:textId="1D6484C3" w:rsidR="007B506C" w:rsidRPr="00AA3975" w:rsidRDefault="007B506C" w:rsidP="007B506C">
      <w:pPr>
        <w:pStyle w:val="ListParagraph"/>
        <w:numPr>
          <w:ilvl w:val="0"/>
          <w:numId w:val="141"/>
        </w:numPr>
        <w:rPr>
          <w:rFonts w:ascii="Courier" w:hAnsi="Courier"/>
        </w:rPr>
      </w:pPr>
      <w:r>
        <w:rPr>
          <w:rFonts w:ascii="Courier" w:hAnsi="Courier"/>
        </w:rPr>
        <w:t>Perma-Proto upper ground rail to Arduino GND pin (on back)</w:t>
      </w:r>
      <w:r>
        <w:rPr>
          <w:rFonts w:ascii="Courier" w:hAnsi="Courier"/>
        </w:rPr>
        <w:br/>
      </w:r>
      <w:r w:rsidR="001E2DFA" w:rsidRPr="00604B8E">
        <w:rPr>
          <w:rFonts w:ascii="Courier" w:hAnsi="Courier"/>
        </w:rPr>
        <w:t>________</w:t>
      </w:r>
      <w:r w:rsidR="00AA3975">
        <w:rPr>
          <w:rFonts w:ascii="Courier" w:hAnsi="Courier"/>
        </w:rPr>
        <w:br/>
      </w:r>
    </w:p>
    <w:p w14:paraId="03ADB765" w14:textId="4231CEFB" w:rsidR="001E2DFA" w:rsidRPr="007B506C" w:rsidRDefault="007B506C" w:rsidP="007B506C">
      <w:pPr>
        <w:pStyle w:val="ListParagraph"/>
        <w:numPr>
          <w:ilvl w:val="0"/>
          <w:numId w:val="141"/>
        </w:numPr>
        <w:rPr>
          <w:rFonts w:ascii="Courier" w:hAnsi="Courier"/>
        </w:rPr>
      </w:pPr>
      <w:r>
        <w:rPr>
          <w:rFonts w:ascii="Courier" w:hAnsi="Courier"/>
        </w:rPr>
        <w:t>Perma-Proto upper power rail to Arduino 5V pin (on back)</w:t>
      </w:r>
      <w:r>
        <w:rPr>
          <w:rFonts w:ascii="Courier" w:hAnsi="Courier"/>
        </w:rPr>
        <w:br/>
      </w:r>
      <w:r w:rsidRPr="00604B8E">
        <w:rPr>
          <w:rFonts w:ascii="Courier" w:hAnsi="Courier"/>
        </w:rPr>
        <w:t>________</w:t>
      </w:r>
    </w:p>
    <w:p w14:paraId="3A61500B" w14:textId="77777777" w:rsidR="001E2DFA" w:rsidRPr="005130CA" w:rsidRDefault="001E2DFA" w:rsidP="001E2DFA">
      <w:pPr>
        <w:ind w:left="360"/>
        <w:rPr>
          <w:rFonts w:ascii="Courier" w:hAnsi="Courier"/>
        </w:rPr>
      </w:pPr>
      <w:r w:rsidRPr="005130CA">
        <w:rPr>
          <w:rFonts w:ascii="Courier" w:hAnsi="Courier"/>
        </w:rPr>
        <w:lastRenderedPageBreak/>
        <w:t xml:space="preserve"> </w:t>
      </w:r>
      <w:r>
        <w:rPr>
          <w:rFonts w:ascii="Courier" w:hAnsi="Courier"/>
        </w:rPr>
        <w:br/>
      </w:r>
      <w:r w:rsidRPr="005130CA">
        <w:rPr>
          <w:rFonts w:ascii="Courier" w:hAnsi="Courier"/>
        </w:rPr>
        <w:t xml:space="preserve">       </w:t>
      </w:r>
    </w:p>
    <w:p w14:paraId="4248923C" w14:textId="7E58B85B" w:rsidR="001E2DFA" w:rsidRPr="00604B8E" w:rsidRDefault="001E2DFA" w:rsidP="001E2DFA">
      <w:pPr>
        <w:pStyle w:val="ListParagraph"/>
        <w:numPr>
          <w:ilvl w:val="0"/>
          <w:numId w:val="142"/>
        </w:numPr>
        <w:rPr>
          <w:rFonts w:ascii="Courier" w:hAnsi="Courier"/>
        </w:rPr>
      </w:pPr>
      <w:r w:rsidRPr="00604B8E">
        <w:rPr>
          <w:rFonts w:ascii="Courier" w:hAnsi="Courier"/>
        </w:rPr>
        <w:t>Test NON-continuity:</w:t>
      </w:r>
      <w:r w:rsidR="006A4DA3">
        <w:rPr>
          <w:rFonts w:ascii="Courier" w:hAnsi="Courier"/>
        </w:rPr>
        <w:br/>
      </w:r>
      <w:r w:rsidR="006A4DA3">
        <w:rPr>
          <w:rFonts w:ascii="Courier" w:hAnsi="Courier"/>
        </w:rPr>
        <w:br/>
        <w:t xml:space="preserve">NOTE: temporarily disconnect the RED </w:t>
      </w:r>
      <w:r w:rsidR="00410F54">
        <w:rPr>
          <w:rFonts w:ascii="Courier" w:hAnsi="Courier"/>
        </w:rPr>
        <w:t>wire</w:t>
      </w:r>
      <w:r w:rsidR="006A4DA3">
        <w:rPr>
          <w:rFonts w:ascii="Courier" w:hAnsi="Courier"/>
        </w:rPr>
        <w:t xml:space="preserve"> from the Arduino 5V pin for these tests (OR expect ~1.5kΩ resistance </w:t>
      </w:r>
      <w:r w:rsidR="00410F54">
        <w:rPr>
          <w:rFonts w:ascii="Courier" w:hAnsi="Courier"/>
        </w:rPr>
        <w:t>between VCC and GND in last test</w:t>
      </w:r>
      <w:r w:rsidR="006A4DA3">
        <w:rPr>
          <w:rFonts w:ascii="Courier" w:hAnsi="Courier"/>
        </w:rPr>
        <w:t xml:space="preserve">). </w:t>
      </w:r>
    </w:p>
    <w:p w14:paraId="751ED246" w14:textId="77777777" w:rsidR="001E2DFA" w:rsidRPr="005130CA" w:rsidRDefault="001E2DFA" w:rsidP="001E2DFA">
      <w:pPr>
        <w:ind w:left="360"/>
        <w:rPr>
          <w:rFonts w:ascii="Courier" w:hAnsi="Courier"/>
        </w:rPr>
      </w:pPr>
      <w:r w:rsidRPr="005130CA">
        <w:rPr>
          <w:rFonts w:ascii="Courier" w:hAnsi="Courier"/>
        </w:rPr>
        <w:t xml:space="preserve">     </w:t>
      </w:r>
    </w:p>
    <w:p w14:paraId="475A4C4A" w14:textId="5C487241" w:rsidR="00AA3975" w:rsidRDefault="00AA3975" w:rsidP="001E2DFA">
      <w:pPr>
        <w:pStyle w:val="ListParagraph"/>
        <w:numPr>
          <w:ilvl w:val="2"/>
          <w:numId w:val="143"/>
        </w:numPr>
        <w:ind w:left="1080"/>
        <w:rPr>
          <w:rFonts w:ascii="Courier" w:hAnsi="Courier"/>
        </w:rPr>
      </w:pPr>
      <w:r>
        <w:rPr>
          <w:rFonts w:ascii="Courier" w:hAnsi="Courier"/>
        </w:rPr>
        <w:t>RED binding post to BLACK binding post</w:t>
      </w:r>
      <w:r>
        <w:rPr>
          <w:rFonts w:ascii="Courier" w:hAnsi="Courier"/>
        </w:rPr>
        <w:br/>
        <w:t>________</w:t>
      </w:r>
      <w:r>
        <w:rPr>
          <w:rFonts w:ascii="Courier" w:hAnsi="Courier"/>
        </w:rPr>
        <w:br/>
      </w:r>
    </w:p>
    <w:p w14:paraId="6760D0D9" w14:textId="4BC16166"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GND pin (on back)</w:t>
      </w:r>
      <w:r>
        <w:rPr>
          <w:rFonts w:ascii="Courier" w:hAnsi="Courier"/>
        </w:rPr>
        <w:br/>
        <w:t>________</w:t>
      </w:r>
      <w:r>
        <w:rPr>
          <w:rFonts w:ascii="Courier" w:hAnsi="Courier"/>
        </w:rPr>
        <w:br/>
      </w:r>
    </w:p>
    <w:p w14:paraId="5C6144F0" w14:textId="2650DAA2"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VCC pin (on back)</w:t>
      </w:r>
      <w:r>
        <w:rPr>
          <w:rFonts w:ascii="Courier" w:hAnsi="Courier"/>
        </w:rPr>
        <w:br/>
        <w:t>________</w:t>
      </w:r>
      <w:r>
        <w:rPr>
          <w:rFonts w:ascii="Courier" w:hAnsi="Courier"/>
        </w:rPr>
        <w:br/>
      </w:r>
    </w:p>
    <w:p w14:paraId="305B81D6" w14:textId="3B4D311F" w:rsidR="00AA3975" w:rsidRPr="00410F54" w:rsidRDefault="00AA3975" w:rsidP="00410F54">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GND pin (on back) to r</w:t>
      </w:r>
      <w:r>
        <w:rPr>
          <w:rFonts w:ascii="Courier" w:hAnsi="Courier"/>
        </w:rPr>
        <w:t xml:space="preserve">elay </w:t>
      </w:r>
      <w:r w:rsidR="00385AC8">
        <w:rPr>
          <w:rFonts w:ascii="Courier" w:hAnsi="Courier"/>
        </w:rPr>
        <w:t xml:space="preserve">module </w:t>
      </w:r>
      <w:r w:rsidR="00410F54">
        <w:rPr>
          <w:rFonts w:ascii="Courier" w:hAnsi="Courier"/>
        </w:rPr>
        <w:t>VCC pin (on back)</w:t>
      </w:r>
      <w:r w:rsidR="00410F54">
        <w:rPr>
          <w:rFonts w:ascii="Courier" w:hAnsi="Courier"/>
        </w:rPr>
        <w:br/>
        <w:t>________</w:t>
      </w:r>
      <w:r w:rsidR="00410F54">
        <w:rPr>
          <w:rFonts w:ascii="Courier" w:hAnsi="Courier"/>
        </w:rPr>
        <w:br/>
      </w:r>
      <w:r w:rsidRPr="00410F54">
        <w:rPr>
          <w:rFonts w:ascii="Courier" w:hAnsi="Courier"/>
        </w:rPr>
        <w:br/>
      </w:r>
    </w:p>
    <w:p w14:paraId="7B7E37BC" w14:textId="2C2C3B08" w:rsidR="00AA3975" w:rsidRDefault="00AA3975" w:rsidP="00AA3975">
      <w:pPr>
        <w:pStyle w:val="ListParagraph"/>
        <w:numPr>
          <w:ilvl w:val="0"/>
          <w:numId w:val="142"/>
        </w:numPr>
        <w:rPr>
          <w:rFonts w:ascii="Courier" w:hAnsi="Courier"/>
        </w:rPr>
      </w:pPr>
      <w:r w:rsidRPr="00AA3975">
        <w:rPr>
          <w:rFonts w:ascii="Courier" w:hAnsi="Courier"/>
        </w:rPr>
        <w:t>Measure resistance:</w:t>
      </w:r>
      <w:r w:rsidR="00466392">
        <w:rPr>
          <w:rFonts w:ascii="Courier" w:hAnsi="Courier"/>
        </w:rPr>
        <w:br/>
      </w:r>
    </w:p>
    <w:p w14:paraId="212F3955" w14:textId="59F4F841" w:rsidR="00466392" w:rsidRDefault="00466392" w:rsidP="00274974">
      <w:pPr>
        <w:pStyle w:val="ListParagraph"/>
        <w:numPr>
          <w:ilvl w:val="0"/>
          <w:numId w:val="181"/>
        </w:numPr>
        <w:rPr>
          <w:rFonts w:ascii="Courier" w:hAnsi="Courier"/>
        </w:rPr>
      </w:pPr>
      <w:r>
        <w:rPr>
          <w:rFonts w:ascii="Courier" w:hAnsi="Courier"/>
        </w:rPr>
        <w:t>BLACK binding post to Perma-Proto hole 1F</w:t>
      </w:r>
      <w:r w:rsidR="006A4DA3">
        <w:rPr>
          <w:rFonts w:ascii="Courier" w:hAnsi="Courier"/>
        </w:rPr>
        <w:br/>
        <w:t>________  (should be 47 ohms)</w:t>
      </w:r>
      <w:r w:rsidR="006A4DA3">
        <w:rPr>
          <w:rFonts w:ascii="Courier" w:hAnsi="Courier"/>
        </w:rPr>
        <w:br/>
      </w:r>
    </w:p>
    <w:p w14:paraId="2DC85636" w14:textId="25E4B825" w:rsidR="00C83733" w:rsidRPr="00C83733" w:rsidRDefault="00C83733" w:rsidP="00C83733">
      <w:pPr>
        <w:pStyle w:val="Heading1"/>
      </w:pPr>
      <w:bookmarkStart w:id="449" w:name="_Toc373513890"/>
      <w:r>
        <w:t>Step 33: System bench test</w:t>
      </w:r>
      <w:bookmarkEnd w:id="449"/>
      <w:r>
        <w:br/>
      </w:r>
    </w:p>
    <w:p w14:paraId="2D100E5E" w14:textId="30A28D4F" w:rsidR="001E2DFA" w:rsidRPr="00C83733" w:rsidRDefault="00466392"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System bench test:</w:t>
      </w:r>
      <w:r w:rsidR="00C30382" w:rsidRPr="00C83733">
        <w:rPr>
          <w:rFonts w:ascii="Courier" w:hAnsi="Courier"/>
          <w:b/>
          <w:sz w:val="28"/>
          <w:szCs w:val="28"/>
          <w:u w:val="single"/>
        </w:rPr>
        <w:br/>
      </w:r>
    </w:p>
    <w:p w14:paraId="46662C8C" w14:textId="0E0043BD" w:rsidR="00C30382" w:rsidRDefault="00C30382" w:rsidP="00274974">
      <w:pPr>
        <w:pStyle w:val="ListParagraph"/>
        <w:numPr>
          <w:ilvl w:val="0"/>
          <w:numId w:val="182"/>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274974">
      <w:pPr>
        <w:pStyle w:val="ListParagraph"/>
        <w:numPr>
          <w:ilvl w:val="0"/>
          <w:numId w:val="183"/>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F7EEEC9" w:rsidR="00C30382" w:rsidRDefault="00C30382" w:rsidP="00274974">
      <w:pPr>
        <w:pStyle w:val="ListParagraph"/>
        <w:numPr>
          <w:ilvl w:val="0"/>
          <w:numId w:val="183"/>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red LED is on and green LED is off</w:t>
      </w:r>
      <w:r>
        <w:rPr>
          <w:rFonts w:ascii="Courier" w:hAnsi="Courier"/>
        </w:rPr>
        <w:br/>
        <w:t>________</w:t>
      </w:r>
      <w:r>
        <w:rPr>
          <w:rFonts w:ascii="Courier" w:hAnsi="Courier"/>
        </w:rPr>
        <w:br/>
      </w:r>
    </w:p>
    <w:p w14:paraId="03CC80FF" w14:textId="374DE454" w:rsidR="00C30382" w:rsidRDefault="00C30382" w:rsidP="00274974">
      <w:pPr>
        <w:pStyle w:val="ListParagraph"/>
        <w:numPr>
          <w:ilvl w:val="0"/>
          <w:numId w:val="183"/>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Pr>
          <w:rFonts w:ascii="Courier" w:hAnsi="Courier"/>
        </w:rPr>
        <w:br/>
      </w:r>
    </w:p>
    <w:p w14:paraId="577D5D99" w14:textId="678C902E" w:rsidR="00C30382" w:rsidRPr="00C30382" w:rsidRDefault="00C30382" w:rsidP="00274974">
      <w:pPr>
        <w:pStyle w:val="ListParagraph"/>
        <w:numPr>
          <w:ilvl w:val="0"/>
          <w:numId w:val="182"/>
        </w:numPr>
        <w:rPr>
          <w:rFonts w:ascii="Courier" w:hAnsi="Courier"/>
        </w:rPr>
      </w:pPr>
      <w:r>
        <w:rPr>
          <w:rFonts w:ascii="Courier" w:hAnsi="Courier"/>
        </w:rPr>
        <w:lastRenderedPageBreak/>
        <w:t>Load IV Swinger 2 Arduino sketch</w:t>
      </w:r>
      <w:r>
        <w:rPr>
          <w:rFonts w:ascii="Courier" w:hAnsi="Courier"/>
        </w:rPr>
        <w:br/>
      </w:r>
    </w:p>
    <w:p w14:paraId="3C2034D9" w14:textId="77777777" w:rsidR="0059303A" w:rsidRDefault="00940838" w:rsidP="00274974">
      <w:pPr>
        <w:pStyle w:val="ListParagraph"/>
        <w:numPr>
          <w:ilvl w:val="0"/>
          <w:numId w:val="183"/>
        </w:numPr>
        <w:rPr>
          <w:rFonts w:ascii="Courier" w:hAnsi="Courier"/>
        </w:rPr>
      </w:pPr>
      <w:r>
        <w:rPr>
          <w:rFonts w:ascii="Courier" w:hAnsi="Courier"/>
        </w:rPr>
        <w:t>Open Arduino application</w:t>
      </w:r>
      <w:r w:rsidR="00201C12">
        <w:rPr>
          <w:rFonts w:ascii="Courier" w:hAnsi="Courier"/>
        </w:rPr>
        <w:t xml:space="preserve"> on your computer</w:t>
      </w:r>
      <w:r w:rsidR="006A5137">
        <w:rPr>
          <w:rFonts w:ascii="Courier" w:hAnsi="Courier"/>
        </w:rPr>
        <w:br/>
        <w:t>________</w:t>
      </w:r>
      <w:r w:rsidR="0059303A">
        <w:rPr>
          <w:rFonts w:ascii="Courier" w:hAnsi="Courier"/>
        </w:rPr>
        <w:br/>
      </w:r>
    </w:p>
    <w:p w14:paraId="3AA2DC91" w14:textId="613E1FA5" w:rsidR="00C30382" w:rsidRDefault="0059303A" w:rsidP="00274974">
      <w:pPr>
        <w:pStyle w:val="ListParagraph"/>
        <w:numPr>
          <w:ilvl w:val="0"/>
          <w:numId w:val="18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sidR="00C30382">
        <w:rPr>
          <w:rFonts w:ascii="Courier" w:hAnsi="Courier"/>
        </w:rPr>
        <w:br/>
      </w:r>
    </w:p>
    <w:p w14:paraId="2750ECF6" w14:textId="480211A2" w:rsidR="0059303A" w:rsidRDefault="0059303A" w:rsidP="00274974">
      <w:pPr>
        <w:pStyle w:val="ListParagraph"/>
        <w:numPr>
          <w:ilvl w:val="0"/>
          <w:numId w:val="183"/>
        </w:numPr>
        <w:rPr>
          <w:rFonts w:ascii="Courier" w:hAnsi="Courier"/>
        </w:rPr>
      </w:pPr>
      <w:r>
        <w:rPr>
          <w:rFonts w:ascii="Courier" w:hAnsi="Courier"/>
        </w:rPr>
        <w:t>Use your browser to go to:</w:t>
      </w:r>
      <w:r>
        <w:rPr>
          <w:rFonts w:ascii="Courier" w:hAnsi="Courier"/>
        </w:rPr>
        <w:br/>
      </w:r>
      <w:r>
        <w:rPr>
          <w:rFonts w:ascii="Courier" w:hAnsi="Courier"/>
        </w:rPr>
        <w:br/>
      </w:r>
      <w:r w:rsidR="00A02B8C">
        <w:fldChar w:fldCharType="begin"/>
      </w:r>
      <w:r w:rsidR="00A02B8C">
        <w:instrText xml:space="preserve"> HYPERLINK "https://raw.githubusercontent.com/csatt/IV_Swinger/master/Arduino/IV_Swinger2/IV_Swinger2.ino" </w:instrText>
      </w:r>
      <w:ins w:id="450" w:author="Cindy W" w:date="2017-11-28T18:42:00Z"/>
      <w:r w:rsidR="00A02B8C">
        <w:fldChar w:fldCharType="separate"/>
      </w:r>
      <w:r w:rsidRPr="00BA55C8">
        <w:rPr>
          <w:rStyle w:val="Hyperlink"/>
          <w:rFonts w:ascii="Courier" w:hAnsi="Courier"/>
        </w:rPr>
        <w:t>https://raw.githubusercontent.com/csatt/IV_Swinger/master/Arduino/IV_Swinger2/IV_Swinger2.ino</w:t>
      </w:r>
      <w:r w:rsidR="00A02B8C">
        <w:rPr>
          <w:rStyle w:val="Hyperlink"/>
          <w:rFonts w:ascii="Courier" w:hAnsi="Courier"/>
        </w:rPr>
        <w:fldChar w:fldCharType="end"/>
      </w:r>
      <w:r>
        <w:rPr>
          <w:rFonts w:ascii="Courier" w:hAnsi="Courier"/>
        </w:rPr>
        <w:br/>
      </w:r>
    </w:p>
    <w:p w14:paraId="126B3D0F" w14:textId="615BBBD7" w:rsidR="0059303A" w:rsidRDefault="0059303A" w:rsidP="00274974">
      <w:pPr>
        <w:pStyle w:val="ListParagraph"/>
        <w:numPr>
          <w:ilvl w:val="0"/>
          <w:numId w:val="18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389A1113" w14:textId="21481A3C" w:rsidR="0059303A" w:rsidRDefault="0059303A" w:rsidP="0059303A">
      <w:pPr>
        <w:pStyle w:val="ListParagraph"/>
        <w:numPr>
          <w:ilvl w:val="0"/>
          <w:numId w:val="18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00DBEF57" w14:textId="0A1F452E" w:rsidR="00844FB9" w:rsidRPr="0059303A" w:rsidRDefault="006A4DA3" w:rsidP="0059303A">
      <w:pPr>
        <w:pStyle w:val="ListParagraph"/>
        <w:numPr>
          <w:ilvl w:val="0"/>
          <w:numId w:val="183"/>
        </w:numPr>
        <w:rPr>
          <w:rFonts w:ascii="Courier" w:hAnsi="Courier"/>
        </w:rPr>
      </w:pPr>
      <w:r w:rsidRPr="0059303A">
        <w:rPr>
          <w:rFonts w:ascii="Courier" w:hAnsi="Courier"/>
        </w:rPr>
        <w:t xml:space="preserve">Click on arrow button or select “Upload” from </w:t>
      </w:r>
      <w:r w:rsidR="00844FB9" w:rsidRPr="0059303A">
        <w:rPr>
          <w:rFonts w:ascii="Courier" w:hAnsi="Courier"/>
        </w:rPr>
        <w:t>“Sketch” menu</w:t>
      </w:r>
      <w:r w:rsidR="00844FB9" w:rsidRPr="0059303A">
        <w:rPr>
          <w:rFonts w:ascii="Courier" w:hAnsi="Courier"/>
        </w:rPr>
        <w:br/>
        <w:t>_________</w:t>
      </w:r>
    </w:p>
    <w:p w14:paraId="0D1A15ED" w14:textId="77777777" w:rsidR="006A5137" w:rsidRDefault="006A5137" w:rsidP="006A5137">
      <w:pPr>
        <w:pStyle w:val="ListParagraph"/>
        <w:ind w:left="1800"/>
        <w:rPr>
          <w:rFonts w:ascii="Courier" w:hAnsi="Courier"/>
        </w:rPr>
      </w:pPr>
    </w:p>
    <w:p w14:paraId="34B940FE" w14:textId="0083CA8C" w:rsidR="00844FB9" w:rsidRDefault="00844FB9" w:rsidP="00274974">
      <w:pPr>
        <w:pStyle w:val="ListParagraph"/>
        <w:numPr>
          <w:ilvl w:val="0"/>
          <w:numId w:val="182"/>
        </w:numPr>
        <w:rPr>
          <w:rFonts w:ascii="Courier" w:hAnsi="Courier"/>
        </w:rPr>
      </w:pPr>
      <w:r>
        <w:rPr>
          <w:rFonts w:ascii="Courier" w:hAnsi="Courier"/>
        </w:rPr>
        <w:t>Check Arduino LEDs: Yellow “TX” LED should be blinking. This is not the same yellow LED that the Blink sketch controls.</w:t>
      </w:r>
      <w:r>
        <w:rPr>
          <w:rFonts w:ascii="Courier" w:hAnsi="Courier"/>
        </w:rPr>
        <w:br/>
        <w:t>_________</w:t>
      </w:r>
      <w:r>
        <w:rPr>
          <w:rFonts w:ascii="Courier" w:hAnsi="Courier"/>
        </w:rPr>
        <w:br/>
      </w:r>
    </w:p>
    <w:p w14:paraId="37A3EAE6" w14:textId="7E1325AB" w:rsidR="006A5137" w:rsidRPr="00C30382" w:rsidRDefault="0014770B" w:rsidP="00274974">
      <w:pPr>
        <w:pStyle w:val="ListParagraph"/>
        <w:numPr>
          <w:ilvl w:val="0"/>
          <w:numId w:val="182"/>
        </w:numPr>
        <w:rPr>
          <w:rFonts w:ascii="Courier" w:hAnsi="Courier"/>
        </w:rPr>
      </w:pPr>
      <w:r>
        <w:rPr>
          <w:rFonts w:ascii="Courier" w:hAnsi="Courier"/>
        </w:rPr>
        <w:t>“</w:t>
      </w:r>
      <w:r w:rsidR="006A5137">
        <w:rPr>
          <w:rFonts w:ascii="Courier" w:hAnsi="Courier"/>
        </w:rPr>
        <w:t>Nothing connected</w:t>
      </w:r>
      <w:r>
        <w:rPr>
          <w:rFonts w:ascii="Courier" w:hAnsi="Courier"/>
        </w:rPr>
        <w:t>”</w:t>
      </w:r>
      <w:r w:rsidR="006A5137">
        <w:rPr>
          <w:rFonts w:ascii="Courier" w:hAnsi="Courier"/>
        </w:rPr>
        <w:t xml:space="preserve"> test</w:t>
      </w:r>
      <w:r w:rsidR="006A5137">
        <w:rPr>
          <w:rFonts w:ascii="Courier" w:hAnsi="Courier"/>
        </w:rPr>
        <w:br/>
      </w:r>
    </w:p>
    <w:p w14:paraId="087F1E5F" w14:textId="27F277CC" w:rsidR="006A5137" w:rsidRDefault="006A5137" w:rsidP="00274974">
      <w:pPr>
        <w:pStyle w:val="ListParagraph"/>
        <w:numPr>
          <w:ilvl w:val="0"/>
          <w:numId w:val="183"/>
        </w:numPr>
        <w:rPr>
          <w:rFonts w:ascii="Courier" w:hAnsi="Courier"/>
        </w:rPr>
      </w:pPr>
      <w:r>
        <w:rPr>
          <w:rFonts w:ascii="Courier" w:hAnsi="Courier"/>
        </w:rPr>
        <w:t>Open the IV Swinger 2 application  ________</w:t>
      </w:r>
      <w:r>
        <w:rPr>
          <w:rFonts w:ascii="Courier" w:hAnsi="Courier"/>
        </w:rPr>
        <w:br/>
      </w:r>
    </w:p>
    <w:p w14:paraId="2193A169" w14:textId="2B7D6B27" w:rsidR="006A5137" w:rsidRPr="00D8361A" w:rsidRDefault="006A5137" w:rsidP="00274974">
      <w:pPr>
        <w:pStyle w:val="ListParagraph"/>
        <w:numPr>
          <w:ilvl w:val="0"/>
          <w:numId w:val="183"/>
        </w:numPr>
        <w:rPr>
          <w:rFonts w:ascii="Courier" w:hAnsi="Courier"/>
        </w:rPr>
      </w:pPr>
      <w:r>
        <w:rPr>
          <w:rFonts w:ascii="Courier" w:hAnsi="Courier"/>
        </w:rPr>
        <w:t xml:space="preserve">Verify that “Swing!” button text changes to </w:t>
      </w:r>
      <w:r w:rsidR="00F04FF2">
        <w:rPr>
          <w:rFonts w:ascii="Courier" w:hAnsi="Courier"/>
        </w:rPr>
        <w:t>RED</w:t>
      </w:r>
      <w:r>
        <w:rPr>
          <w:rFonts w:ascii="Courier" w:hAnsi="Courier"/>
        </w:rPr>
        <w:t xml:space="preserve"> and message below it changes from “Not connected” to </w:t>
      </w:r>
      <w:r w:rsidR="00D8361A">
        <w:rPr>
          <w:rFonts w:ascii="Courier" w:hAnsi="Courier"/>
        </w:rPr>
        <w:t>“Connected”</w:t>
      </w:r>
      <w:r w:rsidR="00F04FF2">
        <w:rPr>
          <w:rFonts w:ascii="Courier" w:hAnsi="Courier"/>
        </w:rPr>
        <w:t xml:space="preserve"> (briefly, then disappears)</w:t>
      </w:r>
      <w:r w:rsidR="00844FB9">
        <w:rPr>
          <w:rFonts w:ascii="Courier" w:hAnsi="Courier"/>
        </w:rPr>
        <w:t>. The “TX” LED should no longer be on.</w:t>
      </w:r>
      <w:r w:rsidR="00D8361A">
        <w:rPr>
          <w:rFonts w:ascii="Courier" w:hAnsi="Courier"/>
        </w:rPr>
        <w:br/>
        <w:t>_________</w:t>
      </w:r>
      <w:r w:rsidR="00D8361A">
        <w:rPr>
          <w:rFonts w:ascii="Courier" w:hAnsi="Courier"/>
        </w:rPr>
        <w:br/>
      </w:r>
      <w:r w:rsidR="00D8361A">
        <w:rPr>
          <w:rFonts w:ascii="Courier" w:hAnsi="Courier"/>
        </w:rPr>
        <w:br/>
      </w:r>
      <w:r w:rsidR="00D8361A">
        <w:rPr>
          <w:rFonts w:ascii="Courier" w:hAnsi="Courier"/>
        </w:rPr>
        <w:lastRenderedPageBreak/>
        <w:t>If not, pull down the “USB Port” menu and select the correct port.</w:t>
      </w:r>
    </w:p>
    <w:p w14:paraId="25DFB0C2" w14:textId="77777777" w:rsidR="006A5137" w:rsidRDefault="006A5137" w:rsidP="006A5137">
      <w:pPr>
        <w:pStyle w:val="ListParagraph"/>
        <w:ind w:left="0"/>
        <w:rPr>
          <w:rFonts w:ascii="Courier" w:hAnsi="Courier"/>
        </w:rPr>
      </w:pPr>
    </w:p>
    <w:p w14:paraId="311CBFD8" w14:textId="667F9E06" w:rsidR="00D8361A" w:rsidRDefault="00D8361A" w:rsidP="00274974">
      <w:pPr>
        <w:pStyle w:val="ListParagraph"/>
        <w:numPr>
          <w:ilvl w:val="0"/>
          <w:numId w:val="183"/>
        </w:numPr>
        <w:rPr>
          <w:rFonts w:ascii="Courier" w:hAnsi="Courier"/>
        </w:rPr>
      </w:pPr>
      <w:r>
        <w:rPr>
          <w:rFonts w:ascii="Courier" w:hAnsi="Courier"/>
        </w:rPr>
        <w:t xml:space="preserve">Click the “Swing!” button.  You should </w:t>
      </w:r>
      <w:r w:rsidR="00844FB9">
        <w:rPr>
          <w:rFonts w:ascii="Courier" w:hAnsi="Courier"/>
        </w:rPr>
        <w:t xml:space="preserve">hear the relay click twice and </w:t>
      </w:r>
      <w:r>
        <w:rPr>
          <w:rFonts w:ascii="Courier" w:hAnsi="Courier"/>
        </w:rPr>
        <w:t>see an error</w:t>
      </w:r>
      <w:r w:rsidR="00F04FF2">
        <w:rPr>
          <w:rFonts w:ascii="Courier" w:hAnsi="Courier"/>
        </w:rPr>
        <w:t xml:space="preserve"> dialog saying “ERROR: Voc is zero volts</w:t>
      </w:r>
      <w:r>
        <w:rPr>
          <w:rFonts w:ascii="Courier" w:hAnsi="Courier"/>
        </w:rPr>
        <w:t>”</w:t>
      </w:r>
      <w:r w:rsidR="00844FB9">
        <w:rPr>
          <w:rFonts w:ascii="Courier" w:hAnsi="Courier"/>
        </w:rPr>
        <w:br/>
        <w:t>_________</w:t>
      </w:r>
      <w:r w:rsidR="00844FB9">
        <w:rPr>
          <w:rFonts w:ascii="Courier" w:hAnsi="Courier"/>
        </w:rPr>
        <w:br/>
      </w:r>
    </w:p>
    <w:p w14:paraId="776E59C5" w14:textId="77777777" w:rsidR="00D8361A" w:rsidRPr="00D8361A" w:rsidRDefault="00D8361A" w:rsidP="00D8361A">
      <w:pPr>
        <w:rPr>
          <w:rFonts w:ascii="Courier" w:hAnsi="Courier"/>
        </w:rPr>
      </w:pPr>
    </w:p>
    <w:p w14:paraId="47A6497E" w14:textId="0BD39230" w:rsidR="00D8361A" w:rsidRPr="00C30382" w:rsidRDefault="00D8361A" w:rsidP="00274974">
      <w:pPr>
        <w:pStyle w:val="ListParagraph"/>
        <w:numPr>
          <w:ilvl w:val="0"/>
          <w:numId w:val="182"/>
        </w:numPr>
        <w:rPr>
          <w:rFonts w:ascii="Courier" w:hAnsi="Courier"/>
        </w:rPr>
      </w:pPr>
      <w:r>
        <w:rPr>
          <w:rFonts w:ascii="Courier" w:hAnsi="Courier"/>
        </w:rPr>
        <w:t>9V battery test</w:t>
      </w:r>
      <w:r>
        <w:rPr>
          <w:rFonts w:ascii="Courier" w:hAnsi="Courier"/>
        </w:rPr>
        <w:br/>
      </w:r>
    </w:p>
    <w:p w14:paraId="11EBCB60" w14:textId="4B15E7A0" w:rsidR="00844FB9" w:rsidRDefault="00844FB9" w:rsidP="00274974">
      <w:pPr>
        <w:pStyle w:val="ListParagraph"/>
        <w:numPr>
          <w:ilvl w:val="0"/>
          <w:numId w:val="183"/>
        </w:numPr>
        <w:rPr>
          <w:rFonts w:ascii="Courier" w:hAnsi="Courier"/>
        </w:rPr>
      </w:pPr>
      <w:r>
        <w:rPr>
          <w:rFonts w:ascii="Courier" w:hAnsi="Courier"/>
        </w:rPr>
        <w:t>Strip both ends of two wires and screw one end of each into the side holes of the binding posts</w:t>
      </w:r>
      <w:r w:rsidR="005246AB">
        <w:rPr>
          <w:rFonts w:ascii="Courier" w:hAnsi="Courier"/>
        </w:rPr>
        <w:t>. If you happen to have a 9V battery snap-on connector, use that.</w:t>
      </w:r>
      <w:r>
        <w:rPr>
          <w:rFonts w:ascii="Courier" w:hAnsi="Courier"/>
        </w:rPr>
        <w:br/>
        <w:t>_________</w:t>
      </w:r>
      <w:r>
        <w:rPr>
          <w:rFonts w:ascii="Courier" w:hAnsi="Courier"/>
        </w:rPr>
        <w:br/>
      </w:r>
    </w:p>
    <w:p w14:paraId="26520AAF" w14:textId="6D625966" w:rsidR="00D8361A" w:rsidRPr="005246AB" w:rsidRDefault="005246AB" w:rsidP="005246AB">
      <w:pPr>
        <w:pStyle w:val="ListParagraph"/>
        <w:numPr>
          <w:ilvl w:val="0"/>
          <w:numId w:val="183"/>
        </w:numPr>
        <w:rPr>
          <w:rFonts w:ascii="Courier" w:hAnsi="Courier"/>
        </w:rPr>
      </w:pPr>
      <w:r>
        <w:rPr>
          <w:rFonts w:ascii="Courier" w:hAnsi="Courier"/>
        </w:rPr>
        <w:t>Connect the wire from the RED binding post to the positive (smaller/</w:t>
      </w:r>
      <w:r w:rsidR="00F04FF2" w:rsidRPr="005246AB">
        <w:rPr>
          <w:rFonts w:ascii="Courier" w:hAnsi="Courier"/>
        </w:rPr>
        <w:t xml:space="preserve">male) </w:t>
      </w:r>
      <w:r w:rsidR="00D8361A" w:rsidRPr="005246AB">
        <w:rPr>
          <w:rFonts w:ascii="Courier" w:hAnsi="Courier"/>
        </w:rPr>
        <w:t xml:space="preserve">terminal </w:t>
      </w:r>
      <w:r w:rsidR="00844FB9" w:rsidRPr="005246AB">
        <w:rPr>
          <w:rFonts w:ascii="Courier" w:hAnsi="Courier"/>
        </w:rPr>
        <w:t xml:space="preserve">of </w:t>
      </w:r>
      <w:r w:rsidR="00F04FF2" w:rsidRPr="005246AB">
        <w:rPr>
          <w:rFonts w:ascii="Courier" w:hAnsi="Courier"/>
        </w:rPr>
        <w:t>a 9V battery</w:t>
      </w:r>
      <w:r>
        <w:rPr>
          <w:rFonts w:ascii="Courier" w:hAnsi="Courier"/>
        </w:rPr>
        <w:t xml:space="preserve"> (you can either tape it or hold it with your thumb</w:t>
      </w:r>
      <w:r w:rsidR="00F04FF2" w:rsidRPr="005246AB">
        <w:rPr>
          <w:rFonts w:ascii="Courier" w:hAnsi="Courier"/>
        </w:rPr>
        <w:t>)</w:t>
      </w:r>
      <w:r w:rsidR="00D8361A" w:rsidRPr="005246AB">
        <w:rPr>
          <w:rFonts w:ascii="Courier" w:hAnsi="Courier"/>
        </w:rPr>
        <w:br/>
        <w:t>_________</w:t>
      </w:r>
      <w:r w:rsidR="00D8361A" w:rsidRPr="005246AB">
        <w:rPr>
          <w:rFonts w:ascii="Courier" w:hAnsi="Courier"/>
        </w:rPr>
        <w:br/>
      </w:r>
    </w:p>
    <w:p w14:paraId="1FA6BFF7" w14:textId="7B50C08B" w:rsidR="00D8361A" w:rsidRPr="005246AB" w:rsidRDefault="005246AB" w:rsidP="005246AB">
      <w:pPr>
        <w:pStyle w:val="ListParagraph"/>
        <w:numPr>
          <w:ilvl w:val="0"/>
          <w:numId w:val="183"/>
        </w:numPr>
        <w:rPr>
          <w:rFonts w:ascii="Courier" w:hAnsi="Courier"/>
        </w:rPr>
      </w:pPr>
      <w:r>
        <w:rPr>
          <w:rFonts w:ascii="Courier" w:hAnsi="Courier"/>
        </w:rPr>
        <w:t xml:space="preserve">Connect the wire from the BLACK binding post to the </w:t>
      </w:r>
      <w:r w:rsidR="00D8361A" w:rsidRPr="005246AB">
        <w:rPr>
          <w:rFonts w:ascii="Courier" w:hAnsi="Courier"/>
        </w:rPr>
        <w:t xml:space="preserve">negative </w:t>
      </w:r>
      <w:r>
        <w:rPr>
          <w:rFonts w:ascii="Courier" w:hAnsi="Courier"/>
        </w:rPr>
        <w:t>(larger/</w:t>
      </w:r>
      <w:r w:rsidR="00F04FF2" w:rsidRPr="005246AB">
        <w:rPr>
          <w:rFonts w:ascii="Courier" w:hAnsi="Courier"/>
        </w:rPr>
        <w:t xml:space="preserve">female) </w:t>
      </w:r>
      <w:r w:rsidR="00D8361A" w:rsidRPr="005246AB">
        <w:rPr>
          <w:rFonts w:ascii="Courier" w:hAnsi="Courier"/>
        </w:rPr>
        <w:t xml:space="preserve">terminal </w:t>
      </w:r>
      <w:r w:rsidR="00F04FF2" w:rsidRPr="005246AB">
        <w:rPr>
          <w:rFonts w:ascii="Courier" w:hAnsi="Courier"/>
        </w:rPr>
        <w:t xml:space="preserve">of the same 9V battery </w:t>
      </w:r>
      <w:r>
        <w:rPr>
          <w:rFonts w:ascii="Courier" w:hAnsi="Courier"/>
        </w:rPr>
        <w:t>(tape it or hold it with the same thumb as the other)</w:t>
      </w:r>
      <w:r w:rsidR="00D8361A" w:rsidRPr="005246AB">
        <w:rPr>
          <w:rFonts w:ascii="Courier" w:hAnsi="Courier"/>
        </w:rPr>
        <w:br/>
        <w:t>_________</w:t>
      </w:r>
    </w:p>
    <w:p w14:paraId="3470B258" w14:textId="77777777" w:rsidR="00D8361A" w:rsidRDefault="00D8361A" w:rsidP="00D8361A">
      <w:pPr>
        <w:pStyle w:val="ListParagraph"/>
        <w:ind w:left="0"/>
        <w:rPr>
          <w:rFonts w:ascii="Courier" w:hAnsi="Courier"/>
        </w:rPr>
      </w:pPr>
    </w:p>
    <w:p w14:paraId="62769A7B" w14:textId="0A617C7F" w:rsidR="00F04FF2" w:rsidRDefault="00D8361A" w:rsidP="00274974">
      <w:pPr>
        <w:pStyle w:val="ListParagraph"/>
        <w:numPr>
          <w:ilvl w:val="0"/>
          <w:numId w:val="183"/>
        </w:numPr>
        <w:rPr>
          <w:rFonts w:ascii="Courier" w:hAnsi="Courier"/>
        </w:rPr>
      </w:pPr>
      <w:r>
        <w:rPr>
          <w:rFonts w:ascii="Courier" w:hAnsi="Courier"/>
        </w:rPr>
        <w:t>Click the “Swing!” button.  You should get an IV curve that</w:t>
      </w:r>
      <w:r w:rsidR="00F04FF2">
        <w:rPr>
          <w:rFonts w:ascii="Courier" w:hAnsi="Courier"/>
        </w:rPr>
        <w:t xml:space="preserve"> looks like the photo</w:t>
      </w:r>
      <w:r>
        <w:rPr>
          <w:rFonts w:ascii="Courier" w:hAnsi="Courier"/>
        </w:rPr>
        <w:t>.</w:t>
      </w:r>
      <w:r w:rsidR="00C83733">
        <w:rPr>
          <w:rFonts w:ascii="Courier" w:hAnsi="Courier"/>
        </w:rPr>
        <w:br/>
      </w:r>
    </w:p>
    <w:p w14:paraId="19BE6606" w14:textId="561EB220" w:rsidR="00F04FF2" w:rsidRPr="00C83733" w:rsidRDefault="00C83733" w:rsidP="00C83733">
      <w:pPr>
        <w:pStyle w:val="Heading1"/>
      </w:pPr>
      <w:bookmarkStart w:id="451" w:name="_Toc373513891"/>
      <w:r>
        <w:t>Step 34: Prepare for case and final assembly</w:t>
      </w:r>
      <w:bookmarkEnd w:id="451"/>
      <w:r>
        <w:br/>
      </w:r>
    </w:p>
    <w:p w14:paraId="6BC56EE3" w14:textId="02FD9001"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 xml:space="preserve">for attachments, </w:t>
      </w:r>
      <w:r>
        <w:rPr>
          <w:rFonts w:ascii="Courier" w:hAnsi="Courier"/>
        </w:rPr>
        <w:t xml:space="preserve">and the “fins” </w:t>
      </w:r>
      <w:r w:rsidR="0014156D">
        <w:rPr>
          <w:rFonts w:ascii="Courier" w:hAnsi="Courier"/>
        </w:rPr>
        <w:t>on</w:t>
      </w:r>
      <w:r>
        <w:rPr>
          <w:rFonts w:ascii="Courier" w:hAnsi="Courier"/>
        </w:rPr>
        <w:t xml:space="preserve"> the bottom need to be trimmed off in order for everything to fit.</w:t>
      </w:r>
    </w:p>
    <w:p w14:paraId="3AF9E2E4" w14:textId="77777777" w:rsidR="001C6F76" w:rsidRDefault="001C6F76" w:rsidP="001C6F76">
      <w:pPr>
        <w:rPr>
          <w:rFonts w:ascii="Courier" w:hAnsi="Courier"/>
        </w:rPr>
      </w:pPr>
    </w:p>
    <w:p w14:paraId="51941BE8" w14:textId="262878ED" w:rsidR="001C6F76" w:rsidRDefault="001C6F76" w:rsidP="001C6F76">
      <w:pPr>
        <w:rPr>
          <w:rFonts w:ascii="Courier" w:hAnsi="Courier"/>
        </w:rPr>
      </w:pPr>
      <w:r>
        <w:rPr>
          <w:rFonts w:ascii="Courier" w:hAnsi="Courier"/>
        </w:rPr>
        <w:t>Case side definitions:</w:t>
      </w:r>
      <w:r>
        <w:rPr>
          <w:rFonts w:ascii="Courier" w:hAnsi="Courier"/>
        </w:rPr>
        <w:br/>
      </w:r>
    </w:p>
    <w:p w14:paraId="2CB89F79" w14:textId="59411D8B" w:rsidR="00204B44" w:rsidRDefault="001C6F76" w:rsidP="005853C9">
      <w:pPr>
        <w:pStyle w:val="ListParagraph"/>
        <w:numPr>
          <w:ilvl w:val="0"/>
          <w:numId w:val="188"/>
        </w:numPr>
        <w:rPr>
          <w:rFonts w:ascii="Courier" w:hAnsi="Courier"/>
        </w:rPr>
      </w:pPr>
      <w:r>
        <w:rPr>
          <w:rFonts w:ascii="Courier" w:hAnsi="Courier"/>
        </w:rPr>
        <w:t>Front: side with the USB connector</w:t>
      </w:r>
    </w:p>
    <w:p w14:paraId="782FB509" w14:textId="410BA065" w:rsidR="001C6F76" w:rsidRDefault="001C6F76" w:rsidP="005853C9">
      <w:pPr>
        <w:pStyle w:val="ListParagraph"/>
        <w:numPr>
          <w:ilvl w:val="0"/>
          <w:numId w:val="188"/>
        </w:numPr>
        <w:rPr>
          <w:rFonts w:ascii="Courier" w:hAnsi="Courier"/>
        </w:rPr>
      </w:pPr>
      <w:r>
        <w:rPr>
          <w:rFonts w:ascii="Courier" w:hAnsi="Courier"/>
        </w:rPr>
        <w:t>Back: side opposite from front</w:t>
      </w:r>
    </w:p>
    <w:p w14:paraId="2BE0B465" w14:textId="77777777" w:rsidR="001C6F76" w:rsidRDefault="001C6F76" w:rsidP="005853C9">
      <w:pPr>
        <w:pStyle w:val="ListParagraph"/>
        <w:numPr>
          <w:ilvl w:val="0"/>
          <w:numId w:val="188"/>
        </w:numPr>
        <w:rPr>
          <w:rFonts w:ascii="Courier" w:hAnsi="Courier"/>
        </w:rPr>
      </w:pPr>
      <w:r>
        <w:rPr>
          <w:rFonts w:ascii="Courier" w:hAnsi="Courier"/>
        </w:rPr>
        <w:t>Left: side with binding posts and Perma-Proto</w:t>
      </w:r>
    </w:p>
    <w:p w14:paraId="4044503C" w14:textId="77777777" w:rsidR="001C6F76" w:rsidRDefault="001C6F76" w:rsidP="005853C9">
      <w:pPr>
        <w:pStyle w:val="ListParagraph"/>
        <w:numPr>
          <w:ilvl w:val="0"/>
          <w:numId w:val="188"/>
        </w:numPr>
        <w:rPr>
          <w:rFonts w:ascii="Courier" w:hAnsi="Courier"/>
        </w:rPr>
      </w:pPr>
      <w:r>
        <w:rPr>
          <w:rFonts w:ascii="Courier" w:hAnsi="Courier"/>
        </w:rPr>
        <w:t>Right: side with relay module</w:t>
      </w:r>
    </w:p>
    <w:p w14:paraId="428942B8" w14:textId="77777777" w:rsidR="001C6F76" w:rsidRDefault="001C6F76" w:rsidP="005853C9">
      <w:pPr>
        <w:pStyle w:val="ListParagraph"/>
        <w:numPr>
          <w:ilvl w:val="0"/>
          <w:numId w:val="188"/>
        </w:numPr>
        <w:rPr>
          <w:rFonts w:ascii="Courier" w:hAnsi="Courier"/>
        </w:rPr>
      </w:pPr>
      <w:r>
        <w:rPr>
          <w:rFonts w:ascii="Courier" w:hAnsi="Courier"/>
        </w:rPr>
        <w:t>Bottom: side with Arduino</w:t>
      </w:r>
    </w:p>
    <w:p w14:paraId="15A994B8" w14:textId="0538D2E8" w:rsidR="001C6F76" w:rsidRDefault="001C6F76" w:rsidP="005853C9">
      <w:pPr>
        <w:pStyle w:val="ListParagraph"/>
        <w:numPr>
          <w:ilvl w:val="0"/>
          <w:numId w:val="188"/>
        </w:numPr>
        <w:rPr>
          <w:rFonts w:ascii="Courier" w:hAnsi="Courier"/>
        </w:rPr>
      </w:pPr>
      <w:r>
        <w:rPr>
          <w:rFonts w:ascii="Courier" w:hAnsi="Courier"/>
        </w:rPr>
        <w:lastRenderedPageBreak/>
        <w:t>Top: side closest to capacitors</w:t>
      </w:r>
      <w:r>
        <w:rPr>
          <w:rFonts w:ascii="Courier" w:hAnsi="Courier"/>
        </w:rPr>
        <w:br/>
      </w:r>
    </w:p>
    <w:p w14:paraId="6FFFD2FD" w14:textId="548A233F" w:rsidR="001C6F76" w:rsidRDefault="001C6F76" w:rsidP="001C6F76">
      <w:pPr>
        <w:ind w:left="360"/>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5853C9">
      <w:pPr>
        <w:pStyle w:val="ListParagraph"/>
        <w:numPr>
          <w:ilvl w:val="0"/>
          <w:numId w:val="189"/>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5853C9">
      <w:pPr>
        <w:pStyle w:val="ListParagraph"/>
        <w:numPr>
          <w:ilvl w:val="0"/>
          <w:numId w:val="189"/>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860A5A">
      <w:pPr>
        <w:pStyle w:val="ListParagraph"/>
        <w:numPr>
          <w:ilvl w:val="0"/>
          <w:numId w:val="182"/>
        </w:numPr>
        <w:rPr>
          <w:rFonts w:ascii="Courier" w:hAnsi="Courier"/>
        </w:rPr>
      </w:pPr>
      <w:r>
        <w:rPr>
          <w:rFonts w:ascii="Courier" w:hAnsi="Courier"/>
        </w:rPr>
        <w:t>Use a drill press if you have one</w:t>
      </w:r>
    </w:p>
    <w:p w14:paraId="4BF976FD" w14:textId="77777777" w:rsidR="00860A5A" w:rsidRDefault="00860A5A" w:rsidP="00860A5A">
      <w:pPr>
        <w:pStyle w:val="ListParagraph"/>
        <w:numPr>
          <w:ilvl w:val="0"/>
          <w:numId w:val="182"/>
        </w:numPr>
        <w:rPr>
          <w:rFonts w:ascii="Courier" w:hAnsi="Courier"/>
        </w:rPr>
      </w:pPr>
      <w:r>
        <w:rPr>
          <w:rFonts w:ascii="Courier" w:hAnsi="Courier"/>
        </w:rPr>
        <w:t>Use vise (with rubber guards) to hold case</w:t>
      </w:r>
    </w:p>
    <w:p w14:paraId="3C56A78F" w14:textId="77777777" w:rsidR="00860A5A" w:rsidRDefault="00860A5A" w:rsidP="00860A5A">
      <w:pPr>
        <w:pStyle w:val="ListParagraph"/>
        <w:numPr>
          <w:ilvl w:val="0"/>
          <w:numId w:val="182"/>
        </w:numPr>
        <w:rPr>
          <w:rFonts w:ascii="Courier" w:hAnsi="Courier"/>
        </w:rPr>
      </w:pPr>
      <w:r>
        <w:rPr>
          <w:rFonts w:ascii="Courier" w:hAnsi="Courier"/>
        </w:rPr>
        <w:t>Position so that the hole being drilled is close to the vise jaw</w:t>
      </w:r>
    </w:p>
    <w:p w14:paraId="6366DA6F" w14:textId="77777777" w:rsidR="00860A5A" w:rsidRDefault="00860A5A" w:rsidP="00860A5A">
      <w:pPr>
        <w:pStyle w:val="ListParagraph"/>
        <w:numPr>
          <w:ilvl w:val="0"/>
          <w:numId w:val="182"/>
        </w:numPr>
        <w:rPr>
          <w:rFonts w:ascii="Courier" w:hAnsi="Courier"/>
        </w:rPr>
      </w:pPr>
      <w:r>
        <w:rPr>
          <w:rFonts w:ascii="Courier" w:hAnsi="Courier"/>
        </w:rPr>
        <w:t>Start with 1/16” pilot for all holes</w:t>
      </w:r>
    </w:p>
    <w:p w14:paraId="7BD6CB15" w14:textId="77777777" w:rsidR="00860A5A" w:rsidRDefault="00860A5A" w:rsidP="00860A5A">
      <w:pPr>
        <w:pStyle w:val="ListParagraph"/>
        <w:numPr>
          <w:ilvl w:val="0"/>
          <w:numId w:val="182"/>
        </w:numPr>
        <w:rPr>
          <w:rFonts w:ascii="Courier" w:hAnsi="Courier"/>
        </w:rPr>
      </w:pPr>
      <w:r>
        <w:rPr>
          <w:rFonts w:ascii="Courier" w:hAnsi="Courier"/>
        </w:rPr>
        <w:t>Drill slowly with light pressure</w:t>
      </w:r>
    </w:p>
    <w:p w14:paraId="7A39E102" w14:textId="77777777" w:rsidR="00860A5A" w:rsidRDefault="00860A5A" w:rsidP="00860A5A">
      <w:pPr>
        <w:pStyle w:val="ListParagraph"/>
        <w:numPr>
          <w:ilvl w:val="0"/>
          <w:numId w:val="182"/>
        </w:numPr>
        <w:rPr>
          <w:rFonts w:ascii="Courier" w:hAnsi="Courier"/>
        </w:rPr>
      </w:pPr>
      <w:r>
        <w:rPr>
          <w:rFonts w:ascii="Courier" w:hAnsi="Courier"/>
        </w:rPr>
        <w:t>Spray water on hole as it is being drilled to cool</w:t>
      </w:r>
    </w:p>
    <w:p w14:paraId="222B512A" w14:textId="148E1616" w:rsidR="00F04FF2" w:rsidRPr="00C83733" w:rsidRDefault="00860A5A" w:rsidP="00F04FF2">
      <w:pPr>
        <w:pStyle w:val="ListParagraph"/>
        <w:numPr>
          <w:ilvl w:val="0"/>
          <w:numId w:val="182"/>
        </w:numPr>
        <w:rPr>
          <w:rFonts w:ascii="Courier" w:hAnsi="Courier"/>
        </w:rPr>
      </w:pPr>
      <w:r>
        <w:rPr>
          <w:rFonts w:ascii="Courier" w:hAnsi="Courier"/>
        </w:rPr>
        <w:t>Use a Forstner bit to drill the 3/8” hole for the USB cable. Otherwise, you’ll have to start with 1/16” pilot and drill incrementally larger holes until you get to 3/8”</w:t>
      </w:r>
    </w:p>
    <w:p w14:paraId="72A463EB" w14:textId="29F1F53A" w:rsidR="00C83733" w:rsidRPr="00F04FF2" w:rsidRDefault="00C83733" w:rsidP="00C83733">
      <w:pPr>
        <w:pStyle w:val="Heading1"/>
      </w:pPr>
      <w:bookmarkStart w:id="452" w:name="_Toc373513892"/>
      <w:r>
        <w:t>Step 35: Cut off fins</w:t>
      </w:r>
      <w:bookmarkEnd w:id="452"/>
      <w:r>
        <w:br/>
      </w:r>
    </w:p>
    <w:p w14:paraId="517BB9F3" w14:textId="3EF31E85" w:rsidR="004171C9" w:rsidRDefault="00C73815" w:rsidP="00274974">
      <w:pPr>
        <w:pStyle w:val="ListParagraph"/>
        <w:numPr>
          <w:ilvl w:val="0"/>
          <w:numId w:val="184"/>
        </w:numPr>
        <w:rPr>
          <w:rFonts w:ascii="Courier" w:hAnsi="Courier"/>
          <w:b/>
          <w:sz w:val="28"/>
          <w:szCs w:val="28"/>
        </w:rPr>
      </w:pPr>
      <w:r w:rsidRPr="00C83733">
        <w:rPr>
          <w:rFonts w:ascii="Courier" w:hAnsi="Courier"/>
          <w:b/>
          <w:sz w:val="28"/>
          <w:szCs w:val="28"/>
          <w:u w:val="single"/>
        </w:rPr>
        <w:t>Cut fins</w:t>
      </w:r>
      <w:r w:rsidR="00F77EC8" w:rsidRPr="00C83733">
        <w:rPr>
          <w:rFonts w:ascii="Courier" w:hAnsi="Courier"/>
          <w:b/>
          <w:sz w:val="28"/>
          <w:szCs w:val="28"/>
          <w:u w:val="single"/>
        </w:rPr>
        <w:t>:</w:t>
      </w:r>
      <w:r>
        <w:rPr>
          <w:rFonts w:ascii="Courier" w:hAnsi="Courier"/>
          <w:b/>
          <w:sz w:val="28"/>
          <w:szCs w:val="28"/>
        </w:rPr>
        <w:br/>
      </w:r>
      <w:r>
        <w:rPr>
          <w:rFonts w:ascii="Courier" w:hAnsi="Courier"/>
          <w:b/>
          <w:sz w:val="28"/>
          <w:szCs w:val="28"/>
        </w:rPr>
        <w:br/>
      </w:r>
      <w:r>
        <w:rPr>
          <w:rFonts w:ascii="Courier" w:hAnsi="Courier"/>
        </w:rPr>
        <w:t xml:space="preserve">There are three fins on the bottom of the case (to </w:t>
      </w:r>
      <w:r w:rsidR="00361441">
        <w:rPr>
          <w:rFonts w:ascii="Courier" w:hAnsi="Courier"/>
        </w:rPr>
        <w:t>cradle</w:t>
      </w:r>
      <w:r>
        <w:rPr>
          <w:rFonts w:ascii="Courier" w:hAnsi="Courier"/>
        </w:rPr>
        <w:t xml:space="preserve"> the baseball). Their tips need to be cut off so the Arduino clears them when it is on its standoffs. (Using longer standoffs is another possibility.)</w:t>
      </w:r>
      <w:r>
        <w:rPr>
          <w:rFonts w:ascii="Courier" w:hAnsi="Courier"/>
        </w:rPr>
        <w:br/>
      </w:r>
      <w:r>
        <w:rPr>
          <w:rFonts w:ascii="Courier" w:hAnsi="Courier"/>
        </w:rPr>
        <w:br/>
      </w:r>
      <w:r w:rsidR="00532279">
        <w:rPr>
          <w:rFonts w:ascii="Courier" w:hAnsi="Courier"/>
        </w:rPr>
        <w:t>A coping saw or hacksaw can be used for this, among other possibilities. Just be careful not to crack or scratch the case.</w:t>
      </w:r>
      <w:r w:rsidR="004171C9">
        <w:rPr>
          <w:rFonts w:ascii="Courier" w:hAnsi="Courier"/>
        </w:rPr>
        <w:br/>
      </w:r>
      <w:r w:rsidR="004171C9">
        <w:rPr>
          <w:rFonts w:ascii="Courier" w:hAnsi="Courier"/>
        </w:rPr>
        <w:br/>
        <w:t>Cut off as much as possible, but at least enough so standoffs are longer than the remaining height.</w:t>
      </w:r>
      <w:r w:rsidR="00274974">
        <w:rPr>
          <w:rFonts w:ascii="Courier" w:hAnsi="Courier"/>
        </w:rPr>
        <w:br/>
      </w:r>
      <w:r w:rsidR="00274974">
        <w:rPr>
          <w:rFonts w:ascii="Courier" w:hAnsi="Courier"/>
        </w:rPr>
        <w:br/>
        <w:t>_________</w:t>
      </w:r>
      <w:r w:rsidR="004171C9">
        <w:rPr>
          <w:rFonts w:ascii="Courier" w:hAnsi="Courier"/>
        </w:rPr>
        <w:br/>
      </w:r>
    </w:p>
    <w:p w14:paraId="4259847E" w14:textId="457D2DCC" w:rsidR="00C83733" w:rsidRDefault="00C83733" w:rsidP="00C83733">
      <w:pPr>
        <w:pStyle w:val="Heading1"/>
      </w:pPr>
      <w:bookmarkStart w:id="453" w:name="_Toc373513893"/>
      <w:r>
        <w:lastRenderedPageBreak/>
        <w:t>Step 36: Mark holes for Arduino standoffs</w:t>
      </w:r>
      <w:bookmarkEnd w:id="453"/>
      <w:r>
        <w:br/>
      </w:r>
    </w:p>
    <w:p w14:paraId="29D66AB1" w14:textId="0105CBE4" w:rsidR="00C83733" w:rsidRDefault="00C83733" w:rsidP="00C83733">
      <w:pPr>
        <w:rPr>
          <w:rFonts w:ascii="Courier" w:hAnsi="Courier"/>
          <w:b/>
          <w:sz w:val="28"/>
          <w:szCs w:val="28"/>
        </w:rPr>
      </w:pPr>
      <w:r w:rsidRPr="00392A9A">
        <w:rPr>
          <w:rFonts w:ascii="Courier" w:hAnsi="Courier"/>
          <w:b/>
          <w:sz w:val="28"/>
          <w:szCs w:val="28"/>
        </w:rPr>
        <w:t>IMPORTANT: For this step and the next three, look straight down 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274974">
      <w:pPr>
        <w:pStyle w:val="ListParagraph"/>
        <w:numPr>
          <w:ilvl w:val="0"/>
          <w:numId w:val="184"/>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7AD47A0E" w:rsidR="00274974" w:rsidRDefault="00F77EC8" w:rsidP="00274974">
      <w:pPr>
        <w:pStyle w:val="ListParagraph"/>
        <w:numPr>
          <w:ilvl w:val="0"/>
          <w:numId w:val="185"/>
        </w:numPr>
        <w:rPr>
          <w:rFonts w:ascii="Courier" w:hAnsi="Courier"/>
        </w:rPr>
      </w:pPr>
      <w:r>
        <w:rPr>
          <w:rFonts w:ascii="Courier" w:hAnsi="Courier"/>
        </w:rPr>
        <w:t>A</w:t>
      </w:r>
      <w:r w:rsidR="00274974" w:rsidRPr="00274974">
        <w:rPr>
          <w:rFonts w:ascii="Courier" w:hAnsi="Courier"/>
        </w:rPr>
        <w:t xml:space="preserve">ttach </w:t>
      </w:r>
      <w:r>
        <w:rPr>
          <w:rFonts w:ascii="Courier" w:hAnsi="Courier"/>
        </w:rPr>
        <w:t xml:space="preserve">4 </w:t>
      </w:r>
      <w:r w:rsidR="00274974" w:rsidRPr="00274974">
        <w:rPr>
          <w:rFonts w:ascii="Courier" w:hAnsi="Courier"/>
        </w:rPr>
        <w:t>standoffs to Arduino</w:t>
      </w:r>
      <w:r w:rsidR="00365B03">
        <w:rPr>
          <w:rFonts w:ascii="Courier" w:hAnsi="Courier"/>
        </w:rPr>
        <w:t>:</w:t>
      </w:r>
      <w:r w:rsidR="00274974">
        <w:rPr>
          <w:rFonts w:ascii="Courier" w:hAnsi="Courier"/>
        </w:rPr>
        <w:br/>
      </w:r>
    </w:p>
    <w:p w14:paraId="55B56C58" w14:textId="76BB1BC3" w:rsidR="00274974" w:rsidRDefault="00274974" w:rsidP="00274974">
      <w:pPr>
        <w:pStyle w:val="ListParagraph"/>
        <w:numPr>
          <w:ilvl w:val="0"/>
          <w:numId w:val="186"/>
        </w:numPr>
        <w:rPr>
          <w:rFonts w:ascii="Courier" w:hAnsi="Courier"/>
        </w:rPr>
      </w:pPr>
      <w:r>
        <w:rPr>
          <w:rFonts w:ascii="Courier" w:hAnsi="Courier"/>
        </w:rPr>
        <w:t>Disco</w:t>
      </w:r>
      <w:r w:rsidR="00F77EC8">
        <w:rPr>
          <w:rFonts w:ascii="Courier" w:hAnsi="Courier"/>
        </w:rPr>
        <w:t xml:space="preserve">nnect </w:t>
      </w:r>
      <w:r w:rsidR="007859AF">
        <w:rPr>
          <w:rFonts w:ascii="Courier" w:hAnsi="Courier"/>
        </w:rPr>
        <w:t>all</w:t>
      </w:r>
      <w:r w:rsidR="00F77EC8">
        <w:rPr>
          <w:rFonts w:ascii="Courier" w:hAnsi="Courier"/>
        </w:rPr>
        <w:t xml:space="preserve"> wires from Arduino</w:t>
      </w:r>
      <w:r w:rsidR="00F77EC8">
        <w:rPr>
          <w:rFonts w:ascii="Courier" w:hAnsi="Courier"/>
        </w:rPr>
        <w:br/>
      </w:r>
      <w:r>
        <w:rPr>
          <w:rFonts w:ascii="Courier" w:hAnsi="Courier"/>
        </w:rPr>
        <w:t>_______</w:t>
      </w:r>
      <w:r>
        <w:rPr>
          <w:rFonts w:ascii="Courier" w:hAnsi="Courier"/>
        </w:rPr>
        <w:br/>
      </w:r>
    </w:p>
    <w:p w14:paraId="6688F615" w14:textId="3A2131FC" w:rsidR="00274974" w:rsidRDefault="00274974" w:rsidP="00274974">
      <w:pPr>
        <w:pStyle w:val="ListParagraph"/>
        <w:numPr>
          <w:ilvl w:val="0"/>
          <w:numId w:val="186"/>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4BB44CB9" w:rsidR="00274974" w:rsidRDefault="00274974" w:rsidP="00274974">
      <w:pPr>
        <w:pStyle w:val="ListParagraph"/>
        <w:numPr>
          <w:ilvl w:val="0"/>
          <w:numId w:val="186"/>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Pr>
          <w:rFonts w:ascii="Courier" w:hAnsi="Courier"/>
        </w:rPr>
        <w:t>on the front of the Arduino – hold the nut with your finger and turn the standoff to tighten it. Use pliers to tighten more.</w:t>
      </w:r>
      <w:r>
        <w:rPr>
          <w:rFonts w:ascii="Courier" w:hAnsi="Courier"/>
        </w:rPr>
        <w:br/>
      </w:r>
      <w:r>
        <w:rPr>
          <w:rFonts w:ascii="Courier" w:hAnsi="Courier"/>
        </w:rPr>
        <w:br/>
        <w:t>NOTE: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F77EC8">
      <w:pPr>
        <w:pStyle w:val="ListParagraph"/>
        <w:numPr>
          <w:ilvl w:val="0"/>
          <w:numId w:val="185"/>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F77EC8">
      <w:pPr>
        <w:pStyle w:val="ListParagraph"/>
        <w:numPr>
          <w:ilvl w:val="0"/>
          <w:numId w:val="185"/>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F77EC8">
      <w:pPr>
        <w:pStyle w:val="ListParagraph"/>
        <w:numPr>
          <w:ilvl w:val="0"/>
          <w:numId w:val="185"/>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r>
      <w:r w:rsidR="00033255" w:rsidRPr="00F77EC8">
        <w:rPr>
          <w:rFonts w:ascii="Courier" w:hAnsi="Courier"/>
        </w:rPr>
        <w:lastRenderedPageBreak/>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F77EC8">
      <w:pPr>
        <w:pStyle w:val="ListParagraph"/>
        <w:numPr>
          <w:ilvl w:val="0"/>
          <w:numId w:val="185"/>
        </w:numPr>
        <w:rPr>
          <w:rFonts w:ascii="Courier" w:hAnsi="Courier"/>
        </w:rPr>
      </w:pPr>
      <w:r>
        <w:rPr>
          <w:rFonts w:ascii="Courier" w:hAnsi="Courier"/>
        </w:rPr>
        <w:t>Remove the lid from the case and remove the Arduino</w:t>
      </w:r>
      <w:r>
        <w:rPr>
          <w:rFonts w:ascii="Courier" w:hAnsi="Courier"/>
        </w:rPr>
        <w:br/>
        <w:t>________</w:t>
      </w:r>
      <w:r>
        <w:rPr>
          <w:rFonts w:ascii="Courier" w:hAnsi="Courier"/>
        </w:rPr>
        <w:br/>
      </w:r>
    </w:p>
    <w:p w14:paraId="1A09F08B" w14:textId="3C1AFB93" w:rsidR="00C83733" w:rsidRPr="00C83733" w:rsidRDefault="00C83733" w:rsidP="00C83733">
      <w:pPr>
        <w:pStyle w:val="Heading1"/>
      </w:pPr>
      <w:bookmarkStart w:id="454" w:name="_Toc373513894"/>
      <w:r>
        <w:t>Step 37: Mark holes for Perma-Proto standoffs</w:t>
      </w:r>
      <w:bookmarkEnd w:id="454"/>
      <w:r>
        <w:br/>
      </w:r>
    </w:p>
    <w:p w14:paraId="72DF3E42" w14:textId="023178C7" w:rsidR="00F77EC8" w:rsidRPr="00C83733" w:rsidRDefault="00F77EC8"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Perma-Proto:</w:t>
      </w:r>
      <w:r w:rsidRPr="00C83733">
        <w:rPr>
          <w:rFonts w:ascii="Courier" w:hAnsi="Courier"/>
          <w:b/>
          <w:sz w:val="28"/>
          <w:szCs w:val="28"/>
          <w:u w:val="single"/>
        </w:rPr>
        <w:br/>
      </w:r>
    </w:p>
    <w:p w14:paraId="1A1D556F" w14:textId="61FF6042" w:rsidR="00365B03" w:rsidRPr="007859AF" w:rsidRDefault="00F77EC8" w:rsidP="007859AF">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2 </w:t>
      </w:r>
      <w:r w:rsidRPr="00274974">
        <w:rPr>
          <w:rFonts w:ascii="Courier" w:hAnsi="Courier"/>
        </w:rPr>
        <w:t xml:space="preserve">standoffs to </w:t>
      </w:r>
      <w:r>
        <w:rPr>
          <w:rFonts w:ascii="Courier" w:hAnsi="Courier"/>
        </w:rPr>
        <w:t>Perma-Proto</w:t>
      </w:r>
      <w:r w:rsidR="00365B03">
        <w:rPr>
          <w:rFonts w:ascii="Courier" w:hAnsi="Courier"/>
        </w:rPr>
        <w:t>:</w:t>
      </w:r>
      <w:r w:rsidR="00365B03" w:rsidRPr="007859AF">
        <w:rPr>
          <w:rFonts w:ascii="Courier" w:hAnsi="Courier"/>
        </w:rPr>
        <w:br/>
      </w:r>
    </w:p>
    <w:p w14:paraId="442F52F2" w14:textId="0E8ACF2E" w:rsidR="00F77EC8" w:rsidRDefault="00F77EC8" w:rsidP="00F77EC8">
      <w:pPr>
        <w:pStyle w:val="ListParagraph"/>
        <w:numPr>
          <w:ilvl w:val="0"/>
          <w:numId w:val="186"/>
        </w:numPr>
        <w:rPr>
          <w:rFonts w:ascii="Courier" w:hAnsi="Courier"/>
        </w:rPr>
      </w:pPr>
      <w:r>
        <w:rPr>
          <w:rFonts w:ascii="Courier" w:hAnsi="Courier"/>
        </w:rPr>
        <w:t>Insert threaded/male end of each standoff through its hole in the Perma-Proto from the back</w:t>
      </w:r>
      <w:r w:rsidR="001723D3">
        <w:rPr>
          <w:rFonts w:ascii="Courier" w:hAnsi="Courier"/>
        </w:rPr>
        <w:t>. Don’t worry if the one on the capacitor end touches the soldered capacitor le</w:t>
      </w:r>
      <w:r w:rsidR="003F4BAD">
        <w:rPr>
          <w:rFonts w:ascii="Courier" w:hAnsi="Courier"/>
        </w:rPr>
        <w:t>ads.</w:t>
      </w:r>
      <w:r>
        <w:rPr>
          <w:rFonts w:ascii="Courier" w:hAnsi="Courier"/>
        </w:rPr>
        <w:br/>
        <w:t>________</w:t>
      </w:r>
      <w:r w:rsidR="00365B03">
        <w:rPr>
          <w:rFonts w:ascii="Courier" w:hAnsi="Courier"/>
        </w:rPr>
        <w:br/>
      </w:r>
    </w:p>
    <w:p w14:paraId="6F9D9CD6" w14:textId="5ABB210D" w:rsidR="00F77EC8" w:rsidRPr="001C6F76" w:rsidRDefault="00F77EC8" w:rsidP="001C6F76">
      <w:pPr>
        <w:pStyle w:val="ListParagraph"/>
        <w:numPr>
          <w:ilvl w:val="0"/>
          <w:numId w:val="186"/>
        </w:numPr>
        <w:rPr>
          <w:rFonts w:ascii="Courier" w:hAnsi="Courier"/>
        </w:rPr>
      </w:pPr>
      <w:r>
        <w:rPr>
          <w:rFonts w:ascii="Courier" w:hAnsi="Courier"/>
        </w:rPr>
        <w:t>Screw nut</w:t>
      </w:r>
      <w:r w:rsidR="00AC2C68">
        <w:rPr>
          <w:rFonts w:ascii="Courier" w:hAnsi="Courier"/>
        </w:rPr>
        <w:t>s</w:t>
      </w:r>
      <w:r>
        <w:rPr>
          <w:rFonts w:ascii="Courier" w:hAnsi="Courier"/>
        </w:rPr>
        <w:t xml:space="preserve"> on the threaded end</w:t>
      </w:r>
      <w:r w:rsidR="00AC2C68">
        <w:rPr>
          <w:rFonts w:ascii="Courier" w:hAnsi="Courier"/>
        </w:rPr>
        <w:t>s of the standoffs</w:t>
      </w:r>
      <w:r>
        <w:rPr>
          <w:rFonts w:ascii="Courier" w:hAnsi="Courier"/>
        </w:rPr>
        <w:t xml:space="preserve"> on the front of the Perma-Proto</w:t>
      </w:r>
      <w:r w:rsidR="00AC2C68">
        <w:rPr>
          <w:rFonts w:ascii="Courier" w:hAnsi="Courier"/>
        </w:rPr>
        <w:t xml:space="preserve"> and tighten them</w:t>
      </w:r>
      <w:r w:rsidR="001C6F76">
        <w:rPr>
          <w:rFonts w:ascii="Courier" w:hAnsi="Courier"/>
        </w:rPr>
        <w:br/>
        <w:t>________</w:t>
      </w:r>
      <w:r w:rsidRPr="001C6F76">
        <w:rPr>
          <w:rFonts w:ascii="Courier" w:hAnsi="Courier"/>
        </w:rPr>
        <w:br/>
      </w:r>
    </w:p>
    <w:p w14:paraId="024DE068" w14:textId="60D36794" w:rsidR="00365B03" w:rsidRDefault="00365B03" w:rsidP="00F77EC8">
      <w:pPr>
        <w:pStyle w:val="ListParagraph"/>
        <w:numPr>
          <w:ilvl w:val="0"/>
          <w:numId w:val="185"/>
        </w:numPr>
        <w:rPr>
          <w:rFonts w:ascii="Courier" w:hAnsi="Courier"/>
        </w:rPr>
      </w:pPr>
      <w:r>
        <w:rPr>
          <w:rFonts w:ascii="Courier" w:hAnsi="Courier"/>
        </w:rPr>
        <w:t>Place the Pe</w:t>
      </w:r>
      <w:r w:rsidR="003F4BAD">
        <w:rPr>
          <w:rFonts w:ascii="Courier" w:hAnsi="Courier"/>
        </w:rPr>
        <w:t>rma-Proto in position. Leave 2-3</w:t>
      </w:r>
      <w:r>
        <w:rPr>
          <w:rFonts w:ascii="Courier" w:hAnsi="Courier"/>
        </w:rPr>
        <w:t>mm on the side near the front. Align so the capacitors ar</w:t>
      </w:r>
      <w:r w:rsidR="003F4BAD">
        <w:rPr>
          <w:rFonts w:ascii="Courier" w:hAnsi="Courier"/>
        </w:rPr>
        <w:t>e 2-3</w:t>
      </w:r>
      <w:r w:rsidR="00414B4C">
        <w:rPr>
          <w:rFonts w:ascii="Courier" w:hAnsi="Courier"/>
        </w:rPr>
        <w:t xml:space="preserve">mm </w:t>
      </w:r>
      <w:r w:rsidR="00AC2C68">
        <w:rPr>
          <w:rFonts w:ascii="Courier" w:hAnsi="Courier"/>
        </w:rPr>
        <w:t>below</w:t>
      </w:r>
      <w:r w:rsidR="00414B4C">
        <w:rPr>
          <w:rFonts w:ascii="Courier" w:hAnsi="Courier"/>
        </w:rPr>
        <w:t xml:space="preserve"> the top</w:t>
      </w:r>
      <w:r w:rsidR="003F4BAD">
        <w:rPr>
          <w:rFonts w:ascii="Courier" w:hAnsi="Courier"/>
        </w:rPr>
        <w:t xml:space="preserve"> (if they are angled up at all, make sure the ends will be low enough not to contact the lid).</w:t>
      </w:r>
      <w:r w:rsidR="00414B4C">
        <w:rPr>
          <w:rFonts w:ascii="Courier" w:hAnsi="Courier"/>
        </w:rPr>
        <w:br/>
        <w:t>_________</w:t>
      </w:r>
      <w:r w:rsidR="00F77EC8">
        <w:rPr>
          <w:rFonts w:ascii="Courier" w:hAnsi="Courier"/>
        </w:rPr>
        <w:br/>
      </w:r>
    </w:p>
    <w:p w14:paraId="3CD0E64D" w14:textId="7F63DDE8" w:rsidR="00F04FF2" w:rsidRPr="00F77EC8" w:rsidRDefault="006A0897" w:rsidP="00F77EC8">
      <w:pPr>
        <w:pStyle w:val="ListParagraph"/>
        <w:numPr>
          <w:ilvl w:val="0"/>
          <w:numId w:val="185"/>
        </w:numPr>
        <w:rPr>
          <w:rFonts w:ascii="Courier" w:hAnsi="Courier"/>
        </w:rPr>
      </w:pPr>
      <w:r>
        <w:rPr>
          <w:rFonts w:ascii="Courier" w:hAnsi="Courier"/>
        </w:rPr>
        <w:t xml:space="preserve">Use </w:t>
      </w:r>
      <w:r w:rsidR="00365B03">
        <w:rPr>
          <w:rFonts w:ascii="Courier" w:hAnsi="Courier"/>
        </w:rPr>
        <w:t xml:space="preserve">Sharpie to mark the </w:t>
      </w:r>
      <w:r>
        <w:rPr>
          <w:rFonts w:ascii="Courier" w:hAnsi="Courier"/>
        </w:rPr>
        <w:t>centers</w:t>
      </w:r>
      <w:r w:rsidR="00365B03">
        <w:rPr>
          <w:rFonts w:ascii="Courier" w:hAnsi="Courier"/>
        </w:rPr>
        <w:t xml:space="preserve"> of the two holes</w:t>
      </w:r>
      <w:r w:rsidR="00365B03">
        <w:rPr>
          <w:rFonts w:ascii="Courier" w:hAnsi="Courier"/>
        </w:rPr>
        <w:br/>
        <w:t>_________</w:t>
      </w:r>
      <w:r w:rsidR="00532279" w:rsidRPr="00F77EC8">
        <w:rPr>
          <w:rFonts w:ascii="Courier" w:hAnsi="Courier"/>
        </w:rPr>
        <w:br/>
        <w:t xml:space="preserve"> </w:t>
      </w:r>
      <w:r w:rsidR="00C73815" w:rsidRPr="00F77EC8">
        <w:rPr>
          <w:rFonts w:ascii="Courier" w:hAnsi="Courier"/>
        </w:rPr>
        <w:t xml:space="preserve"> </w:t>
      </w:r>
      <w:r w:rsidR="00F04FF2" w:rsidRPr="00F77EC8">
        <w:rPr>
          <w:rFonts w:ascii="Courier" w:hAnsi="Courier"/>
        </w:rPr>
        <w:t xml:space="preserve"> </w:t>
      </w:r>
    </w:p>
    <w:p w14:paraId="7B114994" w14:textId="05CE2A63" w:rsidR="00D8361A" w:rsidRPr="00D8361A" w:rsidRDefault="00C83733" w:rsidP="00C83733">
      <w:pPr>
        <w:pStyle w:val="Heading1"/>
      </w:pPr>
      <w:bookmarkStart w:id="455" w:name="_Toc373513895"/>
      <w:r>
        <w:t>Step 38: Mark holes for relay module standoffs</w:t>
      </w:r>
      <w:bookmarkEnd w:id="455"/>
      <w:r>
        <w:br/>
      </w:r>
    </w:p>
    <w:p w14:paraId="47F9FC75" w14:textId="54201C1D" w:rsidR="00365B03" w:rsidRPr="00C83733" w:rsidRDefault="00365B03"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365B03">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2F8A5AE5" w:rsidR="00414B4C" w:rsidRDefault="00414B4C" w:rsidP="00365B03">
      <w:pPr>
        <w:pStyle w:val="ListParagraph"/>
        <w:numPr>
          <w:ilvl w:val="0"/>
          <w:numId w:val="186"/>
        </w:numPr>
        <w:rPr>
          <w:rFonts w:ascii="Courier" w:hAnsi="Courier"/>
        </w:rPr>
      </w:pPr>
      <w:r>
        <w:rPr>
          <w:rFonts w:ascii="Courier" w:hAnsi="Courier"/>
        </w:rPr>
        <w:t>Disconnect any remaining wires from relay module</w:t>
      </w:r>
      <w:r>
        <w:rPr>
          <w:rFonts w:ascii="Courier" w:hAnsi="Courier"/>
        </w:rPr>
        <w:br/>
        <w:t>________</w:t>
      </w:r>
      <w:r>
        <w:rPr>
          <w:rFonts w:ascii="Courier" w:hAnsi="Courier"/>
        </w:rPr>
        <w:br/>
      </w:r>
    </w:p>
    <w:p w14:paraId="0DE2D911" w14:textId="19D90B41" w:rsidR="00365B03" w:rsidRDefault="00365B03" w:rsidP="00365B03">
      <w:pPr>
        <w:pStyle w:val="ListParagraph"/>
        <w:numPr>
          <w:ilvl w:val="0"/>
          <w:numId w:val="186"/>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r>
      <w:r w:rsidR="00414B4C">
        <w:rPr>
          <w:rFonts w:ascii="Courier" w:hAnsi="Courier"/>
        </w:rPr>
        <w:lastRenderedPageBreak/>
        <w:t>________</w:t>
      </w:r>
      <w:r w:rsidR="00414B4C">
        <w:rPr>
          <w:rFonts w:ascii="Courier" w:hAnsi="Courier"/>
        </w:rPr>
        <w:br/>
      </w:r>
    </w:p>
    <w:p w14:paraId="7C553116" w14:textId="5CA1B7FF" w:rsidR="00365B03" w:rsidRPr="003F4BAD" w:rsidRDefault="00365B03" w:rsidP="003F4BAD">
      <w:pPr>
        <w:pStyle w:val="ListParagraph"/>
        <w:numPr>
          <w:ilvl w:val="0"/>
          <w:numId w:val="186"/>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60BE6C9F" w:rsidR="003F4BAD" w:rsidRDefault="003F4BAD" w:rsidP="00365B03">
      <w:pPr>
        <w:pStyle w:val="ListParagraph"/>
        <w:numPr>
          <w:ilvl w:val="0"/>
          <w:numId w:val="185"/>
        </w:numPr>
        <w:rPr>
          <w:rFonts w:ascii="Courier" w:hAnsi="Courier"/>
        </w:rPr>
      </w:pPr>
      <w:r>
        <w:rPr>
          <w:rFonts w:ascii="Courier" w:hAnsi="Courier"/>
        </w:rPr>
        <w:t>Use the Sharpie to make a dot on the right side of the case at the following position:</w:t>
      </w:r>
      <w:r>
        <w:rPr>
          <w:rFonts w:ascii="Courier" w:hAnsi="Courier"/>
        </w:rPr>
        <w:br/>
      </w:r>
    </w:p>
    <w:p w14:paraId="3BE5990D" w14:textId="2CB10A1F" w:rsidR="003F4BAD" w:rsidRDefault="003F4BAD" w:rsidP="003F4BAD">
      <w:pPr>
        <w:pStyle w:val="ListParagraph"/>
        <w:numPr>
          <w:ilvl w:val="0"/>
          <w:numId w:val="196"/>
        </w:numPr>
        <w:rPr>
          <w:rFonts w:ascii="Courier" w:hAnsi="Courier"/>
        </w:rPr>
      </w:pPr>
      <w:r>
        <w:rPr>
          <w:rFonts w:ascii="Courier" w:hAnsi="Courier"/>
        </w:rPr>
        <w:t>1.0 cm from the left (i.e. front) edge</w:t>
      </w:r>
    </w:p>
    <w:p w14:paraId="01C2E3FD" w14:textId="1BA64D0B" w:rsidR="003F4BAD" w:rsidRDefault="003F4BAD" w:rsidP="003F4BAD">
      <w:pPr>
        <w:pStyle w:val="ListParagraph"/>
        <w:numPr>
          <w:ilvl w:val="0"/>
          <w:numId w:val="196"/>
        </w:numPr>
        <w:rPr>
          <w:rFonts w:ascii="Courier" w:hAnsi="Courier"/>
        </w:rPr>
      </w:pPr>
      <w:r>
        <w:rPr>
          <w:rFonts w:ascii="Courier" w:hAnsi="Courier"/>
        </w:rPr>
        <w:t>1.5 cm from the top edge</w:t>
      </w:r>
      <w:r>
        <w:rPr>
          <w:rFonts w:ascii="Courier" w:hAnsi="Courier"/>
        </w:rPr>
        <w:br/>
      </w:r>
      <w:r>
        <w:rPr>
          <w:rFonts w:ascii="Courier" w:hAnsi="Courier"/>
        </w:rPr>
        <w:br/>
        <w:t>________</w:t>
      </w:r>
      <w:r>
        <w:rPr>
          <w:rFonts w:ascii="Courier" w:hAnsi="Courier"/>
        </w:rPr>
        <w:br/>
      </w:r>
    </w:p>
    <w:p w14:paraId="1EDE1D5C" w14:textId="71E1897D" w:rsidR="003F4BAD" w:rsidRDefault="003F4BAD" w:rsidP="003F4BAD">
      <w:pPr>
        <w:pStyle w:val="ListParagraph"/>
        <w:numPr>
          <w:ilvl w:val="0"/>
          <w:numId w:val="197"/>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A43CA43" w:rsidR="006A0897" w:rsidRDefault="006A0897" w:rsidP="003F4BAD">
      <w:pPr>
        <w:pStyle w:val="ListParagraph"/>
        <w:numPr>
          <w:ilvl w:val="0"/>
          <w:numId w:val="197"/>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r w:rsidR="00414B4C">
        <w:rPr>
          <w:rFonts w:ascii="Courier" w:hAnsi="Courier"/>
        </w:rPr>
        <w:br/>
      </w:r>
    </w:p>
    <w:p w14:paraId="2A21D8C1" w14:textId="25B345CE" w:rsidR="00C83733" w:rsidRPr="00C83733" w:rsidRDefault="00C83733" w:rsidP="00C83733">
      <w:pPr>
        <w:pStyle w:val="Heading1"/>
      </w:pPr>
      <w:bookmarkStart w:id="456" w:name="_Toc373513896"/>
      <w:r>
        <w:t>Step 39: Mark holes for binding posts</w:t>
      </w:r>
      <w:bookmarkEnd w:id="456"/>
      <w:r>
        <w:br/>
      </w:r>
    </w:p>
    <w:p w14:paraId="1862B0B2" w14:textId="3C05A7E0" w:rsidR="006A0897" w:rsidRPr="00C83733" w:rsidRDefault="006A0897"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24C0B9BA" w:rsidR="006A0897" w:rsidRDefault="006A0897" w:rsidP="003F4BAD">
      <w:pPr>
        <w:pStyle w:val="ListParagraph"/>
        <w:numPr>
          <w:ilvl w:val="0"/>
          <w:numId w:val="197"/>
        </w:numPr>
        <w:rPr>
          <w:rFonts w:ascii="Courier" w:hAnsi="Courier"/>
        </w:rPr>
      </w:pPr>
      <w:r>
        <w:rPr>
          <w:rFonts w:ascii="Courier" w:hAnsi="Courier"/>
        </w:rPr>
        <w:t xml:space="preserve">Remove top nuts, </w:t>
      </w:r>
      <w:r w:rsidR="00151E61">
        <w:rPr>
          <w:rFonts w:ascii="Courier" w:hAnsi="Courier"/>
        </w:rPr>
        <w:t xml:space="preserve">washers, diodes,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2A088015" w:rsidR="006A0897" w:rsidRDefault="00151E61" w:rsidP="003F4BAD">
      <w:pPr>
        <w:pStyle w:val="ListParagraph"/>
        <w:numPr>
          <w:ilvl w:val="0"/>
          <w:numId w:val="197"/>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B54DCE">
        <w:rPr>
          <w:rFonts w:ascii="Courier" w:hAnsi="Courier"/>
        </w:rPr>
        <w:t xml:space="preserve">rear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4E5A4D4C" w14:textId="6C52B9A6" w:rsidR="004358B3" w:rsidRDefault="006A0897" w:rsidP="00C83733">
      <w:pPr>
        <w:pStyle w:val="ListParagraph"/>
        <w:numPr>
          <w:ilvl w:val="0"/>
          <w:numId w:val="197"/>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 xml:space="preserve">________ </w:t>
      </w:r>
      <w:r w:rsidR="006647B9">
        <w:rPr>
          <w:rFonts w:ascii="Courier" w:hAnsi="Courier"/>
        </w:rPr>
        <w:br/>
      </w:r>
    </w:p>
    <w:p w14:paraId="3CA90A58" w14:textId="77777777" w:rsidR="004358B3" w:rsidRDefault="004358B3" w:rsidP="004358B3">
      <w:pPr>
        <w:rPr>
          <w:rFonts w:ascii="Courier" w:hAnsi="Courier"/>
        </w:rPr>
      </w:pPr>
    </w:p>
    <w:p w14:paraId="06A11E1E" w14:textId="77777777" w:rsidR="004358B3" w:rsidRPr="004358B3" w:rsidRDefault="004358B3" w:rsidP="004358B3">
      <w:pPr>
        <w:rPr>
          <w:rFonts w:ascii="Courier" w:hAnsi="Courier"/>
        </w:rPr>
      </w:pPr>
    </w:p>
    <w:p w14:paraId="5A45C8D4" w14:textId="65588B89" w:rsidR="006647B9" w:rsidRPr="006A0897" w:rsidRDefault="00C83733" w:rsidP="00C83733">
      <w:pPr>
        <w:pStyle w:val="Heading1"/>
      </w:pPr>
      <w:bookmarkStart w:id="457" w:name="_Toc373513897"/>
      <w:r>
        <w:lastRenderedPageBreak/>
        <w:t>Step 40: Drill 12 marked holes</w:t>
      </w:r>
      <w:bookmarkEnd w:id="457"/>
      <w:r>
        <w:br/>
      </w:r>
    </w:p>
    <w:p w14:paraId="272738D6" w14:textId="54DBCBBD" w:rsidR="00AC2C68"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12</w:t>
      </w:r>
      <w:r w:rsidR="00AC2C68" w:rsidRPr="00C83733">
        <w:rPr>
          <w:rFonts w:ascii="Courier" w:hAnsi="Courier"/>
          <w:b/>
          <w:sz w:val="28"/>
          <w:szCs w:val="28"/>
          <w:u w:val="single"/>
        </w:rPr>
        <w:t xml:space="preserve"> marked holes:</w:t>
      </w:r>
      <w:r w:rsidR="00AC2C68" w:rsidRPr="00C83733">
        <w:rPr>
          <w:rFonts w:ascii="Courier" w:hAnsi="Courier"/>
          <w:b/>
          <w:sz w:val="28"/>
          <w:szCs w:val="28"/>
          <w:u w:val="single"/>
        </w:rPr>
        <w:br/>
      </w:r>
    </w:p>
    <w:p w14:paraId="26BC3DAA" w14:textId="3967D24F" w:rsidR="00AC2C68" w:rsidRDefault="00AC2C68" w:rsidP="003F4BAD">
      <w:pPr>
        <w:pStyle w:val="ListParagraph"/>
        <w:numPr>
          <w:ilvl w:val="0"/>
          <w:numId w:val="197"/>
        </w:numPr>
        <w:rPr>
          <w:rFonts w:ascii="Courier" w:hAnsi="Courier"/>
        </w:rPr>
      </w:pPr>
      <w:r>
        <w:rPr>
          <w:rFonts w:ascii="Courier" w:hAnsi="Courier"/>
        </w:rPr>
        <w:t xml:space="preserve">Use something pointy to </w:t>
      </w:r>
      <w:r w:rsidR="009824A9">
        <w:rPr>
          <w:rFonts w:ascii="Courier" w:hAnsi="Courier"/>
        </w:rPr>
        <w:t>make an indentation in</w:t>
      </w:r>
      <w:r w:rsidR="00B54DCE">
        <w:rPr>
          <w:rFonts w:ascii="Courier" w:hAnsi="Courier"/>
        </w:rPr>
        <w:t xml:space="preserve"> the middle of each of the 12</w:t>
      </w:r>
      <w:r>
        <w:rPr>
          <w:rFonts w:ascii="Courier" w:hAnsi="Courier"/>
        </w:rPr>
        <w:t xml:space="preserve"> 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t>________</w:t>
      </w:r>
      <w:r>
        <w:rPr>
          <w:rFonts w:ascii="Courier" w:hAnsi="Courier"/>
        </w:rPr>
        <w:br/>
      </w:r>
    </w:p>
    <w:p w14:paraId="1E966705" w14:textId="77E069DD" w:rsidR="00AC2C68" w:rsidRDefault="00AC2C68" w:rsidP="003F4BAD">
      <w:pPr>
        <w:pStyle w:val="ListParagraph"/>
        <w:numPr>
          <w:ilvl w:val="0"/>
          <w:numId w:val="197"/>
        </w:numPr>
        <w:rPr>
          <w:rFonts w:ascii="Courier" w:hAnsi="Courier"/>
        </w:rPr>
      </w:pPr>
      <w:r>
        <w:rPr>
          <w:rFonts w:ascii="Courier" w:hAnsi="Courier"/>
        </w:rPr>
        <w:t xml:space="preserve">Drill </w:t>
      </w:r>
      <w:r w:rsidR="00B54DCE">
        <w:rPr>
          <w:rFonts w:ascii="Courier" w:hAnsi="Courier"/>
        </w:rPr>
        <w:t>twelve</w:t>
      </w:r>
      <w:r>
        <w:rPr>
          <w:rFonts w:ascii="Courier" w:hAnsi="Courier"/>
        </w:rPr>
        <w:t xml:space="preserve"> 1/16” pilot holes</w:t>
      </w:r>
      <w:r>
        <w:rPr>
          <w:rFonts w:ascii="Courier" w:hAnsi="Courier"/>
        </w:rPr>
        <w:br/>
        <w:t>________</w:t>
      </w:r>
      <w:r>
        <w:rPr>
          <w:rFonts w:ascii="Courier" w:hAnsi="Courier"/>
        </w:rPr>
        <w:br/>
      </w:r>
    </w:p>
    <w:p w14:paraId="0AFAF081" w14:textId="74544373" w:rsidR="00AC2C68" w:rsidRDefault="00AC2C68" w:rsidP="003F4BAD">
      <w:pPr>
        <w:pStyle w:val="ListParagraph"/>
        <w:numPr>
          <w:ilvl w:val="0"/>
          <w:numId w:val="197"/>
        </w:numPr>
        <w:rPr>
          <w:rFonts w:ascii="Courier" w:hAnsi="Courier"/>
        </w:rPr>
      </w:pPr>
      <w:r>
        <w:rPr>
          <w:rFonts w:ascii="Courier" w:hAnsi="Courier"/>
        </w:rPr>
        <w:t>Switch t</w:t>
      </w:r>
      <w:r w:rsidR="00B54DCE">
        <w:rPr>
          <w:rFonts w:ascii="Courier" w:hAnsi="Courier"/>
        </w:rPr>
        <w:t>o 9/64” bit and re-drill all 12</w:t>
      </w:r>
      <w:r>
        <w:rPr>
          <w:rFonts w:ascii="Courier" w:hAnsi="Courier"/>
        </w:rPr>
        <w:t xml:space="preserve"> 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9D0180" w:rsidR="006647B9"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w:t>
      </w:r>
      <w:r w:rsidRPr="00C83733">
        <w:rPr>
          <w:rFonts w:ascii="Courier" w:hAnsi="Courier"/>
          <w:b/>
          <w:sz w:val="28"/>
          <w:szCs w:val="28"/>
          <w:u w:val="single"/>
        </w:rPr>
        <w:t xml:space="preserve">2 </w:t>
      </w:r>
      <w:r w:rsidR="006647B9" w:rsidRPr="00C83733">
        <w:rPr>
          <w:rFonts w:ascii="Courier" w:hAnsi="Courier"/>
          <w:b/>
          <w:sz w:val="28"/>
          <w:szCs w:val="28"/>
          <w:u w:val="single"/>
        </w:rPr>
        <w:t>holes for binding posts:</w:t>
      </w:r>
      <w:r w:rsidR="006647B9" w:rsidRPr="00C83733">
        <w:rPr>
          <w:rFonts w:ascii="Courier" w:hAnsi="Courier"/>
          <w:u w:val="single"/>
        </w:rPr>
        <w:br/>
      </w:r>
    </w:p>
    <w:p w14:paraId="1409F785" w14:textId="244C2778" w:rsidR="006647B9" w:rsidRDefault="00AC2C68" w:rsidP="003F4BAD">
      <w:pPr>
        <w:pStyle w:val="ListParagraph"/>
        <w:numPr>
          <w:ilvl w:val="0"/>
          <w:numId w:val="197"/>
        </w:numPr>
        <w:rPr>
          <w:rFonts w:ascii="Courier" w:hAnsi="Courier"/>
        </w:rPr>
      </w:pPr>
      <w:r>
        <w:rPr>
          <w:rFonts w:ascii="Courier" w:hAnsi="Courier"/>
        </w:rPr>
        <w:t>Switch</w:t>
      </w:r>
      <w:r w:rsidR="006647B9">
        <w:rPr>
          <w:rFonts w:ascii="Courier" w:hAnsi="Courier"/>
        </w:rPr>
        <w:t xml:space="preserve"> to 11/64” bit and re-drill both </w:t>
      </w:r>
      <w:r w:rsidR="00B54DCE">
        <w:rPr>
          <w:rFonts w:ascii="Courier" w:hAnsi="Courier"/>
        </w:rPr>
        <w:t xml:space="preserve">of 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12C25CDB" w:rsidR="00151E61" w:rsidRDefault="00151E61" w:rsidP="003F4BAD">
      <w:pPr>
        <w:pStyle w:val="ListParagraph"/>
        <w:numPr>
          <w:ilvl w:val="0"/>
          <w:numId w:val="197"/>
        </w:numPr>
        <w:rPr>
          <w:rFonts w:ascii="Courier" w:hAnsi="Courier"/>
        </w:rPr>
      </w:pPr>
      <w:r>
        <w:rPr>
          <w:rFonts w:ascii="Courier" w:hAnsi="Courier"/>
        </w:rPr>
        <w:t xml:space="preserve">Switch to 13/64” bit and re-drill both of 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3F4BAD">
      <w:pPr>
        <w:pStyle w:val="ListParagraph"/>
        <w:numPr>
          <w:ilvl w:val="0"/>
          <w:numId w:val="197"/>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66C16229" w14:textId="481800AC" w:rsidR="00745603" w:rsidRDefault="00151E61" w:rsidP="00151E61">
      <w:pPr>
        <w:pStyle w:val="ListParagraph"/>
        <w:numPr>
          <w:ilvl w:val="0"/>
          <w:numId w:val="197"/>
        </w:numPr>
        <w:rPr>
          <w:rFonts w:ascii="Courier" w:hAnsi="Courier"/>
        </w:rPr>
      </w:pPr>
      <w:r>
        <w:rPr>
          <w:rFonts w:ascii="Courier" w:hAnsi="Courier"/>
        </w:rPr>
        <w:t>Wash case off and dry</w:t>
      </w:r>
      <w:r>
        <w:rPr>
          <w:rFonts w:ascii="Courier" w:hAnsi="Courier"/>
        </w:rPr>
        <w:br/>
        <w:t>________</w:t>
      </w:r>
      <w:r w:rsidR="00745603" w:rsidRPr="00151E61">
        <w:rPr>
          <w:rFonts w:ascii="Courier" w:hAnsi="Courier"/>
        </w:rPr>
        <w:br/>
      </w:r>
    </w:p>
    <w:p w14:paraId="6E0D258F" w14:textId="77777777" w:rsidR="004358B3" w:rsidRDefault="004358B3" w:rsidP="00C83733">
      <w:pPr>
        <w:pStyle w:val="Heading1"/>
      </w:pPr>
    </w:p>
    <w:p w14:paraId="10EDF97D" w14:textId="5BDEAB69" w:rsidR="00C83733" w:rsidRPr="00C83733" w:rsidRDefault="00C83733" w:rsidP="00C83733">
      <w:pPr>
        <w:pStyle w:val="Heading1"/>
      </w:pPr>
      <w:bookmarkStart w:id="458" w:name="_Toc373513898"/>
      <w:r>
        <w:t>Step 41: Install binding posts</w:t>
      </w:r>
      <w:bookmarkEnd w:id="458"/>
      <w:r>
        <w:br/>
      </w:r>
    </w:p>
    <w:p w14:paraId="30C6BAF1" w14:textId="77777777"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3F4BAD">
      <w:pPr>
        <w:pStyle w:val="ListParagraph"/>
        <w:numPr>
          <w:ilvl w:val="0"/>
          <w:numId w:val="197"/>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3F4BAD">
      <w:pPr>
        <w:pStyle w:val="ListParagraph"/>
        <w:numPr>
          <w:ilvl w:val="0"/>
          <w:numId w:val="197"/>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495B906D" w14:textId="77777777" w:rsidR="006E65C5" w:rsidRDefault="006E65C5" w:rsidP="003F4BAD">
      <w:pPr>
        <w:pStyle w:val="ListParagraph"/>
        <w:numPr>
          <w:ilvl w:val="0"/>
          <w:numId w:val="197"/>
        </w:numPr>
        <w:rPr>
          <w:rFonts w:ascii="Courier" w:hAnsi="Courier"/>
        </w:rPr>
      </w:pPr>
      <w:r>
        <w:rPr>
          <w:rFonts w:ascii="Courier" w:hAnsi="Courier"/>
        </w:rPr>
        <w:t>Thread nuts on the posts and tighten down</w:t>
      </w:r>
      <w:r>
        <w:rPr>
          <w:rFonts w:ascii="Courier" w:hAnsi="Courier"/>
        </w:rPr>
        <w:br/>
        <w:t>________</w:t>
      </w:r>
    </w:p>
    <w:p w14:paraId="58C07159" w14:textId="519FECDC" w:rsidR="006E65C5" w:rsidRDefault="006E65C5" w:rsidP="00C83733">
      <w:pPr>
        <w:pStyle w:val="Heading1"/>
      </w:pPr>
      <w:r>
        <w:br/>
      </w:r>
      <w:bookmarkStart w:id="459" w:name="_Toc373513899"/>
      <w:r w:rsidR="00C83733">
        <w:t>Step 42: Install Perma-Proto</w:t>
      </w:r>
      <w:bookmarkEnd w:id="459"/>
      <w:r w:rsidR="00C83733">
        <w:br/>
      </w:r>
    </w:p>
    <w:p w14:paraId="501D5D25" w14:textId="77777777" w:rsidR="006E65C5" w:rsidRPr="00F77EC8" w:rsidRDefault="006E65C5" w:rsidP="005853C9">
      <w:pPr>
        <w:pStyle w:val="ListParagraph"/>
        <w:numPr>
          <w:ilvl w:val="0"/>
          <w:numId w:val="187"/>
        </w:numPr>
        <w:rPr>
          <w:rFonts w:ascii="Courier" w:hAnsi="Courier"/>
          <w:b/>
          <w:sz w:val="28"/>
          <w:szCs w:val="28"/>
        </w:rPr>
      </w:pPr>
      <w:r>
        <w:rPr>
          <w:rFonts w:ascii="Courier" w:hAnsi="Courier"/>
          <w:b/>
          <w:sz w:val="28"/>
          <w:szCs w:val="28"/>
        </w:rPr>
        <w:t>Install Perma-Proto in case:</w:t>
      </w:r>
      <w:r w:rsidRPr="00F77EC8">
        <w:rPr>
          <w:rFonts w:ascii="Courier" w:hAnsi="Courier"/>
          <w:b/>
          <w:sz w:val="28"/>
          <w:szCs w:val="28"/>
        </w:rPr>
        <w:br/>
      </w:r>
    </w:p>
    <w:p w14:paraId="013386CB" w14:textId="196E9B55" w:rsidR="006E65C5" w:rsidRDefault="006E65C5" w:rsidP="005853C9">
      <w:pPr>
        <w:pStyle w:val="ListParagraph"/>
        <w:numPr>
          <w:ilvl w:val="0"/>
          <w:numId w:val="190"/>
        </w:numPr>
        <w:rPr>
          <w:rFonts w:ascii="Courier" w:hAnsi="Courier"/>
        </w:rPr>
      </w:pPr>
      <w:r w:rsidRPr="006E65C5">
        <w:rPr>
          <w:rFonts w:ascii="Courier" w:hAnsi="Courier"/>
        </w:rPr>
        <w:t>Insert the Perma-Proto into the case and screw down its two standof</w:t>
      </w:r>
      <w:r w:rsidR="00C83733">
        <w:rPr>
          <w:rFonts w:ascii="Courier" w:hAnsi="Courier"/>
        </w:rPr>
        <w:t>fs with two M3 screws</w:t>
      </w:r>
      <w:r w:rsidR="00C83733">
        <w:rPr>
          <w:rFonts w:ascii="Courier" w:hAnsi="Courier"/>
        </w:rPr>
        <w:br/>
        <w:t>________</w:t>
      </w:r>
      <w:r w:rsidR="00C83733">
        <w:rPr>
          <w:rFonts w:ascii="Courier" w:hAnsi="Courier"/>
        </w:rPr>
        <w:br/>
      </w:r>
    </w:p>
    <w:p w14:paraId="7F4E933A" w14:textId="4349BA69" w:rsidR="00C83733" w:rsidRPr="00C83733" w:rsidRDefault="00C83733" w:rsidP="00C83733">
      <w:pPr>
        <w:pStyle w:val="Heading1"/>
      </w:pPr>
      <w:bookmarkStart w:id="460" w:name="_Toc373513900"/>
      <w:r>
        <w:t>Step 43: Make binding post connections</w:t>
      </w:r>
      <w:bookmarkEnd w:id="460"/>
      <w:r>
        <w:br/>
      </w:r>
    </w:p>
    <w:p w14:paraId="269CBC09" w14:textId="497C8696"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Make connections to binding posts:</w:t>
      </w:r>
      <w:r w:rsidRPr="00C83733">
        <w:rPr>
          <w:rFonts w:ascii="Courier" w:hAnsi="Courier"/>
          <w:b/>
          <w:sz w:val="28"/>
          <w:szCs w:val="28"/>
          <w:u w:val="single"/>
        </w:rPr>
        <w:br/>
      </w:r>
    </w:p>
    <w:p w14:paraId="1851C7DD" w14:textId="102EC5D7" w:rsidR="006E65C5" w:rsidRPr="00A214AE" w:rsidRDefault="005C33BB" w:rsidP="003F4BAD">
      <w:pPr>
        <w:pStyle w:val="ListParagraph"/>
        <w:numPr>
          <w:ilvl w:val="0"/>
          <w:numId w:val="197"/>
        </w:numPr>
        <w:rPr>
          <w:rFonts w:ascii="Courier" w:hAnsi="Courier"/>
          <w:b/>
          <w:sz w:val="28"/>
          <w:szCs w:val="28"/>
        </w:rPr>
      </w:pPr>
      <w:r>
        <w:rPr>
          <w:rFonts w:ascii="Courier" w:hAnsi="Courier"/>
        </w:rPr>
        <w:t>Slide cable ring connector on zip cord “A” (from Perma-Proto)</w:t>
      </w:r>
      <w:r w:rsidR="006E65C5">
        <w:rPr>
          <w:rFonts w:ascii="Courier" w:hAnsi="Courier"/>
        </w:rPr>
        <w:t xml:space="preserve"> </w:t>
      </w:r>
      <w:r>
        <w:rPr>
          <w:rFonts w:ascii="Courier" w:hAnsi="Courier"/>
        </w:rPr>
        <w:t xml:space="preserve">onto </w:t>
      </w:r>
      <w:r w:rsidR="006E65C5">
        <w:rPr>
          <w:rFonts w:ascii="Courier" w:hAnsi="Courier"/>
        </w:rPr>
        <w:t>negative (</w:t>
      </w:r>
      <w:r>
        <w:rPr>
          <w:rFonts w:ascii="Courier" w:hAnsi="Courier"/>
        </w:rPr>
        <w:t>BLACK</w:t>
      </w:r>
      <w:r w:rsidR="006E65C5">
        <w:rPr>
          <w:rFonts w:ascii="Courier" w:hAnsi="Courier"/>
        </w:rPr>
        <w:t xml:space="preserve"> side) thread</w:t>
      </w:r>
      <w:r>
        <w:rPr>
          <w:rFonts w:ascii="Courier" w:hAnsi="Courier"/>
        </w:rPr>
        <w:t>ed post</w:t>
      </w:r>
      <w:r w:rsidR="006E65C5">
        <w:rPr>
          <w:rFonts w:ascii="Courier" w:hAnsi="Courier"/>
        </w:rPr>
        <w:t xml:space="preserve"> </w:t>
      </w:r>
      <w:r w:rsidR="006E65C5">
        <w:rPr>
          <w:rFonts w:ascii="Courier" w:hAnsi="Courier"/>
        </w:rPr>
        <w:br/>
        <w:t>________</w:t>
      </w:r>
      <w:r w:rsidR="006E65C5">
        <w:rPr>
          <w:rFonts w:ascii="Courier" w:hAnsi="Courier"/>
        </w:rPr>
        <w:br/>
      </w:r>
    </w:p>
    <w:p w14:paraId="146D386A" w14:textId="7553A97C" w:rsidR="006E65C5" w:rsidRPr="007E6F65" w:rsidRDefault="005C33BB" w:rsidP="003F4BAD">
      <w:pPr>
        <w:pStyle w:val="ListParagraph"/>
        <w:numPr>
          <w:ilvl w:val="0"/>
          <w:numId w:val="197"/>
        </w:numPr>
        <w:rPr>
          <w:rFonts w:ascii="Courier" w:hAnsi="Courier"/>
          <w:b/>
          <w:sz w:val="28"/>
          <w:szCs w:val="28"/>
        </w:rPr>
      </w:pPr>
      <w:r>
        <w:rPr>
          <w:rFonts w:ascii="Courier" w:hAnsi="Courier"/>
        </w:rPr>
        <w:t>Slide cab</w:t>
      </w:r>
      <w:r w:rsidR="00DB0A16">
        <w:rPr>
          <w:rFonts w:ascii="Courier" w:hAnsi="Courier"/>
        </w:rPr>
        <w:t>le ring connector on zip cord “B</w:t>
      </w:r>
      <w:r>
        <w:rPr>
          <w:rFonts w:ascii="Courier" w:hAnsi="Courier"/>
        </w:rPr>
        <w:t>” (other end soldered to yellow wire from Perma-Proto) onto</w:t>
      </w:r>
      <w:r w:rsidR="006E65C5">
        <w:rPr>
          <w:rFonts w:ascii="Courier" w:hAnsi="Courier"/>
        </w:rPr>
        <w:t xml:space="preserve"> positive (</w:t>
      </w:r>
      <w:r>
        <w:rPr>
          <w:rFonts w:ascii="Courier" w:hAnsi="Courier"/>
        </w:rPr>
        <w:t>RED</w:t>
      </w:r>
      <w:r w:rsidR="006E65C5">
        <w:rPr>
          <w:rFonts w:ascii="Courier" w:hAnsi="Courier"/>
        </w:rPr>
        <w:t xml:space="preserve"> </w:t>
      </w:r>
      <w:r>
        <w:rPr>
          <w:rFonts w:ascii="Courier" w:hAnsi="Courier"/>
        </w:rPr>
        <w:t>side) threaded post</w:t>
      </w:r>
      <w:r w:rsidR="006E65C5">
        <w:rPr>
          <w:rFonts w:ascii="Courier" w:hAnsi="Courier"/>
        </w:rPr>
        <w:br/>
        <w:t>________</w:t>
      </w:r>
      <w:r w:rsidR="006E65C5">
        <w:rPr>
          <w:rFonts w:ascii="Courier" w:hAnsi="Courier"/>
        </w:rPr>
        <w:br/>
      </w:r>
    </w:p>
    <w:p w14:paraId="25B7BAA3" w14:textId="77E40732" w:rsidR="006E65C5" w:rsidRPr="007E6F65" w:rsidRDefault="006E65C5" w:rsidP="003F4BAD">
      <w:pPr>
        <w:pStyle w:val="ListParagraph"/>
        <w:numPr>
          <w:ilvl w:val="0"/>
          <w:numId w:val="197"/>
        </w:numPr>
        <w:rPr>
          <w:rFonts w:ascii="Courier" w:hAnsi="Courier"/>
          <w:b/>
          <w:sz w:val="28"/>
          <w:szCs w:val="28"/>
        </w:rPr>
      </w:pPr>
      <w:r>
        <w:rPr>
          <w:rFonts w:ascii="Courier" w:hAnsi="Courier"/>
        </w:rPr>
        <w:lastRenderedPageBreak/>
        <w:t>Put washers back on, over the cable ring connectors</w:t>
      </w:r>
      <w:r>
        <w:rPr>
          <w:rFonts w:ascii="Courier" w:hAnsi="Courier"/>
        </w:rPr>
        <w:br/>
        <w:t>________</w:t>
      </w:r>
      <w:r>
        <w:rPr>
          <w:rFonts w:ascii="Courier" w:hAnsi="Courier"/>
        </w:rPr>
        <w:br/>
      </w:r>
    </w:p>
    <w:p w14:paraId="147FBE3C" w14:textId="77777777" w:rsidR="006E65C5" w:rsidRPr="007E6F65" w:rsidRDefault="006E65C5" w:rsidP="003F4BAD">
      <w:pPr>
        <w:pStyle w:val="ListParagraph"/>
        <w:numPr>
          <w:ilvl w:val="0"/>
          <w:numId w:val="197"/>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Pr>
          <w:rFonts w:ascii="Courier" w:hAnsi="Courier"/>
        </w:rPr>
        <w:br/>
      </w:r>
    </w:p>
    <w:p w14:paraId="0AF9DDB6" w14:textId="04F6E8E9" w:rsidR="005C33BB" w:rsidRDefault="006E65C5" w:rsidP="003F4BAD">
      <w:pPr>
        <w:pStyle w:val="ListParagraph"/>
        <w:numPr>
          <w:ilvl w:val="0"/>
          <w:numId w:val="197"/>
        </w:numPr>
        <w:rPr>
          <w:rFonts w:ascii="Courier" w:hAnsi="Courier"/>
        </w:rPr>
      </w:pPr>
      <w:r>
        <w:rPr>
          <w:rFonts w:ascii="Courier" w:hAnsi="Courier"/>
        </w:rPr>
        <w:t xml:space="preserve">Put nuts on and tighten </w:t>
      </w:r>
      <w:r w:rsidR="005C33BB">
        <w:rPr>
          <w:rFonts w:ascii="Courier" w:hAnsi="Courier"/>
        </w:rPr>
        <w:t>down securely</w:t>
      </w:r>
      <w:r>
        <w:rPr>
          <w:rFonts w:ascii="Courier" w:hAnsi="Courier"/>
        </w:rPr>
        <w:br/>
        <w:t>________</w:t>
      </w:r>
      <w:r>
        <w:rPr>
          <w:rFonts w:ascii="Courier" w:hAnsi="Courier"/>
        </w:rPr>
        <w:br/>
      </w:r>
    </w:p>
    <w:p w14:paraId="7E812043" w14:textId="0F51D4E4" w:rsidR="00C83733" w:rsidRPr="00C83733" w:rsidRDefault="00C83733" w:rsidP="00C83733">
      <w:pPr>
        <w:pStyle w:val="Heading1"/>
      </w:pPr>
      <w:bookmarkStart w:id="461" w:name="_Toc373513901"/>
      <w:r>
        <w:t>Step 44: Install Arduino</w:t>
      </w:r>
      <w:bookmarkEnd w:id="461"/>
      <w:r>
        <w:br/>
      </w:r>
    </w:p>
    <w:p w14:paraId="1921069E" w14:textId="77777777" w:rsidR="005C33BB" w:rsidRPr="00C83733" w:rsidRDefault="005C33B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Arduino in case:</w:t>
      </w:r>
      <w:r w:rsidRPr="00C83733">
        <w:rPr>
          <w:rFonts w:ascii="Courier" w:hAnsi="Courier"/>
          <w:b/>
          <w:sz w:val="28"/>
          <w:szCs w:val="28"/>
          <w:u w:val="single"/>
        </w:rPr>
        <w:br/>
      </w:r>
    </w:p>
    <w:p w14:paraId="23078CB4" w14:textId="06F096F2" w:rsidR="005C33BB" w:rsidRDefault="00407E0C" w:rsidP="003F4BAD">
      <w:pPr>
        <w:pStyle w:val="ListParagraph"/>
        <w:numPr>
          <w:ilvl w:val="0"/>
          <w:numId w:val="197"/>
        </w:numPr>
        <w:rPr>
          <w:rFonts w:ascii="Courier" w:hAnsi="Courier"/>
        </w:rPr>
      </w:pPr>
      <w:r>
        <w:rPr>
          <w:rFonts w:ascii="Courier" w:hAnsi="Courier"/>
        </w:rPr>
        <w:t>Attach</w:t>
      </w:r>
      <w:r w:rsidR="005C33BB">
        <w:rPr>
          <w:rFonts w:ascii="Courier" w:hAnsi="Courier"/>
        </w:rPr>
        <w:t xml:space="preserve"> the one Arduino standoff that won’t have a nut onto the bottom of the case with an M3 screw</w:t>
      </w:r>
      <w:r w:rsidR="005C33BB">
        <w:rPr>
          <w:rFonts w:ascii="Courier" w:hAnsi="Courier"/>
        </w:rPr>
        <w:br/>
        <w:t>________</w:t>
      </w:r>
      <w:r w:rsidR="005C33BB">
        <w:rPr>
          <w:rFonts w:ascii="Courier" w:hAnsi="Courier"/>
        </w:rPr>
        <w:br/>
      </w:r>
    </w:p>
    <w:p w14:paraId="73AD9CCB" w14:textId="36FB27D9" w:rsidR="005C33BB" w:rsidRDefault="005C33BB" w:rsidP="003F4BAD">
      <w:pPr>
        <w:pStyle w:val="ListParagraph"/>
        <w:numPr>
          <w:ilvl w:val="0"/>
          <w:numId w:val="197"/>
        </w:numPr>
        <w:rPr>
          <w:rFonts w:ascii="Courier" w:hAnsi="Courier"/>
        </w:rPr>
      </w:pPr>
      <w:r>
        <w:rPr>
          <w:rFonts w:ascii="Courier" w:hAnsi="Courier"/>
        </w:rPr>
        <w:t>Insert the Arduino, put the lid on the case, and screw down the other three standoffs with M3 screws</w:t>
      </w:r>
      <w:r w:rsidR="00C52B60">
        <w:rPr>
          <w:rFonts w:ascii="Courier" w:hAnsi="Courier"/>
        </w:rPr>
        <w:t>. TIP: start all screws before tightening any of them.</w:t>
      </w:r>
      <w:r>
        <w:rPr>
          <w:rFonts w:ascii="Courier" w:hAnsi="Courier"/>
        </w:rPr>
        <w:br/>
        <w:t>________</w:t>
      </w:r>
      <w:r>
        <w:rPr>
          <w:rFonts w:ascii="Courier" w:hAnsi="Courier"/>
        </w:rPr>
        <w:br/>
      </w:r>
    </w:p>
    <w:p w14:paraId="59141B89" w14:textId="090A104B" w:rsidR="006E65C5" w:rsidRDefault="005C33BB" w:rsidP="003F4BAD">
      <w:pPr>
        <w:pStyle w:val="ListParagraph"/>
        <w:numPr>
          <w:ilvl w:val="0"/>
          <w:numId w:val="197"/>
        </w:numPr>
        <w:rPr>
          <w:rFonts w:ascii="Courier" w:hAnsi="Courier"/>
        </w:rPr>
      </w:pPr>
      <w:r>
        <w:rPr>
          <w:rFonts w:ascii="Courier" w:hAnsi="Courier"/>
        </w:rPr>
        <w:t>Remove the lid</w:t>
      </w:r>
      <w:r>
        <w:rPr>
          <w:rFonts w:ascii="Courier" w:hAnsi="Courier"/>
        </w:rPr>
        <w:br/>
        <w:t>________</w:t>
      </w:r>
      <w:r>
        <w:rPr>
          <w:rFonts w:ascii="Courier" w:hAnsi="Courier"/>
        </w:rPr>
        <w:br/>
      </w:r>
    </w:p>
    <w:p w14:paraId="5160E2AE" w14:textId="621FCE82" w:rsidR="00C83733" w:rsidRPr="00C83733" w:rsidRDefault="00C83733" w:rsidP="00C83733">
      <w:pPr>
        <w:pStyle w:val="Heading1"/>
      </w:pPr>
      <w:bookmarkStart w:id="462" w:name="_Toc373513902"/>
      <w:r>
        <w:t>Step 45: Connect Perma-Proto to Arduino</w:t>
      </w:r>
      <w:bookmarkEnd w:id="462"/>
      <w:r>
        <w:br/>
      </w:r>
    </w:p>
    <w:p w14:paraId="4760BFEE" w14:textId="22AA4988" w:rsidR="0012267B" w:rsidRPr="00F77EC8" w:rsidRDefault="00272014" w:rsidP="005853C9">
      <w:pPr>
        <w:pStyle w:val="ListParagraph"/>
        <w:numPr>
          <w:ilvl w:val="0"/>
          <w:numId w:val="187"/>
        </w:numPr>
        <w:rPr>
          <w:rFonts w:ascii="Courier" w:hAnsi="Courier"/>
          <w:b/>
          <w:sz w:val="28"/>
          <w:szCs w:val="28"/>
        </w:rPr>
      </w:pPr>
      <w:r>
        <w:rPr>
          <w:rFonts w:ascii="Courier" w:hAnsi="Courier"/>
          <w:b/>
          <w:sz w:val="28"/>
          <w:szCs w:val="28"/>
        </w:rPr>
        <w:t>Connect the 7 wires from the Perma-Proto to the Arduino</w:t>
      </w:r>
      <w:r w:rsidR="0012267B">
        <w:rPr>
          <w:rFonts w:ascii="Courier" w:hAnsi="Courier"/>
          <w:b/>
          <w:sz w:val="28"/>
          <w:szCs w:val="28"/>
        </w:rPr>
        <w:t>:</w:t>
      </w:r>
      <w:r w:rsidR="00DA593C">
        <w:rPr>
          <w:rFonts w:ascii="Courier" w:hAnsi="Courier"/>
          <w:b/>
          <w:sz w:val="28"/>
          <w:szCs w:val="28"/>
        </w:rPr>
        <w:br/>
      </w:r>
      <w:r w:rsidR="0012267B" w:rsidRPr="00F77EC8">
        <w:rPr>
          <w:rFonts w:ascii="Courier" w:hAnsi="Courier"/>
          <w:b/>
          <w:sz w:val="28"/>
          <w:szCs w:val="28"/>
        </w:rPr>
        <w:br/>
      </w:r>
      <w:r w:rsidR="00DA593C" w:rsidRPr="00DA593C">
        <w:rPr>
          <w:rFonts w:ascii="Courier" w:hAnsi="Courier"/>
        </w:rPr>
        <w:t>You may need to use needle nosed pliers for this unless</w:t>
      </w:r>
      <w:r w:rsidR="00DA593C">
        <w:rPr>
          <w:rFonts w:ascii="Courier" w:hAnsi="Courier"/>
        </w:rPr>
        <w:t xml:space="preserve"> you have small hands</w:t>
      </w:r>
      <w:r w:rsidR="00DA593C">
        <w:rPr>
          <w:rFonts w:ascii="Courier" w:hAnsi="Courier"/>
        </w:rPr>
        <w:br/>
      </w:r>
    </w:p>
    <w:p w14:paraId="77C6527B" w14:textId="77777777" w:rsidR="00272014" w:rsidRPr="00604B8E" w:rsidRDefault="00272014" w:rsidP="00272014">
      <w:pPr>
        <w:pStyle w:val="ListParagraph"/>
        <w:numPr>
          <w:ilvl w:val="0"/>
          <w:numId w:val="128"/>
        </w:numPr>
        <w:rPr>
          <w:rFonts w:ascii="Courier" w:hAnsi="Courier"/>
        </w:rPr>
      </w:pPr>
      <w:r>
        <w:rPr>
          <w:rFonts w:ascii="Courier" w:hAnsi="Courier"/>
        </w:rPr>
        <w:t xml:space="preserve">Connect the BLUE wire from </w:t>
      </w:r>
      <w:r w:rsidRPr="00604B8E">
        <w:rPr>
          <w:rFonts w:ascii="Courier" w:hAnsi="Courier"/>
        </w:rPr>
        <w:t>Perma-Proto hole 22I</w:t>
      </w:r>
      <w:r>
        <w:rPr>
          <w:rFonts w:ascii="Courier" w:hAnsi="Courier"/>
        </w:rPr>
        <w:t xml:space="preserve"> to Arduino pin 2</w:t>
      </w:r>
      <w:r>
        <w:rPr>
          <w:rFonts w:ascii="Courier" w:hAnsi="Courier"/>
        </w:rPr>
        <w:br/>
        <w:t>__________</w:t>
      </w:r>
    </w:p>
    <w:p w14:paraId="439E493E" w14:textId="0D5CF975" w:rsidR="00272014" w:rsidRPr="005130CA" w:rsidRDefault="00272014" w:rsidP="00172ECA">
      <w:pPr>
        <w:ind w:left="360"/>
        <w:rPr>
          <w:rFonts w:ascii="Courier" w:hAnsi="Courier"/>
        </w:rPr>
      </w:pPr>
      <w:r w:rsidRPr="005130CA">
        <w:rPr>
          <w:rFonts w:ascii="Courier" w:hAnsi="Courier"/>
        </w:rPr>
        <w:t xml:space="preserve">     </w:t>
      </w:r>
    </w:p>
    <w:p w14:paraId="36BF0F0F" w14:textId="2D83CAA9" w:rsidR="00172ECA" w:rsidRPr="006A4DA3" w:rsidRDefault="00172ECA" w:rsidP="00172ECA">
      <w:pPr>
        <w:pStyle w:val="ListParagraph"/>
        <w:numPr>
          <w:ilvl w:val="0"/>
          <w:numId w:val="130"/>
        </w:numPr>
        <w:rPr>
          <w:rFonts w:ascii="Courier" w:hAnsi="Courier"/>
        </w:rPr>
      </w:pPr>
      <w:r>
        <w:rPr>
          <w:rFonts w:ascii="Courier" w:hAnsi="Courier"/>
        </w:rPr>
        <w:t>Connect the BLUE wire from Perma-</w:t>
      </w:r>
      <w:r w:rsidR="00DA593C">
        <w:rPr>
          <w:rFonts w:ascii="Courier" w:hAnsi="Courier"/>
        </w:rPr>
        <w:t>Proto hole 13B to Arduino pin 10</w:t>
      </w:r>
      <w:r>
        <w:rPr>
          <w:rFonts w:ascii="Courier" w:hAnsi="Courier"/>
        </w:rPr>
        <w:br/>
      </w:r>
      <w:r>
        <w:rPr>
          <w:rFonts w:ascii="Courier" w:hAnsi="Courier"/>
        </w:rPr>
        <w:lastRenderedPageBreak/>
        <w:t>__________</w:t>
      </w:r>
      <w:r w:rsidR="00DA593C">
        <w:rPr>
          <w:rFonts w:ascii="Courier" w:hAnsi="Courier"/>
        </w:rPr>
        <w:br/>
      </w:r>
    </w:p>
    <w:p w14:paraId="4A83A0DD" w14:textId="060FCBB2" w:rsidR="00172ECA" w:rsidRDefault="00172ECA" w:rsidP="00272014">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2706152D" w14:textId="77777777" w:rsidR="00172ECA" w:rsidRPr="00604B8E" w:rsidRDefault="00172ECA" w:rsidP="00172ECA">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p>
    <w:p w14:paraId="6746113A" w14:textId="47E80096" w:rsidR="00172ECA" w:rsidRPr="00172ECA" w:rsidRDefault="00172ECA" w:rsidP="00172ECA">
      <w:pPr>
        <w:ind w:left="720"/>
        <w:rPr>
          <w:rFonts w:ascii="Courier" w:hAnsi="Courier"/>
        </w:rPr>
      </w:pPr>
      <w:r>
        <w:rPr>
          <w:rFonts w:ascii="Courier" w:hAnsi="Courier"/>
        </w:rPr>
        <w:t>__________</w:t>
      </w:r>
      <w:r>
        <w:rPr>
          <w:rFonts w:ascii="Courier" w:hAnsi="Courier"/>
        </w:rPr>
        <w:br/>
      </w:r>
    </w:p>
    <w:p w14:paraId="2A6CAF95" w14:textId="0967FECA" w:rsidR="00272014" w:rsidRDefault="00272014" w:rsidP="00272014">
      <w:pPr>
        <w:pStyle w:val="ListParagraph"/>
        <w:numPr>
          <w:ilvl w:val="0"/>
          <w:numId w:val="130"/>
        </w:numPr>
        <w:rPr>
          <w:rFonts w:ascii="Courier" w:hAnsi="Courier"/>
        </w:rPr>
      </w:pPr>
      <w:r>
        <w:rPr>
          <w:rFonts w:ascii="Courier" w:hAnsi="Courier"/>
        </w:rPr>
        <w:t xml:space="preserve">Connect the 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r w:rsidR="00172ECA">
        <w:rPr>
          <w:rFonts w:ascii="Courier" w:hAnsi="Courier"/>
        </w:rPr>
        <w:br/>
      </w:r>
    </w:p>
    <w:p w14:paraId="2A6B56F5" w14:textId="08685E17" w:rsidR="00172ECA" w:rsidRPr="00604B8E" w:rsidRDefault="00172ECA" w:rsidP="00272014">
      <w:pPr>
        <w:pStyle w:val="ListParagraph"/>
        <w:numPr>
          <w:ilvl w:val="0"/>
          <w:numId w:val="130"/>
        </w:numPr>
        <w:rPr>
          <w:rFonts w:ascii="Courier" w:hAnsi="Courier"/>
        </w:rPr>
      </w:pPr>
      <w:r>
        <w:rPr>
          <w:rFonts w:ascii="Courier" w:hAnsi="Courier"/>
        </w:rPr>
        <w:t>Connect</w:t>
      </w:r>
      <w:r w:rsidRPr="00604B8E">
        <w:rPr>
          <w:rFonts w:ascii="Courier" w:hAnsi="Courier"/>
        </w:rPr>
        <w:t xml:space="preserve"> </w:t>
      </w:r>
      <w:r>
        <w:rPr>
          <w:rFonts w:ascii="Courier" w:hAnsi="Courier"/>
        </w:rPr>
        <w:t xml:space="preserve">the </w:t>
      </w:r>
      <w:r w:rsidRPr="00604B8E">
        <w:rPr>
          <w:rFonts w:ascii="Courier" w:hAnsi="Courier"/>
        </w:rPr>
        <w:t xml:space="preserve">BLACK wire </w:t>
      </w:r>
      <w:r>
        <w:rPr>
          <w:rFonts w:ascii="Courier" w:hAnsi="Courier"/>
        </w:rPr>
        <w:t xml:space="preserve">from </w:t>
      </w:r>
      <w:r w:rsidR="00DA593C">
        <w:rPr>
          <w:rFonts w:ascii="Courier" w:hAnsi="Courier"/>
        </w:rPr>
        <w:t>Per</w:t>
      </w:r>
      <w:r w:rsidR="00151E61">
        <w:rPr>
          <w:rFonts w:ascii="Courier" w:hAnsi="Courier"/>
        </w:rPr>
        <w:t>ma-Proto ground rail</w:t>
      </w:r>
      <w:r w:rsidRPr="00604B8E">
        <w:rPr>
          <w:rFonts w:ascii="Courier" w:hAnsi="Courier"/>
        </w:rPr>
        <w:t>, hole 15</w:t>
      </w:r>
      <w:r>
        <w:rPr>
          <w:rFonts w:ascii="Courier" w:hAnsi="Courier"/>
        </w:rPr>
        <w:t xml:space="preserve"> to Arduino GND</w:t>
      </w:r>
      <w:r>
        <w:rPr>
          <w:rFonts w:ascii="Courier" w:hAnsi="Courier"/>
        </w:rPr>
        <w:br/>
      </w:r>
      <w:r w:rsidRPr="00604B8E">
        <w:rPr>
          <w:rFonts w:ascii="Courier" w:hAnsi="Courier"/>
        </w:rPr>
        <w:t>________</w:t>
      </w:r>
    </w:p>
    <w:p w14:paraId="0BBE8A8C" w14:textId="75A6405B" w:rsidR="00272014" w:rsidRPr="005130CA" w:rsidRDefault="00272014" w:rsidP="00172ECA">
      <w:pPr>
        <w:ind w:left="360"/>
        <w:rPr>
          <w:rFonts w:ascii="Courier" w:hAnsi="Courier"/>
        </w:rPr>
      </w:pPr>
      <w:r w:rsidRPr="005130CA">
        <w:rPr>
          <w:rFonts w:ascii="Courier" w:hAnsi="Courier"/>
        </w:rPr>
        <w:t xml:space="preserve">     </w:t>
      </w:r>
    </w:p>
    <w:p w14:paraId="27D5E47E" w14:textId="104BCB5F" w:rsidR="00272014" w:rsidRPr="00604B8E" w:rsidRDefault="00272014" w:rsidP="00272014">
      <w:pPr>
        <w:pStyle w:val="ListParagraph"/>
        <w:numPr>
          <w:ilvl w:val="0"/>
          <w:numId w:val="136"/>
        </w:numPr>
        <w:rPr>
          <w:rFonts w:ascii="Courier" w:hAnsi="Courier"/>
        </w:rPr>
      </w:pPr>
      <w:r>
        <w:rPr>
          <w:rFonts w:ascii="Courier" w:hAnsi="Courier"/>
        </w:rPr>
        <w:t xml:space="preserve">Connect the RED wire from </w:t>
      </w:r>
      <w:r w:rsidR="00DA593C">
        <w:rPr>
          <w:rFonts w:ascii="Courier" w:hAnsi="Courier"/>
        </w:rPr>
        <w:t>Per</w:t>
      </w:r>
      <w:r w:rsidR="00151E61">
        <w:rPr>
          <w:rFonts w:ascii="Courier" w:hAnsi="Courier"/>
        </w:rPr>
        <w:t>ma-Proto power rail</w:t>
      </w:r>
      <w:r w:rsidRPr="00604B8E">
        <w:rPr>
          <w:rFonts w:ascii="Courier" w:hAnsi="Courier"/>
        </w:rPr>
        <w:t>, hole 15</w:t>
      </w:r>
      <w:r>
        <w:rPr>
          <w:rFonts w:ascii="Courier" w:hAnsi="Courier"/>
        </w:rPr>
        <w:t xml:space="preserve"> to Arduino +5V pin</w:t>
      </w:r>
    </w:p>
    <w:p w14:paraId="607C7986" w14:textId="72B12C98" w:rsidR="00B421DA" w:rsidRDefault="00272014" w:rsidP="00172ECA">
      <w:pPr>
        <w:ind w:left="360"/>
        <w:rPr>
          <w:rFonts w:ascii="Courier" w:hAnsi="Courier"/>
        </w:rPr>
      </w:pPr>
      <w:r>
        <w:rPr>
          <w:rFonts w:ascii="Courier" w:hAnsi="Courier"/>
        </w:rPr>
        <w:t xml:space="preserve">   </w:t>
      </w:r>
      <w:r w:rsidRPr="00326E27">
        <w:rPr>
          <w:rFonts w:ascii="Courier" w:hAnsi="Courier"/>
        </w:rPr>
        <w:t>________</w:t>
      </w:r>
      <w:r>
        <w:rPr>
          <w:rFonts w:ascii="Courier" w:hAnsi="Courier"/>
        </w:rPr>
        <w:br/>
      </w:r>
    </w:p>
    <w:p w14:paraId="79423314" w14:textId="7BAE8F02" w:rsidR="00C83733" w:rsidRDefault="00C83733" w:rsidP="00C83733">
      <w:pPr>
        <w:pStyle w:val="Heading1"/>
      </w:pPr>
      <w:bookmarkStart w:id="463" w:name="_Toc373513903"/>
      <w:r>
        <w:t>Step 46: Connect screw-down side of relay module</w:t>
      </w:r>
      <w:bookmarkEnd w:id="463"/>
    </w:p>
    <w:p w14:paraId="1208C094" w14:textId="77777777" w:rsidR="00C83733" w:rsidRPr="00C83733" w:rsidRDefault="00C83733" w:rsidP="00C83733"/>
    <w:p w14:paraId="32777C1E" w14:textId="1FF58B01" w:rsidR="00DA593C" w:rsidRPr="00C83733" w:rsidRDefault="00550BBF"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screw-down side of relay module:</w:t>
      </w:r>
      <w:r w:rsidRPr="00C83733">
        <w:rPr>
          <w:rFonts w:ascii="Courier" w:hAnsi="Courier"/>
          <w:b/>
          <w:sz w:val="28"/>
          <w:szCs w:val="28"/>
          <w:u w:val="single"/>
        </w:rPr>
        <w:br/>
      </w:r>
    </w:p>
    <w:p w14:paraId="32C9B037" w14:textId="1811B3E6" w:rsidR="00550BBF" w:rsidRDefault="00550BBF" w:rsidP="00550BBF">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0EBBF16" w14:textId="1D2B318E" w:rsidR="00550BBF" w:rsidRPr="007D32F6" w:rsidRDefault="00550BBF" w:rsidP="005853C9">
      <w:pPr>
        <w:pStyle w:val="ListParagraph"/>
        <w:numPr>
          <w:ilvl w:val="0"/>
          <w:numId w:val="191"/>
        </w:numPr>
        <w:rPr>
          <w:rFonts w:ascii="Courier" w:hAnsi="Courier"/>
          <w:b/>
          <w:sz w:val="28"/>
          <w:szCs w:val="28"/>
        </w:rPr>
      </w:pPr>
      <w:r>
        <w:rPr>
          <w:rFonts w:ascii="Courier" w:hAnsi="Courier"/>
        </w:rPr>
        <w:t>Insert the twi</w:t>
      </w:r>
      <w:r w:rsidR="00DB0A16">
        <w:rPr>
          <w:rFonts w:ascii="Courier" w:hAnsi="Courier"/>
        </w:rPr>
        <w:t>sted/soldered end of zip cord “B</w:t>
      </w:r>
      <w:r>
        <w:rPr>
          <w:rFonts w:ascii="Courier" w:hAnsi="Courier"/>
        </w:rPr>
        <w:t>” (from RED binding post) and yellow wire (from Perma-Proto) into the top (“Normally Open” - NO) screw terminal hole on the relay module and tighten down the screw.  Tug the wires gently to make sure they are securely connected.</w:t>
      </w:r>
      <w:r>
        <w:rPr>
          <w:rFonts w:ascii="Courier" w:hAnsi="Courier"/>
        </w:rPr>
        <w:br/>
        <w:t>_________</w:t>
      </w:r>
      <w:r>
        <w:rPr>
          <w:rFonts w:ascii="Courier" w:hAnsi="Courier"/>
        </w:rPr>
        <w:br/>
      </w:r>
    </w:p>
    <w:p w14:paraId="7A753314" w14:textId="1A47E5A1" w:rsidR="00550BBF" w:rsidRPr="00550BBF" w:rsidRDefault="00185F45" w:rsidP="005853C9">
      <w:pPr>
        <w:pStyle w:val="ListParagraph"/>
        <w:numPr>
          <w:ilvl w:val="0"/>
          <w:numId w:val="191"/>
        </w:numPr>
        <w:rPr>
          <w:rFonts w:ascii="Courier" w:hAnsi="Courier"/>
          <w:b/>
          <w:sz w:val="28"/>
          <w:szCs w:val="28"/>
        </w:rPr>
      </w:pPr>
      <w:r>
        <w:rPr>
          <w:rFonts w:ascii="Courier" w:hAnsi="Courier"/>
        </w:rPr>
        <w:t>Insert the end of zip cord “C</w:t>
      </w:r>
      <w:r w:rsidR="00550BBF">
        <w:rPr>
          <w:rFonts w:ascii="Courier" w:hAnsi="Courier"/>
        </w:rPr>
        <w:t xml:space="preserve">” (from back of Perma-Proto) into the center (“Common” - C) screw terminal hole on the relay </w:t>
      </w:r>
      <w:r w:rsidR="00385AC8">
        <w:rPr>
          <w:rFonts w:ascii="Courier" w:hAnsi="Courier"/>
        </w:rPr>
        <w:t xml:space="preserve">module </w:t>
      </w:r>
      <w:r w:rsidR="00550BBF">
        <w:rPr>
          <w:rFonts w:ascii="Courier" w:hAnsi="Courier"/>
        </w:rPr>
        <w:t>and tighten down the screw. Tug gently to test.</w:t>
      </w:r>
      <w:r w:rsidR="00550BBF">
        <w:rPr>
          <w:rFonts w:ascii="Courier" w:hAnsi="Courier"/>
        </w:rPr>
        <w:br/>
        <w:t>_________</w:t>
      </w:r>
      <w:r w:rsidR="00550BBF">
        <w:rPr>
          <w:rFonts w:ascii="Courier" w:hAnsi="Courier"/>
        </w:rPr>
        <w:br/>
      </w:r>
    </w:p>
    <w:p w14:paraId="09A7AEDB" w14:textId="50C68A33" w:rsidR="00550BBF" w:rsidRDefault="00C52B60" w:rsidP="005853C9">
      <w:pPr>
        <w:pStyle w:val="ListParagraph"/>
        <w:numPr>
          <w:ilvl w:val="0"/>
          <w:numId w:val="191"/>
        </w:numPr>
        <w:rPr>
          <w:rFonts w:ascii="Courier" w:hAnsi="Courier"/>
        </w:rPr>
      </w:pPr>
      <w:r>
        <w:rPr>
          <w:rFonts w:ascii="Courier" w:hAnsi="Courier"/>
        </w:rPr>
        <w:t>I</w:t>
      </w:r>
      <w:r w:rsidR="00550BBF" w:rsidRPr="00550BBF">
        <w:rPr>
          <w:rFonts w:ascii="Courier" w:hAnsi="Courier"/>
        </w:rPr>
        <w:t xml:space="preserve">nsert the end of the green wire that comes from Perma-Proto hole 6I into the bottom (“Normally Closed </w:t>
      </w:r>
      <w:r w:rsidR="00550BBF" w:rsidRPr="00550BBF">
        <w:rPr>
          <w:rFonts w:ascii="Courier" w:hAnsi="Courier"/>
        </w:rPr>
        <w:lastRenderedPageBreak/>
        <w:t xml:space="preserve">– NC) screw terminal hole on the relay </w:t>
      </w:r>
      <w:r w:rsidR="00385AC8">
        <w:rPr>
          <w:rFonts w:ascii="Courier" w:hAnsi="Courier"/>
        </w:rPr>
        <w:t xml:space="preserve">module </w:t>
      </w:r>
      <w:r w:rsidR="00550BBF" w:rsidRPr="00550BBF">
        <w:rPr>
          <w:rFonts w:ascii="Courier" w:hAnsi="Courier"/>
        </w:rPr>
        <w:t>and tighten down the screw.</w:t>
      </w:r>
      <w:r w:rsidR="00D327C9">
        <w:rPr>
          <w:rFonts w:ascii="Courier" w:hAnsi="Courier"/>
        </w:rPr>
        <w:t xml:space="preserve"> Tug gently to test.</w:t>
      </w:r>
      <w:r w:rsidR="00550BBF" w:rsidRPr="00550BBF">
        <w:rPr>
          <w:rFonts w:ascii="Courier" w:hAnsi="Courier"/>
        </w:rPr>
        <w:br/>
        <w:t>__________</w:t>
      </w:r>
      <w:r w:rsidR="00550BBF" w:rsidRPr="00550BBF">
        <w:rPr>
          <w:rFonts w:ascii="Courier" w:hAnsi="Courier"/>
        </w:rPr>
        <w:br/>
      </w:r>
    </w:p>
    <w:p w14:paraId="74D09CE5" w14:textId="6BB0B26C" w:rsidR="00C83733" w:rsidRPr="00C83733" w:rsidRDefault="00C83733" w:rsidP="00C83733">
      <w:pPr>
        <w:pStyle w:val="Heading1"/>
      </w:pPr>
      <w:bookmarkStart w:id="464" w:name="_Toc373513904"/>
      <w:r>
        <w:t>Step 47: Install relay module</w:t>
      </w:r>
      <w:bookmarkEnd w:id="464"/>
      <w:r>
        <w:br/>
      </w:r>
    </w:p>
    <w:p w14:paraId="1893F092" w14:textId="77777777" w:rsidR="000E711B" w:rsidRPr="00C83733" w:rsidRDefault="000E711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1531864B" w14:textId="6EE4C882" w:rsidR="00C73CE7" w:rsidRDefault="000E711B" w:rsidP="003F4BAD">
      <w:pPr>
        <w:pStyle w:val="ListParagraph"/>
        <w:numPr>
          <w:ilvl w:val="0"/>
          <w:numId w:val="197"/>
        </w:numPr>
        <w:rPr>
          <w:rFonts w:ascii="Courier" w:hAnsi="Courier"/>
        </w:rPr>
      </w:pPr>
      <w:r>
        <w:rPr>
          <w:rFonts w:ascii="Courier" w:hAnsi="Courier"/>
        </w:rPr>
        <w:t>Insert the relay module into the case and scre</w:t>
      </w:r>
      <w:r w:rsidR="00C52B60">
        <w:rPr>
          <w:rFonts w:ascii="Courier" w:hAnsi="Courier"/>
        </w:rPr>
        <w:t>w down its standoffs with four M</w:t>
      </w:r>
      <w:r>
        <w:rPr>
          <w:rFonts w:ascii="Courier" w:hAnsi="Courier"/>
        </w:rPr>
        <w:t>3 screws</w:t>
      </w:r>
      <w:r w:rsidR="00C52B60">
        <w:rPr>
          <w:rFonts w:ascii="Courier" w:hAnsi="Courier"/>
        </w:rPr>
        <w:t>. TIP: start all screws before tightening any of them.</w:t>
      </w:r>
      <w:r>
        <w:rPr>
          <w:rFonts w:ascii="Courier" w:hAnsi="Courier"/>
        </w:rPr>
        <w:t xml:space="preserve"> </w:t>
      </w:r>
      <w:r>
        <w:rPr>
          <w:rFonts w:ascii="Courier" w:hAnsi="Courier"/>
        </w:rPr>
        <w:br/>
        <w:t>________</w:t>
      </w:r>
      <w:r>
        <w:rPr>
          <w:rFonts w:ascii="Courier" w:hAnsi="Courier"/>
        </w:rPr>
        <w:br/>
      </w:r>
      <w:r w:rsidR="00C73CE7" w:rsidRPr="00D327C9">
        <w:rPr>
          <w:rFonts w:ascii="Courier" w:hAnsi="Courier"/>
        </w:rPr>
        <w:br/>
      </w:r>
    </w:p>
    <w:p w14:paraId="74B9C8A6" w14:textId="432E5E3A" w:rsidR="00C83733" w:rsidRPr="00C83733" w:rsidRDefault="00C83733" w:rsidP="00C83733">
      <w:pPr>
        <w:pStyle w:val="Heading1"/>
      </w:pPr>
      <w:bookmarkStart w:id="465" w:name="_Toc373513905"/>
      <w:r>
        <w:t>Step 48: Connect relay module jumpers</w:t>
      </w:r>
      <w:bookmarkEnd w:id="465"/>
      <w:r>
        <w:br/>
      </w:r>
    </w:p>
    <w:p w14:paraId="0E92B0B9" w14:textId="773F8A0F" w:rsidR="00D327C9" w:rsidRPr="00C83733" w:rsidRDefault="00D327C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jumper side of</w:t>
      </w:r>
      <w:r w:rsidR="00C73CE7" w:rsidRPr="00C83733">
        <w:rPr>
          <w:rFonts w:ascii="Courier" w:hAnsi="Courier"/>
          <w:b/>
          <w:sz w:val="28"/>
          <w:szCs w:val="28"/>
          <w:u w:val="single"/>
        </w:rPr>
        <w:t xml:space="preserve"> relay module:</w:t>
      </w:r>
      <w:r w:rsidR="00C73CE7" w:rsidRPr="00C83733">
        <w:rPr>
          <w:rFonts w:ascii="Courier" w:hAnsi="Courier"/>
          <w:b/>
          <w:sz w:val="28"/>
          <w:szCs w:val="28"/>
          <w:u w:val="single"/>
        </w:rPr>
        <w:br/>
      </w:r>
    </w:p>
    <w:p w14:paraId="2C927230" w14:textId="6D37010A" w:rsidR="00D327C9" w:rsidRPr="006B35AC" w:rsidRDefault="00D327C9" w:rsidP="00D327C9">
      <w:pPr>
        <w:pStyle w:val="ListParagraph"/>
        <w:numPr>
          <w:ilvl w:val="0"/>
          <w:numId w:val="178"/>
        </w:numPr>
        <w:rPr>
          <w:rFonts w:ascii="Courier" w:hAnsi="Courier"/>
          <w:b/>
          <w:sz w:val="28"/>
          <w:szCs w:val="28"/>
        </w:rPr>
      </w:pPr>
      <w:r>
        <w:rPr>
          <w:rFonts w:ascii="Courier" w:hAnsi="Courier"/>
        </w:rPr>
        <w:t>Connect the BLUE jumper (from Perma-Proto hole 22J) to th</w:t>
      </w:r>
      <w:r w:rsidR="00F45917">
        <w:rPr>
          <w:rFonts w:ascii="Courier" w:hAnsi="Courier"/>
        </w:rPr>
        <w:t>e IN pin on the relay</w:t>
      </w:r>
      <w:r w:rsidR="00385AC8">
        <w:rPr>
          <w:rFonts w:ascii="Courier" w:hAnsi="Courier"/>
        </w:rPr>
        <w:t xml:space="preserve"> module</w:t>
      </w:r>
      <w:r w:rsidR="00F45917">
        <w:rPr>
          <w:rFonts w:ascii="Courier" w:hAnsi="Courier"/>
        </w:rPr>
        <w:br/>
        <w:t>_________</w:t>
      </w:r>
      <w:r>
        <w:rPr>
          <w:rFonts w:ascii="Courier" w:hAnsi="Courier"/>
        </w:rPr>
        <w:br/>
      </w:r>
    </w:p>
    <w:p w14:paraId="59ED1677" w14:textId="7783BB27" w:rsidR="00C52B60" w:rsidRPr="00C52B60" w:rsidRDefault="00C52B60" w:rsidP="00D327C9">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w:t>
      </w:r>
      <w:r>
        <w:rPr>
          <w:rFonts w:ascii="Courier" w:hAnsi="Courier"/>
        </w:rPr>
        <w:br/>
        <w:t>_________</w:t>
      </w:r>
      <w:r>
        <w:rPr>
          <w:rFonts w:ascii="Courier" w:hAnsi="Courier"/>
        </w:rPr>
        <w:br/>
      </w:r>
    </w:p>
    <w:p w14:paraId="15AE3BE6" w14:textId="7FBF9D0E" w:rsidR="00D327C9" w:rsidRDefault="00D327C9" w:rsidP="00C52B60">
      <w:pPr>
        <w:pStyle w:val="ListParagraph"/>
        <w:numPr>
          <w:ilvl w:val="0"/>
          <w:numId w:val="178"/>
        </w:numPr>
        <w:rPr>
          <w:rFonts w:ascii="Courier" w:hAnsi="Courier"/>
          <w:b/>
          <w:sz w:val="28"/>
          <w:szCs w:val="28"/>
        </w:rPr>
      </w:pPr>
      <w:r>
        <w:rPr>
          <w:rFonts w:ascii="Courier" w:hAnsi="Courier"/>
        </w:rPr>
        <w:t>Connect the RED jumper (from Perma-Proto upper power rail hole 10) to the</w:t>
      </w:r>
      <w:r w:rsidR="00F45917">
        <w:rPr>
          <w:rFonts w:ascii="Courier" w:hAnsi="Courier"/>
        </w:rPr>
        <w:t xml:space="preserve"> VCC pin on the relay</w:t>
      </w:r>
      <w:r w:rsidR="00385AC8">
        <w:rPr>
          <w:rFonts w:ascii="Courier" w:hAnsi="Courier"/>
        </w:rPr>
        <w:t xml:space="preserve"> module</w:t>
      </w:r>
      <w:r w:rsidR="00F45917">
        <w:rPr>
          <w:rFonts w:ascii="Courier" w:hAnsi="Courier"/>
        </w:rPr>
        <w:br/>
        <w:t>_________</w:t>
      </w:r>
      <w:r>
        <w:rPr>
          <w:rFonts w:ascii="Courier" w:hAnsi="Courier"/>
        </w:rPr>
        <w:br/>
      </w:r>
    </w:p>
    <w:p w14:paraId="64E1A897" w14:textId="74F91267" w:rsidR="00C83733" w:rsidRPr="00C83733" w:rsidRDefault="00C83733" w:rsidP="00C83733">
      <w:pPr>
        <w:pStyle w:val="Heading1"/>
      </w:pPr>
      <w:bookmarkStart w:id="466" w:name="_Toc373513906"/>
      <w:r>
        <w:t>Step 49: Drill USB connector hole</w:t>
      </w:r>
      <w:bookmarkEnd w:id="466"/>
      <w:r>
        <w:br/>
      </w:r>
    </w:p>
    <w:p w14:paraId="09CD9539" w14:textId="1243DE0D" w:rsidR="00D327C9" w:rsidRPr="00C83733" w:rsidRDefault="009824A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5853C9">
      <w:pPr>
        <w:pStyle w:val="ListParagraph"/>
        <w:numPr>
          <w:ilvl w:val="0"/>
          <w:numId w:val="192"/>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5853C9">
      <w:pPr>
        <w:pStyle w:val="ListParagraph"/>
        <w:numPr>
          <w:ilvl w:val="0"/>
          <w:numId w:val="192"/>
        </w:numPr>
        <w:rPr>
          <w:rFonts w:ascii="Courier" w:hAnsi="Courier"/>
        </w:rPr>
      </w:pPr>
      <w:r>
        <w:rPr>
          <w:rFonts w:ascii="Courier" w:hAnsi="Courier"/>
        </w:rPr>
        <w:lastRenderedPageBreak/>
        <w:t>Make indentation in the exact center of the USB connector using the tip of the Forstner bit (or whatever pointy thing you used for the other drill-starting indentations)</w:t>
      </w:r>
      <w:r w:rsidR="00C52B60">
        <w:rPr>
          <w:rFonts w:ascii="Courier" w:hAnsi="Courier"/>
        </w:rPr>
        <w:t>. NOTE: it is very important that this hole is precisely centered.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5853C9">
      <w:pPr>
        <w:pStyle w:val="ListParagraph"/>
        <w:numPr>
          <w:ilvl w:val="0"/>
          <w:numId w:val="192"/>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5853C9">
      <w:pPr>
        <w:pStyle w:val="ListParagraph"/>
        <w:numPr>
          <w:ilvl w:val="0"/>
          <w:numId w:val="193"/>
        </w:numPr>
        <w:rPr>
          <w:rFonts w:ascii="Courier" w:hAnsi="Courier"/>
        </w:rPr>
      </w:pPr>
      <w:r>
        <w:rPr>
          <w:rFonts w:ascii="Courier" w:hAnsi="Courier"/>
        </w:rPr>
        <w:t>Drill slowly, spraying with water often</w:t>
      </w:r>
    </w:p>
    <w:p w14:paraId="755C5D71" w14:textId="77777777" w:rsidR="00F45917" w:rsidRDefault="00F45917" w:rsidP="005853C9">
      <w:pPr>
        <w:pStyle w:val="ListParagraph"/>
        <w:numPr>
          <w:ilvl w:val="0"/>
          <w:numId w:val="193"/>
        </w:numPr>
        <w:rPr>
          <w:rFonts w:ascii="Courier" w:hAnsi="Courier"/>
        </w:rPr>
      </w:pPr>
      <w:r>
        <w:rPr>
          <w:rFonts w:ascii="Courier" w:hAnsi="Courier"/>
        </w:rPr>
        <w:t>Reduce pressure when hole is getting close to “punching through”</w:t>
      </w:r>
    </w:p>
    <w:p w14:paraId="6DC7302F" w14:textId="77777777" w:rsidR="00A962A4" w:rsidRDefault="00A962A4" w:rsidP="005853C9">
      <w:pPr>
        <w:pStyle w:val="ListParagraph"/>
        <w:numPr>
          <w:ilvl w:val="0"/>
          <w:numId w:val="193"/>
        </w:numPr>
        <w:rPr>
          <w:rFonts w:ascii="Courier" w:hAnsi="Courier"/>
        </w:rPr>
      </w:pPr>
      <w:r>
        <w:rPr>
          <w:rFonts w:ascii="Courier" w:hAnsi="Courier"/>
        </w:rPr>
        <w:t>Alternative to Forstner bit is to use following succession of normal bits:</w:t>
      </w:r>
    </w:p>
    <w:p w14:paraId="63D6A2BC" w14:textId="5FC05C33" w:rsidR="00A962A4" w:rsidRDefault="00A962A4" w:rsidP="005853C9">
      <w:pPr>
        <w:pStyle w:val="ListParagraph"/>
        <w:numPr>
          <w:ilvl w:val="1"/>
          <w:numId w:val="193"/>
        </w:numPr>
        <w:rPr>
          <w:rFonts w:ascii="Courier" w:hAnsi="Courier"/>
        </w:rPr>
      </w:pPr>
      <w:r>
        <w:rPr>
          <w:rFonts w:ascii="Courier" w:hAnsi="Courier"/>
        </w:rPr>
        <w:t>1/16”, 1/8”, 3/16”, 1/4”, 5/16”, 3/8”</w:t>
      </w:r>
      <w:r>
        <w:rPr>
          <w:rFonts w:ascii="Courier" w:hAnsi="Courier"/>
        </w:rPr>
        <w:br/>
        <w:t>(untested – may need even smaller</w:t>
      </w:r>
      <w:r w:rsidR="00C52B60">
        <w:rPr>
          <w:rFonts w:ascii="Courier" w:hAnsi="Courier"/>
        </w:rPr>
        <w:t xml:space="preserve"> (1/32”)</w:t>
      </w:r>
      <w:r>
        <w:rPr>
          <w:rFonts w:ascii="Courier" w:hAnsi="Courier"/>
        </w:rPr>
        <w:t xml:space="preserve"> steps)</w:t>
      </w:r>
      <w:r>
        <w:rPr>
          <w:rFonts w:ascii="Courier" w:hAnsi="Courier"/>
        </w:rPr>
        <w:br/>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5853C9">
      <w:pPr>
        <w:pStyle w:val="ListParagraph"/>
        <w:numPr>
          <w:ilvl w:val="0"/>
          <w:numId w:val="194"/>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5853C9">
      <w:pPr>
        <w:pStyle w:val="ListParagraph"/>
        <w:numPr>
          <w:ilvl w:val="0"/>
          <w:numId w:val="194"/>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392A9A">
      <w:pPr>
        <w:pStyle w:val="ListParagraph"/>
        <w:numPr>
          <w:ilvl w:val="0"/>
          <w:numId w:val="194"/>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392A9A">
      <w:pPr>
        <w:pStyle w:val="ListParagraph"/>
        <w:numPr>
          <w:ilvl w:val="0"/>
          <w:numId w:val="198"/>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280A94">
      <w:pPr>
        <w:pStyle w:val="ListParagraph"/>
        <w:numPr>
          <w:ilvl w:val="0"/>
          <w:numId w:val="198"/>
        </w:numPr>
        <w:rPr>
          <w:rFonts w:ascii="Courier" w:hAnsi="Courier"/>
        </w:rPr>
      </w:pPr>
      <w:r>
        <w:rPr>
          <w:rFonts w:ascii="Courier" w:hAnsi="Courier"/>
        </w:rPr>
        <w:t xml:space="preserve">If that isn’t enough, you may have to enlarge the hole with a round file or some other way </w:t>
      </w:r>
    </w:p>
    <w:p w14:paraId="50AA4A1A" w14:textId="5A047607" w:rsidR="00C83733" w:rsidRDefault="00C83733" w:rsidP="00C83733">
      <w:pPr>
        <w:pStyle w:val="Heading1"/>
      </w:pPr>
      <w:bookmarkStart w:id="467" w:name="_Toc373513907"/>
      <w:r>
        <w:t>Step 50: Make PV cables</w:t>
      </w:r>
      <w:bookmarkEnd w:id="467"/>
      <w:r>
        <w:br/>
      </w:r>
    </w:p>
    <w:p w14:paraId="58F46733" w14:textId="7830DE27" w:rsidR="0059303A" w:rsidRPr="00C83733" w:rsidRDefault="0059303A" w:rsidP="0059303A">
      <w:pPr>
        <w:pStyle w:val="ListParagraph"/>
        <w:numPr>
          <w:ilvl w:val="0"/>
          <w:numId w:val="187"/>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A24C10" w:rsidRDefault="0059303A" w:rsidP="0059303A">
      <w:pPr>
        <w:pStyle w:val="NormalWeb"/>
        <w:spacing w:before="0" w:beforeAutospacing="0"/>
        <w:ind w:left="360"/>
        <w:rPr>
          <w:rFonts w:ascii="Courier" w:hAnsi="Courier" w:cs="Arial"/>
          <w:sz w:val="24"/>
          <w:szCs w:val="24"/>
          <w:rPrChange w:id="468" w:author="Cindy W" w:date="2017-11-13T16:21:00Z">
            <w:rPr>
              <w:rFonts w:ascii="Courier" w:hAnsi="Courier" w:cs="Arial"/>
              <w:color w:val="555555"/>
              <w:sz w:val="24"/>
              <w:szCs w:val="24"/>
            </w:rPr>
          </w:rPrChange>
        </w:rPr>
      </w:pPr>
      <w:r w:rsidRPr="00A24C10">
        <w:rPr>
          <w:rFonts w:ascii="Courier" w:hAnsi="Courier" w:cs="Arial"/>
          <w:sz w:val="24"/>
          <w:szCs w:val="24"/>
          <w:rPrChange w:id="469" w:author="Cindy W" w:date="2017-11-13T16:21:00Z">
            <w:rPr>
              <w:rFonts w:ascii="Courier" w:hAnsi="Courier" w:cs="Arial"/>
              <w:color w:val="555555"/>
              <w:sz w:val="24"/>
              <w:szCs w:val="24"/>
            </w:rPr>
          </w:rPrChange>
        </w:rPr>
        <w:t>To connect to a standard PV module, you need cables with MC4 connectors.</w:t>
      </w:r>
    </w:p>
    <w:p w14:paraId="7DB334B6" w14:textId="77777777" w:rsidR="0059303A" w:rsidRPr="00A24C10" w:rsidRDefault="0059303A" w:rsidP="0059303A">
      <w:pPr>
        <w:pStyle w:val="NormalWeb"/>
        <w:spacing w:before="0" w:beforeAutospacing="0"/>
        <w:ind w:left="360"/>
        <w:rPr>
          <w:rFonts w:ascii="Courier" w:hAnsi="Courier" w:cs="Arial"/>
          <w:sz w:val="24"/>
          <w:szCs w:val="24"/>
          <w:rPrChange w:id="470" w:author="Cindy W" w:date="2017-11-13T16:21:00Z">
            <w:rPr>
              <w:rFonts w:ascii="Courier" w:hAnsi="Courier" w:cs="Arial"/>
              <w:color w:val="555555"/>
              <w:sz w:val="24"/>
              <w:szCs w:val="24"/>
            </w:rPr>
          </w:rPrChange>
        </w:rPr>
      </w:pPr>
      <w:r w:rsidRPr="00A24C10">
        <w:rPr>
          <w:rFonts w:ascii="Courier" w:hAnsi="Courier" w:cs="Arial"/>
          <w:sz w:val="24"/>
          <w:szCs w:val="24"/>
          <w:rPrChange w:id="471" w:author="Cindy W" w:date="2017-11-13T16:21:00Z">
            <w:rPr>
              <w:rFonts w:ascii="Courier" w:hAnsi="Courier" w:cs="Arial"/>
              <w:color w:val="555555"/>
              <w:sz w:val="24"/>
              <w:szCs w:val="24"/>
            </w:rPr>
          </w:rPrChange>
        </w:rPr>
        <w:lastRenderedPageBreak/>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77777777" w:rsidR="0059303A" w:rsidRPr="00A24C10" w:rsidRDefault="0059303A" w:rsidP="0059303A">
      <w:pPr>
        <w:pStyle w:val="NormalWeb"/>
        <w:spacing w:before="0" w:beforeAutospacing="0"/>
        <w:ind w:left="360"/>
        <w:rPr>
          <w:rFonts w:ascii="Courier" w:hAnsi="Courier" w:cs="Arial"/>
          <w:sz w:val="24"/>
          <w:szCs w:val="24"/>
          <w:rPrChange w:id="472" w:author="Cindy W" w:date="2017-11-13T16:21:00Z">
            <w:rPr>
              <w:rFonts w:ascii="Courier" w:hAnsi="Courier" w:cs="Arial"/>
              <w:color w:val="555555"/>
              <w:sz w:val="24"/>
              <w:szCs w:val="24"/>
            </w:rPr>
          </w:rPrChange>
        </w:rPr>
      </w:pPr>
      <w:r w:rsidRPr="00A24C10">
        <w:rPr>
          <w:rFonts w:ascii="Courier" w:hAnsi="Courier" w:cs="Arial"/>
          <w:sz w:val="24"/>
          <w:szCs w:val="24"/>
          <w:rPrChange w:id="473" w:author="Cindy W" w:date="2017-11-13T16:21:00Z">
            <w:rPr>
              <w:rFonts w:ascii="Courier" w:hAnsi="Courier" w:cs="Arial"/>
              <w:color w:val="555555"/>
              <w:sz w:val="24"/>
              <w:szCs w:val="24"/>
            </w:rPr>
          </w:rPrChange>
        </w:rPr>
        <w:t>If you decide that shorter cables are OK, you can just use the same zip cord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7777777" w:rsidR="0059303A" w:rsidRPr="00A24C10" w:rsidRDefault="0059303A" w:rsidP="0059303A">
      <w:pPr>
        <w:pStyle w:val="NormalWeb"/>
        <w:spacing w:before="0" w:beforeAutospacing="0"/>
        <w:ind w:left="360"/>
        <w:rPr>
          <w:rFonts w:ascii="Courier" w:hAnsi="Courier" w:cs="Arial"/>
          <w:sz w:val="24"/>
          <w:szCs w:val="24"/>
          <w:rPrChange w:id="474" w:author="Cindy W" w:date="2017-11-13T16:21:00Z">
            <w:rPr>
              <w:rFonts w:ascii="Courier" w:hAnsi="Courier" w:cs="Arial"/>
              <w:color w:val="555555"/>
              <w:sz w:val="24"/>
              <w:szCs w:val="24"/>
            </w:rPr>
          </w:rPrChange>
        </w:rPr>
      </w:pPr>
      <w:r w:rsidRPr="00A24C10">
        <w:rPr>
          <w:rFonts w:ascii="Courier" w:hAnsi="Courier" w:cs="Arial"/>
          <w:sz w:val="24"/>
          <w:szCs w:val="24"/>
          <w:rPrChange w:id="475" w:author="Cindy W" w:date="2017-11-13T16:21:00Z">
            <w:rPr>
              <w:rFonts w:ascii="Courier" w:hAnsi="Courier" w:cs="Arial"/>
              <w:color w:val="555555"/>
              <w:sz w:val="24"/>
              <w:szCs w:val="24"/>
            </w:rPr>
          </w:rPrChange>
        </w:rPr>
        <w:t>The downside to the binding posts is that it is possible to connect the wrong cable to the wrong post. The bypass diodes between the binding posts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A24C10" w:rsidRDefault="0059303A" w:rsidP="0059303A">
      <w:pPr>
        <w:pStyle w:val="NormalWeb"/>
        <w:spacing w:before="0" w:beforeAutospacing="0"/>
        <w:ind w:left="360"/>
        <w:rPr>
          <w:rFonts w:ascii="Courier" w:hAnsi="Courier" w:cs="Arial"/>
          <w:sz w:val="24"/>
          <w:szCs w:val="24"/>
          <w:rPrChange w:id="476" w:author="Cindy W" w:date="2017-11-13T16:21:00Z">
            <w:rPr>
              <w:rFonts w:ascii="Courier" w:hAnsi="Courier" w:cs="Arial"/>
              <w:color w:val="555555"/>
              <w:sz w:val="24"/>
              <w:szCs w:val="24"/>
            </w:rPr>
          </w:rPrChange>
        </w:rPr>
      </w:pPr>
      <w:r w:rsidRPr="00A24C10">
        <w:rPr>
          <w:rFonts w:ascii="Courier" w:hAnsi="Courier" w:cs="Arial"/>
          <w:sz w:val="24"/>
          <w:szCs w:val="24"/>
          <w:rPrChange w:id="477" w:author="Cindy W" w:date="2017-11-13T16:21:00Z">
            <w:rPr>
              <w:rFonts w:ascii="Courier" w:hAnsi="Courier" w:cs="Arial"/>
              <w:color w:val="555555"/>
              <w:sz w:val="24"/>
              <w:szCs w:val="24"/>
            </w:rPr>
          </w:rPrChange>
        </w:rPr>
        <w:t>The cable with the female MC4 connector connects to the RED binding post.</w:t>
      </w:r>
    </w:p>
    <w:p w14:paraId="19A9A513" w14:textId="77777777" w:rsidR="00C83733" w:rsidRPr="00A24C10" w:rsidRDefault="0059303A" w:rsidP="00C83733">
      <w:pPr>
        <w:pStyle w:val="NormalWeb"/>
        <w:spacing w:before="0" w:beforeAutospacing="0"/>
        <w:ind w:left="360"/>
        <w:rPr>
          <w:rStyle w:val="apple-converted-space"/>
          <w:rFonts w:ascii="Arial" w:hAnsi="Arial" w:cs="Arial"/>
          <w:sz w:val="23"/>
          <w:szCs w:val="23"/>
          <w:rPrChange w:id="478" w:author="Cindy W" w:date="2017-11-13T16:21:00Z">
            <w:rPr>
              <w:rStyle w:val="apple-converted-space"/>
              <w:rFonts w:ascii="Arial" w:hAnsi="Arial" w:cs="Arial"/>
              <w:color w:val="555555"/>
              <w:sz w:val="23"/>
              <w:szCs w:val="23"/>
            </w:rPr>
          </w:rPrChange>
        </w:rPr>
      </w:pPr>
      <w:r w:rsidRPr="00A24C10">
        <w:rPr>
          <w:rFonts w:ascii="Courier" w:hAnsi="Courier" w:cs="Arial"/>
          <w:sz w:val="24"/>
          <w:szCs w:val="24"/>
          <w:rPrChange w:id="479" w:author="Cindy W" w:date="2017-11-13T16:21:00Z">
            <w:rPr>
              <w:rFonts w:ascii="Courier" w:hAnsi="Courier" w:cs="Arial"/>
              <w:color w:val="555555"/>
              <w:sz w:val="24"/>
              <w:szCs w:val="24"/>
            </w:rPr>
          </w:rPrChange>
        </w:rPr>
        <w:t>The cable with the male MC4 connector connects to the BLACK binding post.</w:t>
      </w:r>
    </w:p>
    <w:p w14:paraId="62589441" w14:textId="1C2E81CD" w:rsidR="00A962A4" w:rsidRPr="00C83733" w:rsidRDefault="00C83733" w:rsidP="00C83733">
      <w:pPr>
        <w:pStyle w:val="Heading1"/>
        <w:rPr>
          <w:rFonts w:ascii="Arial" w:hAnsi="Arial" w:cs="Arial"/>
          <w:color w:val="555555"/>
          <w:sz w:val="23"/>
          <w:szCs w:val="23"/>
        </w:rPr>
      </w:pPr>
      <w:bookmarkStart w:id="480" w:name="_Toc373513908"/>
      <w:r>
        <w:t>Step 51: Final test</w:t>
      </w:r>
      <w:bookmarkEnd w:id="480"/>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77777777"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0966D5CA" w:rsidR="00A962A4" w:rsidRPr="00A962A4" w:rsidRDefault="00EC0572" w:rsidP="004358B3">
      <w:pPr>
        <w:rPr>
          <w:rFonts w:ascii="Courier" w:hAnsi="Courier"/>
        </w:rPr>
      </w:pPr>
      <w:r w:rsidRPr="00EC0572">
        <w:rPr>
          <w:rFonts w:ascii="Courier" w:hAnsi="Courier"/>
        </w:rPr>
        <w:t>If some amount of 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2B8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 w:id="1">
    <w:p w14:paraId="644BC7A8" w14:textId="6FD93D21" w:rsidR="00A24C10" w:rsidRDefault="00A24C10">
      <w:pPr>
        <w:pStyle w:val="FootnoteText"/>
      </w:pPr>
      <w:ins w:id="275" w:author="Cindy W" w:date="2017-11-13T16:23:00Z">
        <w:r>
          <w:rPr>
            <w:rStyle w:val="FootnoteReference"/>
          </w:rPr>
          <w:footnoteRef/>
        </w:r>
        <w:r>
          <w:t xml:space="preserve"> It is possible to </w:t>
        </w:r>
      </w:ins>
      <w:ins w:id="276" w:author="Cindy W" w:date="2017-11-13T16:24:00Z">
        <w:r>
          <w:t>construct</w:t>
        </w:r>
      </w:ins>
      <w:ins w:id="277" w:author="Cindy W" w:date="2017-11-13T16:23:00Z">
        <w:r>
          <w:t xml:space="preserve"> </w:t>
        </w:r>
      </w:ins>
      <w:ins w:id="278" w:author="Cindy W" w:date="2017-11-13T16:24:00Z">
        <w:r>
          <w:t xml:space="preserve">variants that work with PV </w:t>
        </w:r>
        <w:r w:rsidRPr="00A24C10">
          <w:rPr>
            <w:u w:val="single"/>
            <w:rPrChange w:id="279" w:author="Cindy W" w:date="2017-11-13T16:25:00Z">
              <w:rPr/>
            </w:rPrChange>
          </w:rPr>
          <w:t>cells</w:t>
        </w:r>
        <w:r>
          <w:t>, but that is not covered in this document. See the IV Swinger 2 User Guide for more info.</w:t>
        </w:r>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8E"/>
    <w:multiLevelType w:val="hybridMultilevel"/>
    <w:tmpl w:val="EAFA14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227427"/>
    <w:multiLevelType w:val="hybridMultilevel"/>
    <w:tmpl w:val="8124E9E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7336CD"/>
    <w:multiLevelType w:val="hybridMultilevel"/>
    <w:tmpl w:val="2FDC79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834CEC"/>
    <w:multiLevelType w:val="hybridMultilevel"/>
    <w:tmpl w:val="957E97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571C55"/>
    <w:multiLevelType w:val="hybridMultilevel"/>
    <w:tmpl w:val="60EE0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315EF5"/>
    <w:multiLevelType w:val="hybridMultilevel"/>
    <w:tmpl w:val="674C4A9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163390"/>
    <w:multiLevelType w:val="hybridMultilevel"/>
    <w:tmpl w:val="9E3CF69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A77F0B"/>
    <w:multiLevelType w:val="hybridMultilevel"/>
    <w:tmpl w:val="3800B0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D4D6B9C"/>
    <w:multiLevelType w:val="hybridMultilevel"/>
    <w:tmpl w:val="12C43C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E9B065D"/>
    <w:multiLevelType w:val="hybridMultilevel"/>
    <w:tmpl w:val="95CE9E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FF137C2"/>
    <w:multiLevelType w:val="hybridMultilevel"/>
    <w:tmpl w:val="8426056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136931"/>
    <w:multiLevelType w:val="hybridMultilevel"/>
    <w:tmpl w:val="B2FE33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1203079"/>
    <w:multiLevelType w:val="hybridMultilevel"/>
    <w:tmpl w:val="B5A64B8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911EAE"/>
    <w:multiLevelType w:val="hybridMultilevel"/>
    <w:tmpl w:val="634C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1BF0457"/>
    <w:multiLevelType w:val="hybridMultilevel"/>
    <w:tmpl w:val="7AF4875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3457ED5"/>
    <w:multiLevelType w:val="hybridMultilevel"/>
    <w:tmpl w:val="E806E70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147034C5"/>
    <w:multiLevelType w:val="hybridMultilevel"/>
    <w:tmpl w:val="381284D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151A360A"/>
    <w:multiLevelType w:val="hybridMultilevel"/>
    <w:tmpl w:val="AA121082"/>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5661B7F"/>
    <w:multiLevelType w:val="hybridMultilevel"/>
    <w:tmpl w:val="3E1E79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38">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A2958ED"/>
    <w:multiLevelType w:val="hybridMultilevel"/>
    <w:tmpl w:val="75D6F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BFD62DB"/>
    <w:multiLevelType w:val="hybridMultilevel"/>
    <w:tmpl w:val="5A8C01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C466C67"/>
    <w:multiLevelType w:val="hybridMultilevel"/>
    <w:tmpl w:val="049654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00E73F1"/>
    <w:multiLevelType w:val="hybridMultilevel"/>
    <w:tmpl w:val="53FC6F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151500F"/>
    <w:multiLevelType w:val="hybridMultilevel"/>
    <w:tmpl w:val="2B54A7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218E0B41"/>
    <w:multiLevelType w:val="hybridMultilevel"/>
    <w:tmpl w:val="EC2289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0">
    <w:nsid w:val="21EA58A0"/>
    <w:multiLevelType w:val="hybridMultilevel"/>
    <w:tmpl w:val="80B04ED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226C4A5B"/>
    <w:multiLevelType w:val="hybridMultilevel"/>
    <w:tmpl w:val="A628E4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2F37BD1"/>
    <w:multiLevelType w:val="hybridMultilevel"/>
    <w:tmpl w:val="A9907BF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233013A3"/>
    <w:multiLevelType w:val="hybridMultilevel"/>
    <w:tmpl w:val="F504544C"/>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40B7D57"/>
    <w:multiLevelType w:val="hybridMultilevel"/>
    <w:tmpl w:val="811480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41169EC"/>
    <w:multiLevelType w:val="hybridMultilevel"/>
    <w:tmpl w:val="88F46DF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2458782B"/>
    <w:multiLevelType w:val="hybridMultilevel"/>
    <w:tmpl w:val="DAB03BE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49F16E0"/>
    <w:multiLevelType w:val="hybridMultilevel"/>
    <w:tmpl w:val="71AAF6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54448CC"/>
    <w:multiLevelType w:val="hybridMultilevel"/>
    <w:tmpl w:val="EAFA41D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254B5A19"/>
    <w:multiLevelType w:val="hybridMultilevel"/>
    <w:tmpl w:val="4FEC753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258C31B2"/>
    <w:multiLevelType w:val="hybridMultilevel"/>
    <w:tmpl w:val="79C04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58E75F1"/>
    <w:multiLevelType w:val="hybridMultilevel"/>
    <w:tmpl w:val="CB7CC85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26ED78EF"/>
    <w:multiLevelType w:val="hybridMultilevel"/>
    <w:tmpl w:val="5C082C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28656F62"/>
    <w:multiLevelType w:val="hybridMultilevel"/>
    <w:tmpl w:val="8768006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28BE3497"/>
    <w:multiLevelType w:val="hybridMultilevel"/>
    <w:tmpl w:val="825EB7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8C95DFB"/>
    <w:multiLevelType w:val="hybridMultilevel"/>
    <w:tmpl w:val="69EC1C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91705EA"/>
    <w:multiLevelType w:val="hybridMultilevel"/>
    <w:tmpl w:val="1752F49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9473E86"/>
    <w:multiLevelType w:val="hybridMultilevel"/>
    <w:tmpl w:val="9F504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977649B"/>
    <w:multiLevelType w:val="hybridMultilevel"/>
    <w:tmpl w:val="9E44298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2AE71EAB"/>
    <w:multiLevelType w:val="hybridMultilevel"/>
    <w:tmpl w:val="94482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2B2450DF"/>
    <w:multiLevelType w:val="hybridMultilevel"/>
    <w:tmpl w:val="8550D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2B4D6077"/>
    <w:multiLevelType w:val="hybridMultilevel"/>
    <w:tmpl w:val="1C88FB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2B5E0212"/>
    <w:multiLevelType w:val="hybridMultilevel"/>
    <w:tmpl w:val="3BE2DF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2BC966B1"/>
    <w:multiLevelType w:val="hybridMultilevel"/>
    <w:tmpl w:val="DBFCFB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CAF6147"/>
    <w:multiLevelType w:val="hybridMultilevel"/>
    <w:tmpl w:val="4B6E427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EF66080"/>
    <w:multiLevelType w:val="hybridMultilevel"/>
    <w:tmpl w:val="AD2E5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304A4EF8"/>
    <w:multiLevelType w:val="multilevel"/>
    <w:tmpl w:val="9CEA4D92"/>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84">
    <w:nsid w:val="30C82F1A"/>
    <w:multiLevelType w:val="hybridMultilevel"/>
    <w:tmpl w:val="67A4886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0DC36D8"/>
    <w:multiLevelType w:val="hybridMultilevel"/>
    <w:tmpl w:val="6234E5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343A585C"/>
    <w:multiLevelType w:val="hybridMultilevel"/>
    <w:tmpl w:val="1340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346B363B"/>
    <w:multiLevelType w:val="hybridMultilevel"/>
    <w:tmpl w:val="6C6853E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3761417D"/>
    <w:multiLevelType w:val="hybridMultilevel"/>
    <w:tmpl w:val="532C35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7A275F0"/>
    <w:multiLevelType w:val="hybridMultilevel"/>
    <w:tmpl w:val="7F5A3C2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7DB03B9"/>
    <w:multiLevelType w:val="hybridMultilevel"/>
    <w:tmpl w:val="0A7A4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37EF1B50"/>
    <w:multiLevelType w:val="hybridMultilevel"/>
    <w:tmpl w:val="E0D875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39702DDB"/>
    <w:multiLevelType w:val="hybridMultilevel"/>
    <w:tmpl w:val="B7A258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39BA6602"/>
    <w:multiLevelType w:val="hybridMultilevel"/>
    <w:tmpl w:val="32844D2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3AE406A3"/>
    <w:multiLevelType w:val="hybridMultilevel"/>
    <w:tmpl w:val="99CE17A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3B8A5DBE"/>
    <w:multiLevelType w:val="hybridMultilevel"/>
    <w:tmpl w:val="0AAE2D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5135DD"/>
    <w:multiLevelType w:val="hybridMultilevel"/>
    <w:tmpl w:val="2A8814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CA67195"/>
    <w:multiLevelType w:val="hybridMultilevel"/>
    <w:tmpl w:val="6C58CC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3CAB354C"/>
    <w:multiLevelType w:val="hybridMultilevel"/>
    <w:tmpl w:val="B2D8A0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DB21E57"/>
    <w:multiLevelType w:val="hybridMultilevel"/>
    <w:tmpl w:val="42BA59C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EC41457"/>
    <w:multiLevelType w:val="hybridMultilevel"/>
    <w:tmpl w:val="F8AEF3C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36302B"/>
    <w:multiLevelType w:val="hybridMultilevel"/>
    <w:tmpl w:val="4E8487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3FB419C7"/>
    <w:multiLevelType w:val="hybridMultilevel"/>
    <w:tmpl w:val="1B7248B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415106D8"/>
    <w:multiLevelType w:val="hybridMultilevel"/>
    <w:tmpl w:val="59EAE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4156503E"/>
    <w:multiLevelType w:val="hybridMultilevel"/>
    <w:tmpl w:val="40AEC8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nsid w:val="41633613"/>
    <w:multiLevelType w:val="hybridMultilevel"/>
    <w:tmpl w:val="6E08AAD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418378A8"/>
    <w:multiLevelType w:val="hybridMultilevel"/>
    <w:tmpl w:val="474ED1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4186009A"/>
    <w:multiLevelType w:val="hybridMultilevel"/>
    <w:tmpl w:val="A686E97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42922E3D"/>
    <w:multiLevelType w:val="hybridMultilevel"/>
    <w:tmpl w:val="25C6A53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nsid w:val="44BD5845"/>
    <w:multiLevelType w:val="hybridMultilevel"/>
    <w:tmpl w:val="0F101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4C87D06"/>
    <w:multiLevelType w:val="hybridMultilevel"/>
    <w:tmpl w:val="5290D11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54B1C02"/>
    <w:multiLevelType w:val="hybridMultilevel"/>
    <w:tmpl w:val="6C3E05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478E5478"/>
    <w:multiLevelType w:val="hybridMultilevel"/>
    <w:tmpl w:val="69D80A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7ED1960"/>
    <w:multiLevelType w:val="hybridMultilevel"/>
    <w:tmpl w:val="36B8B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482C0F4B"/>
    <w:multiLevelType w:val="hybridMultilevel"/>
    <w:tmpl w:val="A1EEBCE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4B3D3736"/>
    <w:multiLevelType w:val="hybridMultilevel"/>
    <w:tmpl w:val="9A5412C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B4318E4"/>
    <w:multiLevelType w:val="hybridMultilevel"/>
    <w:tmpl w:val="3C18BA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BCE759C"/>
    <w:multiLevelType w:val="hybridMultilevel"/>
    <w:tmpl w:val="5DFC06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C0103FC"/>
    <w:multiLevelType w:val="hybridMultilevel"/>
    <w:tmpl w:val="123265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CB635B5"/>
    <w:multiLevelType w:val="hybridMultilevel"/>
    <w:tmpl w:val="53CC14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nsid w:val="4CBC7F91"/>
    <w:multiLevelType w:val="hybridMultilevel"/>
    <w:tmpl w:val="6638D9F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E0C7AF2"/>
    <w:multiLevelType w:val="hybridMultilevel"/>
    <w:tmpl w:val="B57E2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nsid w:val="4E61199A"/>
    <w:multiLevelType w:val="hybridMultilevel"/>
    <w:tmpl w:val="CED8A92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4F814A00"/>
    <w:multiLevelType w:val="hybridMultilevel"/>
    <w:tmpl w:val="2ED06D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nsid w:val="50480F8F"/>
    <w:multiLevelType w:val="hybridMultilevel"/>
    <w:tmpl w:val="385A2F4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519A4CE7"/>
    <w:multiLevelType w:val="hybridMultilevel"/>
    <w:tmpl w:val="125EE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nsid w:val="52FC4348"/>
    <w:multiLevelType w:val="hybridMultilevel"/>
    <w:tmpl w:val="C5A0328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1">
    <w:nsid w:val="543A7E5B"/>
    <w:multiLevelType w:val="hybridMultilevel"/>
    <w:tmpl w:val="93885C5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4">
    <w:nsid w:val="56287FA0"/>
    <w:multiLevelType w:val="hybridMultilevel"/>
    <w:tmpl w:val="D93A21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nsid w:val="5944570A"/>
    <w:multiLevelType w:val="hybridMultilevel"/>
    <w:tmpl w:val="A2647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B1D4333"/>
    <w:multiLevelType w:val="hybridMultilevel"/>
    <w:tmpl w:val="7D20B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CF44CC1"/>
    <w:multiLevelType w:val="hybridMultilevel"/>
    <w:tmpl w:val="7584C2A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CF57D19"/>
    <w:multiLevelType w:val="hybridMultilevel"/>
    <w:tmpl w:val="1AF0F3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D2E7C79"/>
    <w:multiLevelType w:val="hybridMultilevel"/>
    <w:tmpl w:val="E0F2559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nsid w:val="5D6C3C7E"/>
    <w:multiLevelType w:val="hybridMultilevel"/>
    <w:tmpl w:val="FCBA05B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5D816747"/>
    <w:multiLevelType w:val="hybridMultilevel"/>
    <w:tmpl w:val="B1BCEB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nsid w:val="5F405928"/>
    <w:multiLevelType w:val="hybridMultilevel"/>
    <w:tmpl w:val="4DC2881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12E62FE"/>
    <w:multiLevelType w:val="hybridMultilevel"/>
    <w:tmpl w:val="BF4082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61D151D7"/>
    <w:multiLevelType w:val="hybridMultilevel"/>
    <w:tmpl w:val="D16C9F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nsid w:val="629C55DE"/>
    <w:multiLevelType w:val="hybridMultilevel"/>
    <w:tmpl w:val="C3F05E30"/>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nsid w:val="62AE73EA"/>
    <w:multiLevelType w:val="hybridMultilevel"/>
    <w:tmpl w:val="3066FE0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64FF489F"/>
    <w:multiLevelType w:val="hybridMultilevel"/>
    <w:tmpl w:val="808CEE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nsid w:val="66440FF7"/>
    <w:multiLevelType w:val="hybridMultilevel"/>
    <w:tmpl w:val="4C5CEE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nsid w:val="670B58C1"/>
    <w:multiLevelType w:val="hybridMultilevel"/>
    <w:tmpl w:val="42C4BA0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679515A9"/>
    <w:multiLevelType w:val="hybridMultilevel"/>
    <w:tmpl w:val="6D6651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69ED7DBA"/>
    <w:multiLevelType w:val="hybridMultilevel"/>
    <w:tmpl w:val="4C7CAF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6A6B5EBF"/>
    <w:multiLevelType w:val="hybridMultilevel"/>
    <w:tmpl w:val="29C036B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AA91EA8"/>
    <w:multiLevelType w:val="hybridMultilevel"/>
    <w:tmpl w:val="6EBEE22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6B72318E"/>
    <w:multiLevelType w:val="hybridMultilevel"/>
    <w:tmpl w:val="B39A9A4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6D2329A8"/>
    <w:multiLevelType w:val="hybridMultilevel"/>
    <w:tmpl w:val="911ED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nsid w:val="6DE00502"/>
    <w:multiLevelType w:val="hybridMultilevel"/>
    <w:tmpl w:val="AFD062E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70693CA2"/>
    <w:multiLevelType w:val="hybridMultilevel"/>
    <w:tmpl w:val="90F44AA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nsid w:val="70857564"/>
    <w:multiLevelType w:val="hybridMultilevel"/>
    <w:tmpl w:val="ABAC7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8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1">
    <w:nsid w:val="73997755"/>
    <w:multiLevelType w:val="hybridMultilevel"/>
    <w:tmpl w:val="9B047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nsid w:val="743452B5"/>
    <w:multiLevelType w:val="hybridMultilevel"/>
    <w:tmpl w:val="7C5E96D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nsid w:val="74ED7A88"/>
    <w:multiLevelType w:val="hybridMultilevel"/>
    <w:tmpl w:val="F7D435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74F35565"/>
    <w:multiLevelType w:val="hybridMultilevel"/>
    <w:tmpl w:val="7D8C01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nsid w:val="753D7EE2"/>
    <w:multiLevelType w:val="hybridMultilevel"/>
    <w:tmpl w:val="E11440C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nsid w:val="763B1A19"/>
    <w:multiLevelType w:val="hybridMultilevel"/>
    <w:tmpl w:val="B7523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nsid w:val="76A56049"/>
    <w:multiLevelType w:val="hybridMultilevel"/>
    <w:tmpl w:val="44DACD4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76AB3ED3"/>
    <w:multiLevelType w:val="hybridMultilevel"/>
    <w:tmpl w:val="E8ACAE28"/>
    <w:lvl w:ilvl="0" w:tplc="04090005">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78DB36B2"/>
    <w:multiLevelType w:val="hybridMultilevel"/>
    <w:tmpl w:val="F79EED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nsid w:val="79463806"/>
    <w:multiLevelType w:val="hybridMultilevel"/>
    <w:tmpl w:val="F3164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3">
    <w:nsid w:val="7A207A83"/>
    <w:multiLevelType w:val="hybridMultilevel"/>
    <w:tmpl w:val="A2E018F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nsid w:val="7BD032AC"/>
    <w:multiLevelType w:val="hybridMultilevel"/>
    <w:tmpl w:val="3ABEE99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7BFF4A87"/>
    <w:multiLevelType w:val="hybridMultilevel"/>
    <w:tmpl w:val="A5CACF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nsid w:val="7CDB2857"/>
    <w:multiLevelType w:val="hybridMultilevel"/>
    <w:tmpl w:val="7A1282B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nsid w:val="7CFB0AB4"/>
    <w:multiLevelType w:val="hybridMultilevel"/>
    <w:tmpl w:val="959A9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nsid w:val="7E5D76D8"/>
    <w:multiLevelType w:val="hybridMultilevel"/>
    <w:tmpl w:val="3F7CD8B0"/>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7F0947E3"/>
    <w:multiLevelType w:val="hybridMultilevel"/>
    <w:tmpl w:val="1D1AE34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1">
    <w:nsid w:val="7FE00C98"/>
    <w:multiLevelType w:val="hybridMultilevel"/>
    <w:tmpl w:val="D016850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FF34F49"/>
    <w:multiLevelType w:val="hybridMultilevel"/>
    <w:tmpl w:val="BCAC9BA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2"/>
  </w:num>
  <w:num w:numId="3">
    <w:abstractNumId w:val="180"/>
  </w:num>
  <w:num w:numId="4">
    <w:abstractNumId w:val="1"/>
  </w:num>
  <w:num w:numId="5">
    <w:abstractNumId w:val="21"/>
  </w:num>
  <w:num w:numId="6">
    <w:abstractNumId w:val="138"/>
  </w:num>
  <w:num w:numId="7">
    <w:abstractNumId w:val="29"/>
  </w:num>
  <w:num w:numId="8">
    <w:abstractNumId w:val="71"/>
  </w:num>
  <w:num w:numId="9">
    <w:abstractNumId w:val="46"/>
  </w:num>
  <w:num w:numId="10">
    <w:abstractNumId w:val="112"/>
  </w:num>
  <w:num w:numId="11">
    <w:abstractNumId w:val="178"/>
  </w:num>
  <w:num w:numId="12">
    <w:abstractNumId w:val="85"/>
  </w:num>
  <w:num w:numId="13">
    <w:abstractNumId w:val="60"/>
  </w:num>
  <w:num w:numId="14">
    <w:abstractNumId w:val="52"/>
  </w:num>
  <w:num w:numId="15">
    <w:abstractNumId w:val="182"/>
  </w:num>
  <w:num w:numId="16">
    <w:abstractNumId w:val="150"/>
  </w:num>
  <w:num w:numId="17">
    <w:abstractNumId w:val="175"/>
  </w:num>
  <w:num w:numId="18">
    <w:abstractNumId w:val="140"/>
  </w:num>
  <w:num w:numId="19">
    <w:abstractNumId w:val="143"/>
  </w:num>
  <w:num w:numId="20">
    <w:abstractNumId w:val="179"/>
  </w:num>
  <w:num w:numId="21">
    <w:abstractNumId w:val="49"/>
  </w:num>
  <w:num w:numId="22">
    <w:abstractNumId w:val="188"/>
  </w:num>
  <w:num w:numId="23">
    <w:abstractNumId w:val="78"/>
  </w:num>
  <w:num w:numId="24">
    <w:abstractNumId w:val="67"/>
  </w:num>
  <w:num w:numId="25">
    <w:abstractNumId w:val="190"/>
  </w:num>
  <w:num w:numId="26">
    <w:abstractNumId w:val="136"/>
  </w:num>
  <w:num w:numId="27">
    <w:abstractNumId w:val="13"/>
  </w:num>
  <w:num w:numId="28">
    <w:abstractNumId w:val="102"/>
  </w:num>
  <w:num w:numId="29">
    <w:abstractNumId w:val="48"/>
  </w:num>
  <w:num w:numId="30">
    <w:abstractNumId w:val="160"/>
  </w:num>
  <w:num w:numId="31">
    <w:abstractNumId w:val="169"/>
  </w:num>
  <w:num w:numId="32">
    <w:abstractNumId w:val="92"/>
  </w:num>
  <w:num w:numId="33">
    <w:abstractNumId w:val="119"/>
  </w:num>
  <w:num w:numId="34">
    <w:abstractNumId w:val="73"/>
  </w:num>
  <w:num w:numId="35">
    <w:abstractNumId w:val="141"/>
  </w:num>
  <w:num w:numId="36">
    <w:abstractNumId w:val="33"/>
  </w:num>
  <w:num w:numId="37">
    <w:abstractNumId w:val="26"/>
  </w:num>
  <w:num w:numId="38">
    <w:abstractNumId w:val="95"/>
  </w:num>
  <w:num w:numId="39">
    <w:abstractNumId w:val="103"/>
  </w:num>
  <w:num w:numId="40">
    <w:abstractNumId w:val="113"/>
  </w:num>
  <w:num w:numId="41">
    <w:abstractNumId w:val="126"/>
  </w:num>
  <w:num w:numId="42">
    <w:abstractNumId w:val="31"/>
  </w:num>
  <w:num w:numId="43">
    <w:abstractNumId w:val="168"/>
  </w:num>
  <w:num w:numId="44">
    <w:abstractNumId w:val="120"/>
  </w:num>
  <w:num w:numId="45">
    <w:abstractNumId w:val="181"/>
  </w:num>
  <w:num w:numId="46">
    <w:abstractNumId w:val="118"/>
  </w:num>
  <w:num w:numId="47">
    <w:abstractNumId w:val="66"/>
  </w:num>
  <w:num w:numId="48">
    <w:abstractNumId w:val="12"/>
  </w:num>
  <w:num w:numId="49">
    <w:abstractNumId w:val="131"/>
  </w:num>
  <w:num w:numId="50">
    <w:abstractNumId w:val="76"/>
  </w:num>
  <w:num w:numId="51">
    <w:abstractNumId w:val="15"/>
  </w:num>
  <w:num w:numId="52">
    <w:abstractNumId w:val="32"/>
  </w:num>
  <w:num w:numId="53">
    <w:abstractNumId w:val="163"/>
  </w:num>
  <w:num w:numId="54">
    <w:abstractNumId w:val="201"/>
  </w:num>
  <w:num w:numId="55">
    <w:abstractNumId w:val="88"/>
  </w:num>
  <w:num w:numId="56">
    <w:abstractNumId w:val="176"/>
  </w:num>
  <w:num w:numId="57">
    <w:abstractNumId w:val="98"/>
  </w:num>
  <w:num w:numId="58">
    <w:abstractNumId w:val="170"/>
  </w:num>
  <w:num w:numId="59">
    <w:abstractNumId w:val="64"/>
  </w:num>
  <w:num w:numId="60">
    <w:abstractNumId w:val="125"/>
  </w:num>
  <w:num w:numId="61">
    <w:abstractNumId w:val="19"/>
  </w:num>
  <w:num w:numId="62">
    <w:abstractNumId w:val="132"/>
  </w:num>
  <w:num w:numId="63">
    <w:abstractNumId w:val="36"/>
  </w:num>
  <w:num w:numId="64">
    <w:abstractNumId w:val="202"/>
  </w:num>
  <w:num w:numId="65">
    <w:abstractNumId w:val="107"/>
  </w:num>
  <w:num w:numId="66">
    <w:abstractNumId w:val="41"/>
  </w:num>
  <w:num w:numId="67">
    <w:abstractNumId w:val="155"/>
  </w:num>
  <w:num w:numId="68">
    <w:abstractNumId w:val="139"/>
  </w:num>
  <w:num w:numId="69">
    <w:abstractNumId w:val="96"/>
  </w:num>
  <w:num w:numId="70">
    <w:abstractNumId w:val="173"/>
  </w:num>
  <w:num w:numId="71">
    <w:abstractNumId w:val="0"/>
  </w:num>
  <w:num w:numId="72">
    <w:abstractNumId w:val="51"/>
  </w:num>
  <w:num w:numId="73">
    <w:abstractNumId w:val="197"/>
  </w:num>
  <w:num w:numId="74">
    <w:abstractNumId w:val="115"/>
  </w:num>
  <w:num w:numId="75">
    <w:abstractNumId w:val="100"/>
  </w:num>
  <w:num w:numId="76">
    <w:abstractNumId w:val="42"/>
  </w:num>
  <w:num w:numId="77">
    <w:abstractNumId w:val="194"/>
  </w:num>
  <w:num w:numId="78">
    <w:abstractNumId w:val="114"/>
  </w:num>
  <w:num w:numId="79">
    <w:abstractNumId w:val="157"/>
  </w:num>
  <w:num w:numId="80">
    <w:abstractNumId w:val="111"/>
  </w:num>
  <w:num w:numId="81">
    <w:abstractNumId w:val="11"/>
  </w:num>
  <w:num w:numId="82">
    <w:abstractNumId w:val="2"/>
  </w:num>
  <w:num w:numId="83">
    <w:abstractNumId w:val="7"/>
  </w:num>
  <w:num w:numId="84">
    <w:abstractNumId w:val="148"/>
  </w:num>
  <w:num w:numId="85">
    <w:abstractNumId w:val="14"/>
  </w:num>
  <w:num w:numId="86">
    <w:abstractNumId w:val="130"/>
  </w:num>
  <w:num w:numId="87">
    <w:abstractNumId w:val="30"/>
  </w:num>
  <w:num w:numId="88">
    <w:abstractNumId w:val="193"/>
  </w:num>
  <w:num w:numId="89">
    <w:abstractNumId w:val="20"/>
  </w:num>
  <w:num w:numId="90">
    <w:abstractNumId w:val="62"/>
  </w:num>
  <w:num w:numId="91">
    <w:abstractNumId w:val="185"/>
  </w:num>
  <w:num w:numId="92">
    <w:abstractNumId w:val="50"/>
  </w:num>
  <w:num w:numId="93">
    <w:abstractNumId w:val="172"/>
  </w:num>
  <w:num w:numId="94">
    <w:abstractNumId w:val="167"/>
  </w:num>
  <w:num w:numId="95">
    <w:abstractNumId w:val="87"/>
  </w:num>
  <w:num w:numId="96">
    <w:abstractNumId w:val="106"/>
  </w:num>
  <w:num w:numId="97">
    <w:abstractNumId w:val="109"/>
  </w:num>
  <w:num w:numId="98">
    <w:abstractNumId w:val="162"/>
  </w:num>
  <w:num w:numId="99">
    <w:abstractNumId w:val="65"/>
  </w:num>
  <w:num w:numId="100">
    <w:abstractNumId w:val="40"/>
  </w:num>
  <w:num w:numId="101">
    <w:abstractNumId w:val="135"/>
  </w:num>
  <w:num w:numId="102">
    <w:abstractNumId w:val="145"/>
  </w:num>
  <w:num w:numId="103">
    <w:abstractNumId w:val="74"/>
  </w:num>
  <w:num w:numId="104">
    <w:abstractNumId w:val="108"/>
  </w:num>
  <w:num w:numId="105">
    <w:abstractNumId w:val="149"/>
  </w:num>
  <w:num w:numId="106">
    <w:abstractNumId w:val="142"/>
  </w:num>
  <w:num w:numId="107">
    <w:abstractNumId w:val="54"/>
  </w:num>
  <w:num w:numId="108">
    <w:abstractNumId w:val="116"/>
  </w:num>
  <w:num w:numId="109">
    <w:abstractNumId w:val="104"/>
  </w:num>
  <w:num w:numId="110">
    <w:abstractNumId w:val="187"/>
  </w:num>
  <w:num w:numId="111">
    <w:abstractNumId w:val="90"/>
  </w:num>
  <w:num w:numId="112">
    <w:abstractNumId w:val="59"/>
  </w:num>
  <w:num w:numId="113">
    <w:abstractNumId w:val="196"/>
  </w:num>
  <w:num w:numId="114">
    <w:abstractNumId w:val="146"/>
  </w:num>
  <w:num w:numId="115">
    <w:abstractNumId w:val="154"/>
  </w:num>
  <w:num w:numId="116">
    <w:abstractNumId w:val="35"/>
  </w:num>
  <w:num w:numId="117">
    <w:abstractNumId w:val="69"/>
  </w:num>
  <w:num w:numId="118">
    <w:abstractNumId w:val="4"/>
  </w:num>
  <w:num w:numId="119">
    <w:abstractNumId w:val="195"/>
  </w:num>
  <w:num w:numId="120">
    <w:abstractNumId w:val="5"/>
  </w:num>
  <w:num w:numId="121">
    <w:abstractNumId w:val="34"/>
  </w:num>
  <w:num w:numId="122">
    <w:abstractNumId w:val="99"/>
  </w:num>
  <w:num w:numId="123">
    <w:abstractNumId w:val="174"/>
  </w:num>
  <w:num w:numId="124">
    <w:abstractNumId w:val="53"/>
  </w:num>
  <w:num w:numId="125">
    <w:abstractNumId w:val="183"/>
  </w:num>
  <w:num w:numId="126">
    <w:abstractNumId w:val="124"/>
  </w:num>
  <w:num w:numId="127">
    <w:abstractNumId w:val="17"/>
  </w:num>
  <w:num w:numId="128">
    <w:abstractNumId w:val="117"/>
  </w:num>
  <w:num w:numId="129">
    <w:abstractNumId w:val="151"/>
  </w:num>
  <w:num w:numId="130">
    <w:abstractNumId w:val="128"/>
  </w:num>
  <w:num w:numId="131">
    <w:abstractNumId w:val="75"/>
  </w:num>
  <w:num w:numId="132">
    <w:abstractNumId w:val="79"/>
  </w:num>
  <w:num w:numId="133">
    <w:abstractNumId w:val="82"/>
  </w:num>
  <w:num w:numId="134">
    <w:abstractNumId w:val="171"/>
  </w:num>
  <w:num w:numId="135">
    <w:abstractNumId w:val="93"/>
  </w:num>
  <w:num w:numId="136">
    <w:abstractNumId w:val="199"/>
  </w:num>
  <w:num w:numId="137">
    <w:abstractNumId w:val="186"/>
  </w:num>
  <w:num w:numId="138">
    <w:abstractNumId w:val="121"/>
  </w:num>
  <w:num w:numId="139">
    <w:abstractNumId w:val="137"/>
  </w:num>
  <w:num w:numId="140">
    <w:abstractNumId w:val="133"/>
  </w:num>
  <w:num w:numId="141">
    <w:abstractNumId w:val="47"/>
  </w:num>
  <w:num w:numId="142">
    <w:abstractNumId w:val="159"/>
  </w:num>
  <w:num w:numId="143">
    <w:abstractNumId w:val="94"/>
  </w:num>
  <w:num w:numId="144">
    <w:abstractNumId w:val="57"/>
  </w:num>
  <w:num w:numId="145">
    <w:abstractNumId w:val="165"/>
  </w:num>
  <w:num w:numId="146">
    <w:abstractNumId w:val="123"/>
  </w:num>
  <w:num w:numId="147">
    <w:abstractNumId w:val="24"/>
  </w:num>
  <w:num w:numId="148">
    <w:abstractNumId w:val="70"/>
  </w:num>
  <w:num w:numId="149">
    <w:abstractNumId w:val="129"/>
  </w:num>
  <w:num w:numId="150">
    <w:abstractNumId w:val="166"/>
  </w:num>
  <w:num w:numId="151">
    <w:abstractNumId w:val="101"/>
  </w:num>
  <w:num w:numId="152">
    <w:abstractNumId w:val="77"/>
  </w:num>
  <w:num w:numId="153">
    <w:abstractNumId w:val="164"/>
  </w:num>
  <w:num w:numId="154">
    <w:abstractNumId w:val="38"/>
  </w:num>
  <w:num w:numId="155">
    <w:abstractNumId w:val="200"/>
  </w:num>
  <w:num w:numId="156">
    <w:abstractNumId w:val="72"/>
  </w:num>
  <w:num w:numId="157">
    <w:abstractNumId w:val="158"/>
  </w:num>
  <w:num w:numId="158">
    <w:abstractNumId w:val="9"/>
  </w:num>
  <w:num w:numId="159">
    <w:abstractNumId w:val="44"/>
  </w:num>
  <w:num w:numId="160">
    <w:abstractNumId w:val="28"/>
  </w:num>
  <w:num w:numId="161">
    <w:abstractNumId w:val="89"/>
  </w:num>
  <w:num w:numId="162">
    <w:abstractNumId w:val="80"/>
  </w:num>
  <w:num w:numId="163">
    <w:abstractNumId w:val="177"/>
  </w:num>
  <w:num w:numId="164">
    <w:abstractNumId w:val="43"/>
  </w:num>
  <w:num w:numId="165">
    <w:abstractNumId w:val="22"/>
  </w:num>
  <w:num w:numId="166">
    <w:abstractNumId w:val="144"/>
  </w:num>
  <w:num w:numId="167">
    <w:abstractNumId w:val="84"/>
  </w:num>
  <w:num w:numId="168">
    <w:abstractNumId w:val="198"/>
  </w:num>
  <w:num w:numId="169">
    <w:abstractNumId w:val="184"/>
  </w:num>
  <w:num w:numId="170">
    <w:abstractNumId w:val="61"/>
  </w:num>
  <w:num w:numId="171">
    <w:abstractNumId w:val="189"/>
  </w:num>
  <w:num w:numId="172">
    <w:abstractNumId w:val="55"/>
  </w:num>
  <w:num w:numId="173">
    <w:abstractNumId w:val="45"/>
  </w:num>
  <w:num w:numId="174">
    <w:abstractNumId w:val="81"/>
  </w:num>
  <w:num w:numId="175">
    <w:abstractNumId w:val="3"/>
  </w:num>
  <w:num w:numId="176">
    <w:abstractNumId w:val="23"/>
  </w:num>
  <w:num w:numId="177">
    <w:abstractNumId w:val="122"/>
  </w:num>
  <w:num w:numId="178">
    <w:abstractNumId w:val="56"/>
  </w:num>
  <w:num w:numId="179">
    <w:abstractNumId w:val="153"/>
  </w:num>
  <w:num w:numId="180">
    <w:abstractNumId w:val="18"/>
  </w:num>
  <w:num w:numId="181">
    <w:abstractNumId w:val="191"/>
  </w:num>
  <w:num w:numId="182">
    <w:abstractNumId w:val="91"/>
  </w:num>
  <w:num w:numId="183">
    <w:abstractNumId w:val="156"/>
  </w:num>
  <w:num w:numId="184">
    <w:abstractNumId w:val="16"/>
  </w:num>
  <w:num w:numId="185">
    <w:abstractNumId w:val="110"/>
  </w:num>
  <w:num w:numId="186">
    <w:abstractNumId w:val="8"/>
  </w:num>
  <w:num w:numId="187">
    <w:abstractNumId w:val="68"/>
  </w:num>
  <w:num w:numId="188">
    <w:abstractNumId w:val="39"/>
  </w:num>
  <w:num w:numId="189">
    <w:abstractNumId w:val="6"/>
  </w:num>
  <w:num w:numId="190">
    <w:abstractNumId w:val="58"/>
  </w:num>
  <w:num w:numId="191">
    <w:abstractNumId w:val="63"/>
  </w:num>
  <w:num w:numId="192">
    <w:abstractNumId w:val="10"/>
  </w:num>
  <w:num w:numId="193">
    <w:abstractNumId w:val="86"/>
  </w:num>
  <w:num w:numId="194">
    <w:abstractNumId w:val="27"/>
  </w:num>
  <w:num w:numId="195">
    <w:abstractNumId w:val="127"/>
  </w:num>
  <w:num w:numId="196">
    <w:abstractNumId w:val="134"/>
  </w:num>
  <w:num w:numId="197">
    <w:abstractNumId w:val="105"/>
  </w:num>
  <w:num w:numId="198">
    <w:abstractNumId w:val="97"/>
  </w:num>
  <w:num w:numId="199">
    <w:abstractNumId w:val="83"/>
  </w:num>
  <w:num w:numId="200">
    <w:abstractNumId w:val="147"/>
  </w:num>
  <w:num w:numId="201">
    <w:abstractNumId w:val="25"/>
  </w:num>
  <w:num w:numId="202">
    <w:abstractNumId w:val="161"/>
  </w:num>
  <w:num w:numId="203">
    <w:abstractNumId w:val="152"/>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7723"/>
    <w:rsid w:val="00020E53"/>
    <w:rsid w:val="00026A66"/>
    <w:rsid w:val="00033255"/>
    <w:rsid w:val="00036ED1"/>
    <w:rsid w:val="00042397"/>
    <w:rsid w:val="00096DBE"/>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5F45"/>
    <w:rsid w:val="001918D2"/>
    <w:rsid w:val="001C6F76"/>
    <w:rsid w:val="001E2DFA"/>
    <w:rsid w:val="00201C12"/>
    <w:rsid w:val="00204B44"/>
    <w:rsid w:val="002258C5"/>
    <w:rsid w:val="00225A9C"/>
    <w:rsid w:val="00257478"/>
    <w:rsid w:val="00272014"/>
    <w:rsid w:val="00274974"/>
    <w:rsid w:val="00280A94"/>
    <w:rsid w:val="002A1997"/>
    <w:rsid w:val="002C0ADE"/>
    <w:rsid w:val="0030320F"/>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C014A"/>
    <w:rsid w:val="004D3FCB"/>
    <w:rsid w:val="005130CA"/>
    <w:rsid w:val="00516EAB"/>
    <w:rsid w:val="005203DC"/>
    <w:rsid w:val="005220A6"/>
    <w:rsid w:val="005246AB"/>
    <w:rsid w:val="00531850"/>
    <w:rsid w:val="00532279"/>
    <w:rsid w:val="00550BBF"/>
    <w:rsid w:val="005774B2"/>
    <w:rsid w:val="005853C9"/>
    <w:rsid w:val="0059303A"/>
    <w:rsid w:val="005A7569"/>
    <w:rsid w:val="005B0058"/>
    <w:rsid w:val="005C33BB"/>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711212"/>
    <w:rsid w:val="007370D8"/>
    <w:rsid w:val="00745603"/>
    <w:rsid w:val="007859AF"/>
    <w:rsid w:val="00785E25"/>
    <w:rsid w:val="007B506C"/>
    <w:rsid w:val="007B5C9C"/>
    <w:rsid w:val="007D32F6"/>
    <w:rsid w:val="007E6F65"/>
    <w:rsid w:val="007F5169"/>
    <w:rsid w:val="00844FB9"/>
    <w:rsid w:val="00860A5A"/>
    <w:rsid w:val="00863F06"/>
    <w:rsid w:val="00866F54"/>
    <w:rsid w:val="008C5830"/>
    <w:rsid w:val="009270F5"/>
    <w:rsid w:val="00940838"/>
    <w:rsid w:val="009824A9"/>
    <w:rsid w:val="00987002"/>
    <w:rsid w:val="00992517"/>
    <w:rsid w:val="009A0D04"/>
    <w:rsid w:val="009D523C"/>
    <w:rsid w:val="00A02B8C"/>
    <w:rsid w:val="00A041BC"/>
    <w:rsid w:val="00A214AE"/>
    <w:rsid w:val="00A24C10"/>
    <w:rsid w:val="00A31620"/>
    <w:rsid w:val="00A815D8"/>
    <w:rsid w:val="00A962A4"/>
    <w:rsid w:val="00AA3975"/>
    <w:rsid w:val="00AC2C68"/>
    <w:rsid w:val="00AD01D7"/>
    <w:rsid w:val="00AE277E"/>
    <w:rsid w:val="00B3429E"/>
    <w:rsid w:val="00B421DA"/>
    <w:rsid w:val="00B54DCE"/>
    <w:rsid w:val="00B82E34"/>
    <w:rsid w:val="00C30382"/>
    <w:rsid w:val="00C52B60"/>
    <w:rsid w:val="00C625DF"/>
    <w:rsid w:val="00C73815"/>
    <w:rsid w:val="00C73CE7"/>
    <w:rsid w:val="00C83733"/>
    <w:rsid w:val="00CA49DA"/>
    <w:rsid w:val="00CE10E8"/>
    <w:rsid w:val="00D327C9"/>
    <w:rsid w:val="00D8361A"/>
    <w:rsid w:val="00D912E7"/>
    <w:rsid w:val="00DA593C"/>
    <w:rsid w:val="00DB0A16"/>
    <w:rsid w:val="00DB1972"/>
    <w:rsid w:val="00DD268D"/>
    <w:rsid w:val="00E20844"/>
    <w:rsid w:val="00E32D71"/>
    <w:rsid w:val="00E74B79"/>
    <w:rsid w:val="00E820DC"/>
    <w:rsid w:val="00E837A5"/>
    <w:rsid w:val="00EC0572"/>
    <w:rsid w:val="00EE0200"/>
    <w:rsid w:val="00EE1C70"/>
    <w:rsid w:val="00F04FF2"/>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1438</TotalTime>
  <Pages>56</Pages>
  <Words>9406</Words>
  <Characters>53620</Characters>
  <Application>Microsoft Macintosh Word</Application>
  <DocSecurity>0</DocSecurity>
  <Lines>446</Lines>
  <Paragraphs>125</Paragraphs>
  <ScaleCrop>false</ScaleCrop>
  <Company/>
  <LinksUpToDate>false</LinksUpToDate>
  <CharactersWithSpaces>62901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49</cp:revision>
  <cp:lastPrinted>2017-04-27T23:25:00Z</cp:lastPrinted>
  <dcterms:created xsi:type="dcterms:W3CDTF">2017-03-27T20:30:00Z</dcterms:created>
  <dcterms:modified xsi:type="dcterms:W3CDTF">2017-11-29T02:42:00Z</dcterms:modified>
</cp:coreProperties>
</file>