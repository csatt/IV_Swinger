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92DCA" w14:textId="12AC6464" w:rsidR="0059303A" w:rsidRDefault="0059303A" w:rsidP="009F29DB">
      <w:pPr>
        <w:pStyle w:val="Title"/>
      </w:pPr>
      <w:r w:rsidRPr="0059303A">
        <w:rPr>
          <w:spacing w:val="-1"/>
        </w:rPr>
        <w:t>I</w:t>
      </w:r>
      <w:r w:rsidRPr="0059303A">
        <w:t>V</w:t>
      </w:r>
      <w:r w:rsidRPr="0059303A">
        <w:rPr>
          <w:spacing w:val="-26"/>
        </w:rPr>
        <w:t xml:space="preserve"> </w:t>
      </w:r>
      <w:r w:rsidRPr="0059303A">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7"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39FE6CAF" w14:textId="1B294A19" w:rsidR="0059303A" w:rsidRDefault="0059303A" w:rsidP="0059303A">
      <w:pPr>
        <w:pStyle w:val="Subtitle"/>
        <w:rPr>
          <w:sz w:val="52"/>
          <w:szCs w:val="52"/>
        </w:rPr>
      </w:pPr>
      <w:r>
        <w:t xml:space="preserve">   </w:t>
      </w:r>
      <w:r>
        <w:rPr>
          <w:sz w:val="52"/>
          <w:szCs w:val="52"/>
        </w:rPr>
        <w:t>Step-by-step Construction</w:t>
      </w:r>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49D0B332" w:rsidR="0059303A" w:rsidRDefault="00EE1C70" w:rsidP="0059303A">
      <w:r>
        <w:t>Document Revision: 1.0</w:t>
      </w:r>
      <w:ins w:id="2" w:author="Chris Satterlee" w:date="2022-01-25T15:23:00Z">
        <w:r w:rsidR="00C546B4">
          <w:t>4</w:t>
        </w:r>
      </w:ins>
      <w:del w:id="3" w:author="Chris Satterlee" w:date="2022-01-25T15:23:00Z">
        <w:r w:rsidR="00F2149B" w:rsidDel="00C546B4">
          <w:delText>3</w:delText>
        </w:r>
      </w:del>
      <w:r w:rsidR="0059303A">
        <w:t xml:space="preserve">  (</w:t>
      </w:r>
      <w:ins w:id="4" w:author="Chris Satterlee" w:date="2022-02-03T15:45:00Z">
        <w:r w:rsidR="00842D1D">
          <w:t>03</w:t>
        </w:r>
      </w:ins>
      <w:del w:id="5" w:author="Chris Satterlee" w:date="2022-01-25T15:23:00Z">
        <w:r w:rsidR="00F2149B" w:rsidDel="00C546B4">
          <w:delText>12</w:delText>
        </w:r>
      </w:del>
      <w:r w:rsidR="0059303A">
        <w:t>-</w:t>
      </w:r>
      <w:ins w:id="6" w:author="Chris Satterlee" w:date="2022-02-03T15:45:00Z">
        <w:r w:rsidR="00842D1D">
          <w:t>Feb</w:t>
        </w:r>
      </w:ins>
      <w:del w:id="7" w:author="Chris Satterlee" w:date="2022-01-25T15:23:00Z">
        <w:r w:rsidR="00F2149B" w:rsidDel="00C546B4">
          <w:delText>Feb</w:delText>
        </w:r>
      </w:del>
      <w:r w:rsidR="0059303A">
        <w:t>, 20</w:t>
      </w:r>
      <w:ins w:id="8" w:author="Chris Satterlee" w:date="2022-01-25T15:23:00Z">
        <w:r w:rsidR="00C546B4">
          <w:t>22</w:t>
        </w:r>
      </w:ins>
      <w:del w:id="9" w:author="Chris Satterlee" w:date="2022-01-25T15:23:00Z">
        <w:r w:rsidR="0059303A" w:rsidDel="00C546B4">
          <w:delText>1</w:delText>
        </w:r>
        <w:r w:rsidR="00F2149B" w:rsidDel="00C546B4">
          <w:delText>9</w:delText>
        </w:r>
      </w:del>
      <w:r w:rsidR="0059303A">
        <w:t>)</w:t>
      </w:r>
      <w:r w:rsidR="0059303A">
        <w:tab/>
      </w:r>
      <w:r w:rsidR="0059303A">
        <w:tab/>
      </w:r>
      <w:r w:rsidR="0059303A">
        <w:tab/>
        <w:t>Chris Satterlee</w:t>
      </w:r>
    </w:p>
    <w:p w14:paraId="6FD97E63" w14:textId="77777777" w:rsidR="0059303A" w:rsidRDefault="0059303A" w:rsidP="0059303A"/>
    <w:p w14:paraId="05D27F5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24154BB1" w:rsidR="0059303A" w:rsidRDefault="0059303A" w:rsidP="00153373">
            <w:r>
              <w:rPr>
                <w:noProof/>
              </w:rPr>
              <w:drawing>
                <wp:inline distT="0" distB="0" distL="0" distR="0" wp14:anchorId="60057F38" wp14:editId="4F6BDEB7">
                  <wp:extent cx="5486400" cy="4457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connections.JPG"/>
                          <pic:cNvPicPr/>
                        </pic:nvPicPr>
                        <pic:blipFill>
                          <a:blip r:embed="rId8">
                            <a:extLst>
                              <a:ext uri="{28A0092B-C50C-407E-A947-70E740481C1C}">
                                <a14:useLocalDpi xmlns:a14="http://schemas.microsoft.com/office/drawing/2010/main" val="0"/>
                              </a:ext>
                            </a:extLst>
                          </a:blip>
                          <a:stretch>
                            <a:fillRect/>
                          </a:stretch>
                        </pic:blipFill>
                        <pic:spPr>
                          <a:xfrm>
                            <a:off x="0" y="0"/>
                            <a:ext cx="5486400" cy="4457065"/>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60FAC583" w:rsidR="00C83733" w:rsidRPr="00C83733" w:rsidRDefault="00C83733" w:rsidP="00C83733">
      <w:pPr>
        <w:rPr>
          <w:rFonts w:ascii="Courier" w:hAnsi="Courier"/>
        </w:rPr>
      </w:pPr>
      <w:r>
        <w:br w:type="page"/>
      </w:r>
      <w:r w:rsidRPr="00274C7A">
        <w:lastRenderedPageBreak/>
        <w:t>Copyright (C) 2017</w:t>
      </w:r>
      <w:r w:rsidR="00F2149B">
        <w:t>,</w:t>
      </w:r>
      <w:r w:rsidR="009F63A6">
        <w:t xml:space="preserve"> </w:t>
      </w:r>
      <w:r w:rsidR="00F2149B">
        <w:t>2019</w:t>
      </w:r>
      <w:ins w:id="10" w:author="Chris Satterlee" w:date="2022-01-25T15:24:00Z">
        <w:r w:rsidR="00C546B4">
          <w:t xml:space="preserve">, </w:t>
        </w:r>
        <w:proofErr w:type="gramStart"/>
        <w:r w:rsidR="00C546B4">
          <w:t>2022</w:t>
        </w:r>
      </w:ins>
      <w:r w:rsidRPr="00274C7A">
        <w:t xml:space="preserve">  Chris</w:t>
      </w:r>
      <w:proofErr w:type="gramEnd"/>
      <w:r w:rsidRPr="00274C7A">
        <w:t xml:space="preserve">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 xml:space="preserve">IV Swinger and IV Swinger 2 are </w:t>
      </w:r>
      <w:proofErr w:type="gramStart"/>
      <w:r w:rsidRPr="00274C7A">
        <w:t>open source</w:t>
      </w:r>
      <w:proofErr w:type="gramEnd"/>
      <w:r w:rsidRPr="00274C7A">
        <w:t xml:space="preserve"> hardware and software projects.</w:t>
      </w:r>
    </w:p>
    <w:p w14:paraId="4B9EF78B" w14:textId="77777777" w:rsidR="00C83733" w:rsidRPr="00274C7A" w:rsidRDefault="00C83733" w:rsidP="00C83733">
      <w:pPr>
        <w:ind w:left="90"/>
      </w:pPr>
    </w:p>
    <w:p w14:paraId="2C8B7972" w14:textId="1E40B6EC" w:rsidR="00C83733" w:rsidRPr="00274C7A" w:rsidRDefault="00C83733" w:rsidP="00C83733">
      <w:pPr>
        <w:ind w:left="90"/>
      </w:pPr>
      <w:r w:rsidRPr="00274C7A">
        <w:t xml:space="preserve">Permission to use the hardware design is granted under the terms of the TAPR Open Hardware License Version 1.0 (May 25, 2007) - </w:t>
      </w:r>
      <w:hyperlink r:id="rId9" w:history="1">
        <w:r w:rsidRPr="00274C7A">
          <w:rPr>
            <w:rStyle w:val="Hyperlink"/>
          </w:rPr>
          <w:t>http://www.tapr.org/OHL</w:t>
        </w:r>
      </w:hyperlink>
    </w:p>
    <w:p w14:paraId="7DBEDE1B" w14:textId="77777777" w:rsidR="00C83733" w:rsidRPr="00274C7A" w:rsidRDefault="00C83733" w:rsidP="00C83733">
      <w:pPr>
        <w:ind w:left="90"/>
      </w:pPr>
    </w:p>
    <w:p w14:paraId="1E5BADE4" w14:textId="33B62C37" w:rsidR="00C83733" w:rsidRPr="00274C7A" w:rsidRDefault="00C83733" w:rsidP="00C83733">
      <w:pPr>
        <w:ind w:left="90"/>
      </w:pPr>
      <w:r w:rsidRPr="00274C7A">
        <w:t xml:space="preserve">Permission to use the software is granted under the terms of the GNU General Public License v3 - </w:t>
      </w:r>
      <w:hyperlink r:id="rId10" w:history="1">
        <w:r w:rsidRPr="00274C7A">
          <w:rPr>
            <w:rStyle w:val="Hyperlink"/>
          </w:rPr>
          <w:t>http://www.gnu.org/licenses</w:t>
        </w:r>
      </w:hyperlink>
      <w:r w:rsidRPr="00274C7A">
        <w:t>.</w:t>
      </w:r>
    </w:p>
    <w:p w14:paraId="3E2AD5E0" w14:textId="77777777" w:rsidR="00C83733" w:rsidRPr="00274C7A" w:rsidRDefault="00C83733" w:rsidP="00C83733">
      <w:pPr>
        <w:ind w:left="90"/>
      </w:pPr>
      <w:r w:rsidRPr="00274C7A">
        <w:t xml:space="preserve"> </w:t>
      </w:r>
    </w:p>
    <w:p w14:paraId="0C5BC83F" w14:textId="77777777" w:rsidR="00C83733" w:rsidRPr="00274C7A" w:rsidRDefault="00C83733" w:rsidP="00C83733">
      <w:pPr>
        <w:ind w:left="90"/>
      </w:pPr>
      <w:r w:rsidRPr="00274C7A">
        <w:t>Current versions of the license files, documentation, Fritzing file (hardware description), and software can be found at:</w:t>
      </w:r>
    </w:p>
    <w:p w14:paraId="381DD282" w14:textId="77777777" w:rsidR="00C83733" w:rsidRPr="00274C7A" w:rsidRDefault="00C83733" w:rsidP="00C83733">
      <w:pPr>
        <w:ind w:left="90"/>
      </w:pPr>
      <w:r w:rsidRPr="00274C7A">
        <w:t xml:space="preserve"> </w:t>
      </w:r>
    </w:p>
    <w:p w14:paraId="6B2192DA" w14:textId="6ECB0176" w:rsidR="00C83733" w:rsidRDefault="00C83733" w:rsidP="00C83733">
      <w:pPr>
        <w:ind w:left="90"/>
      </w:pPr>
      <w:r w:rsidRPr="00274C7A">
        <w:t xml:space="preserve">    </w:t>
      </w:r>
      <w:hyperlink r:id="rId11" w:history="1">
        <w:r w:rsidRPr="00274C7A">
          <w:rPr>
            <w:rStyle w:val="Hyperlink"/>
          </w:rPr>
          <w:t>https://github.com/csatt/IV_Swinger</w:t>
        </w:r>
      </w:hyperlink>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01E1BBCD" w14:textId="77777777" w:rsidR="00AA47A7" w:rsidRDefault="00AA47A7" w:rsidP="0000205B">
      <w:pPr>
        <w:pStyle w:val="TOC1"/>
        <w:rPr>
          <w:ins w:id="11" w:author="Chris Satterlee" w:date="2022-02-03T16:18:00Z"/>
        </w:rPr>
        <w:sectPr w:rsidR="00AA47A7" w:rsidSect="00403074">
          <w:footerReference w:type="even" r:id="rId12"/>
          <w:footerReference w:type="default" r:id="rId13"/>
          <w:pgSz w:w="12240" w:h="15840"/>
          <w:pgMar w:top="1440" w:right="1800" w:bottom="1440" w:left="1800" w:header="720" w:footer="720" w:gutter="0"/>
          <w:cols w:space="720"/>
          <w:docGrid w:linePitch="360"/>
        </w:sectPr>
      </w:pPr>
    </w:p>
    <w:p w14:paraId="2A1626B0" w14:textId="78749FEF" w:rsidR="00AA47A7" w:rsidRDefault="00AA47A7" w:rsidP="0000205B">
      <w:pPr>
        <w:pStyle w:val="TOC1"/>
        <w:rPr>
          <w:ins w:id="12" w:author="Chris Satterlee" w:date="2022-02-03T16:19:00Z"/>
          <w:noProof/>
          <w:lang w:eastAsia="ja-JP"/>
        </w:rPr>
      </w:pPr>
      <w:ins w:id="13" w:author="Chris Satterlee" w:date="2022-02-03T16:18:00Z">
        <w:r>
          <w:rPr>
            <w:rFonts w:ascii="Courier" w:hAnsi="Courier"/>
          </w:rPr>
          <w:lastRenderedPageBreak/>
          <w:fldChar w:fldCharType="begin"/>
        </w:r>
        <w:r>
          <w:rPr>
            <w:rFonts w:ascii="Courier" w:hAnsi="Courier"/>
          </w:rPr>
          <w:instrText xml:space="preserve"> TOC \o "1-3" \h \z \u </w:instrText>
        </w:r>
      </w:ins>
      <w:r>
        <w:rPr>
          <w:rFonts w:ascii="Courier" w:hAnsi="Courier"/>
        </w:rPr>
        <w:fldChar w:fldCharType="separate"/>
      </w:r>
      <w:ins w:id="14"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"_Toc94797584"</w:instrText>
        </w:r>
        <w:r w:rsidRPr="005153AD">
          <w:rPr>
            <w:rStyle w:val="Hyperlink"/>
            <w:noProof/>
          </w:rPr>
          <w:instrText xml:space="preserve"> </w:instrText>
        </w:r>
      </w:ins>
      <w:ins w:id="15" w:author="Chris Satterlee" w:date="2022-02-28T17:28:00Z">
        <w:r w:rsidR="0000205B" w:rsidRPr="005153AD">
          <w:rPr>
            <w:rStyle w:val="Hyperlink"/>
            <w:noProof/>
          </w:rPr>
        </w:r>
      </w:ins>
      <w:ins w:id="16" w:author="Chris Satterlee" w:date="2022-02-03T16:19:00Z">
        <w:r w:rsidRPr="005153AD">
          <w:rPr>
            <w:rStyle w:val="Hyperlink"/>
            <w:noProof/>
          </w:rPr>
          <w:fldChar w:fldCharType="separate"/>
        </w:r>
        <w:r w:rsidRPr="005153AD">
          <w:rPr>
            <w:rStyle w:val="Hyperlink"/>
            <w:noProof/>
          </w:rPr>
          <w:t>Intro</w:t>
        </w:r>
        <w:r>
          <w:rPr>
            <w:noProof/>
            <w:webHidden/>
          </w:rPr>
          <w:tab/>
        </w:r>
        <w:r>
          <w:rPr>
            <w:noProof/>
            <w:webHidden/>
          </w:rPr>
          <w:fldChar w:fldCharType="begin"/>
        </w:r>
        <w:r>
          <w:rPr>
            <w:noProof/>
            <w:webHidden/>
          </w:rPr>
          <w:instrText xml:space="preserve"> PAGEREF _Toc94797584 \h </w:instrText>
        </w:r>
      </w:ins>
      <w:r>
        <w:rPr>
          <w:noProof/>
          <w:webHidden/>
        </w:rPr>
      </w:r>
      <w:r>
        <w:rPr>
          <w:noProof/>
          <w:webHidden/>
        </w:rPr>
        <w:fldChar w:fldCharType="separate"/>
      </w:r>
      <w:ins w:id="17" w:author="Chris Satterlee" w:date="2022-02-28T17:28:00Z">
        <w:r w:rsidR="0000205B">
          <w:rPr>
            <w:noProof/>
            <w:webHidden/>
          </w:rPr>
          <w:t>5</w:t>
        </w:r>
      </w:ins>
      <w:ins w:id="18" w:author="Chris Satterlee" w:date="2022-02-03T16:19:00Z">
        <w:r>
          <w:rPr>
            <w:noProof/>
            <w:webHidden/>
          </w:rPr>
          <w:fldChar w:fldCharType="end"/>
        </w:r>
        <w:r w:rsidRPr="005153AD">
          <w:rPr>
            <w:rStyle w:val="Hyperlink"/>
            <w:noProof/>
          </w:rPr>
          <w:fldChar w:fldCharType="end"/>
        </w:r>
      </w:ins>
    </w:p>
    <w:p w14:paraId="2ED6EA8E" w14:textId="4EA32207" w:rsidR="00AA47A7" w:rsidRDefault="00AA47A7" w:rsidP="0000205B">
      <w:pPr>
        <w:pStyle w:val="TOC1"/>
        <w:rPr>
          <w:ins w:id="19" w:author="Chris Satterlee" w:date="2022-02-03T16:19:00Z"/>
          <w:noProof/>
          <w:lang w:eastAsia="ja-JP"/>
        </w:rPr>
      </w:pPr>
      <w:ins w:id="20"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"_Toc94797585"</w:instrText>
        </w:r>
        <w:r w:rsidRPr="005153AD">
          <w:rPr>
            <w:rStyle w:val="Hyperlink"/>
            <w:noProof/>
          </w:rPr>
          <w:instrText xml:space="preserve"> </w:instrText>
        </w:r>
      </w:ins>
      <w:ins w:id="21" w:author="Chris Satterlee" w:date="2022-02-28T17:28:00Z">
        <w:r w:rsidR="0000205B" w:rsidRPr="005153AD">
          <w:rPr>
            <w:rStyle w:val="Hyperlink"/>
            <w:noProof/>
          </w:rPr>
        </w:r>
      </w:ins>
      <w:ins w:id="22" w:author="Chris Satterlee" w:date="2022-02-03T16:19:00Z">
        <w:r w:rsidRPr="005153AD">
          <w:rPr>
            <w:rStyle w:val="Hyperlink"/>
            <w:noProof/>
          </w:rPr>
          <w:fldChar w:fldCharType="separate"/>
        </w:r>
        <w:r w:rsidRPr="005153AD">
          <w:rPr>
            <w:rStyle w:val="Hyperlink"/>
            <w:noProof/>
          </w:rPr>
          <w:t>Step 1: Understand the HW design / Choose Variant</w:t>
        </w:r>
        <w:r>
          <w:rPr>
            <w:noProof/>
            <w:webHidden/>
          </w:rPr>
          <w:tab/>
        </w:r>
        <w:r>
          <w:rPr>
            <w:noProof/>
            <w:webHidden/>
          </w:rPr>
          <w:fldChar w:fldCharType="begin"/>
        </w:r>
        <w:r>
          <w:rPr>
            <w:noProof/>
            <w:webHidden/>
          </w:rPr>
          <w:instrText xml:space="preserve"> PAGEREF _Toc94797585 \h </w:instrText>
        </w:r>
      </w:ins>
      <w:r>
        <w:rPr>
          <w:noProof/>
          <w:webHidden/>
        </w:rPr>
      </w:r>
      <w:r>
        <w:rPr>
          <w:noProof/>
          <w:webHidden/>
        </w:rPr>
        <w:fldChar w:fldCharType="separate"/>
      </w:r>
      <w:ins w:id="23" w:author="Chris Satterlee" w:date="2022-02-28T17:28:00Z">
        <w:r w:rsidR="0000205B">
          <w:rPr>
            <w:noProof/>
            <w:webHidden/>
          </w:rPr>
          <w:t>7</w:t>
        </w:r>
      </w:ins>
      <w:ins w:id="24" w:author="Chris Satterlee" w:date="2022-02-03T16:19:00Z">
        <w:r>
          <w:rPr>
            <w:noProof/>
            <w:webHidden/>
          </w:rPr>
          <w:fldChar w:fldCharType="end"/>
        </w:r>
        <w:r w:rsidRPr="005153AD">
          <w:rPr>
            <w:rStyle w:val="Hyperlink"/>
            <w:noProof/>
          </w:rPr>
          <w:fldChar w:fldCharType="end"/>
        </w:r>
      </w:ins>
    </w:p>
    <w:p w14:paraId="05F12168" w14:textId="7C8A9B68" w:rsidR="00AA47A7" w:rsidRDefault="00AA47A7" w:rsidP="0000205B">
      <w:pPr>
        <w:pStyle w:val="TOC1"/>
        <w:rPr>
          <w:ins w:id="25" w:author="Chris Satterlee" w:date="2022-02-03T16:19:00Z"/>
          <w:noProof/>
          <w:lang w:eastAsia="ja-JP"/>
        </w:rPr>
      </w:pPr>
      <w:ins w:id="26"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"_Toc94797586"</w:instrText>
        </w:r>
        <w:r w:rsidRPr="005153AD">
          <w:rPr>
            <w:rStyle w:val="Hyperlink"/>
            <w:noProof/>
          </w:rPr>
          <w:instrText xml:space="preserve"> </w:instrText>
        </w:r>
      </w:ins>
      <w:ins w:id="27" w:author="Chris Satterlee" w:date="2022-02-28T17:28:00Z">
        <w:r w:rsidR="0000205B" w:rsidRPr="005153AD">
          <w:rPr>
            <w:rStyle w:val="Hyperlink"/>
            <w:noProof/>
          </w:rPr>
        </w:r>
      </w:ins>
      <w:ins w:id="28" w:author="Chris Satterlee" w:date="2022-02-03T16:19:00Z">
        <w:r w:rsidRPr="005153AD">
          <w:rPr>
            <w:rStyle w:val="Hyperlink"/>
            <w:noProof/>
          </w:rPr>
          <w:fldChar w:fldCharType="separate"/>
        </w:r>
        <w:r w:rsidRPr="005153AD">
          <w:rPr>
            <w:rStyle w:val="Hyperlink"/>
            <w:noProof/>
          </w:rPr>
          <w:t>Step 2: Install software</w:t>
        </w:r>
        <w:r>
          <w:rPr>
            <w:noProof/>
            <w:webHidden/>
          </w:rPr>
          <w:tab/>
        </w:r>
        <w:r>
          <w:rPr>
            <w:noProof/>
            <w:webHidden/>
          </w:rPr>
          <w:fldChar w:fldCharType="begin"/>
        </w:r>
        <w:r>
          <w:rPr>
            <w:noProof/>
            <w:webHidden/>
          </w:rPr>
          <w:instrText xml:space="preserve"> PAGEREF _Toc94797586 \h </w:instrText>
        </w:r>
      </w:ins>
      <w:r>
        <w:rPr>
          <w:noProof/>
          <w:webHidden/>
        </w:rPr>
      </w:r>
      <w:r>
        <w:rPr>
          <w:noProof/>
          <w:webHidden/>
        </w:rPr>
        <w:fldChar w:fldCharType="separate"/>
      </w:r>
      <w:ins w:id="29" w:author="Chris Satterlee" w:date="2022-02-28T17:28:00Z">
        <w:r w:rsidR="0000205B">
          <w:rPr>
            <w:noProof/>
            <w:webHidden/>
          </w:rPr>
          <w:t>11</w:t>
        </w:r>
      </w:ins>
      <w:ins w:id="30" w:author="Chris Satterlee" w:date="2022-02-03T16:19:00Z">
        <w:r>
          <w:rPr>
            <w:noProof/>
            <w:webHidden/>
          </w:rPr>
          <w:fldChar w:fldCharType="end"/>
        </w:r>
        <w:r w:rsidRPr="005153AD">
          <w:rPr>
            <w:rStyle w:val="Hyperlink"/>
            <w:noProof/>
          </w:rPr>
          <w:fldChar w:fldCharType="end"/>
        </w:r>
      </w:ins>
    </w:p>
    <w:p w14:paraId="0E9B41C4" w14:textId="00429378" w:rsidR="00AA47A7" w:rsidRDefault="00AA47A7" w:rsidP="0000205B">
      <w:pPr>
        <w:pStyle w:val="TOC1"/>
        <w:rPr>
          <w:ins w:id="31" w:author="Chris Satterlee" w:date="2022-02-03T16:19:00Z"/>
          <w:noProof/>
          <w:lang w:eastAsia="ja-JP"/>
        </w:rPr>
      </w:pPr>
      <w:ins w:id="32"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"_Toc94797587"</w:instrText>
        </w:r>
        <w:r w:rsidRPr="005153AD">
          <w:rPr>
            <w:rStyle w:val="Hyperlink"/>
            <w:noProof/>
          </w:rPr>
          <w:instrText xml:space="preserve"> </w:instrText>
        </w:r>
      </w:ins>
      <w:ins w:id="33" w:author="Chris Satterlee" w:date="2022-02-28T17:28:00Z">
        <w:r w:rsidR="0000205B" w:rsidRPr="005153AD">
          <w:rPr>
            <w:rStyle w:val="Hyperlink"/>
            <w:noProof/>
          </w:rPr>
        </w:r>
      </w:ins>
      <w:ins w:id="34" w:author="Chris Satterlee" w:date="2022-02-03T16:19:00Z">
        <w:r w:rsidRPr="005153AD">
          <w:rPr>
            <w:rStyle w:val="Hyperlink"/>
            <w:noProof/>
          </w:rPr>
          <w:fldChar w:fldCharType="separate"/>
        </w:r>
        <w:r w:rsidRPr="005153AD">
          <w:rPr>
            <w:rStyle w:val="Hyperlink"/>
            <w:noProof/>
          </w:rPr>
          <w:t>Step 3: Buy parts</w:t>
        </w:r>
        <w:r>
          <w:rPr>
            <w:noProof/>
            <w:webHidden/>
          </w:rPr>
          <w:tab/>
        </w:r>
        <w:r>
          <w:rPr>
            <w:noProof/>
            <w:webHidden/>
          </w:rPr>
          <w:fldChar w:fldCharType="begin"/>
        </w:r>
        <w:r>
          <w:rPr>
            <w:noProof/>
            <w:webHidden/>
          </w:rPr>
          <w:instrText xml:space="preserve"> PAGEREF _Toc94797587 \h </w:instrText>
        </w:r>
      </w:ins>
      <w:r>
        <w:rPr>
          <w:noProof/>
          <w:webHidden/>
        </w:rPr>
      </w:r>
      <w:r>
        <w:rPr>
          <w:noProof/>
          <w:webHidden/>
        </w:rPr>
        <w:fldChar w:fldCharType="separate"/>
      </w:r>
      <w:ins w:id="35" w:author="Chris Satterlee" w:date="2022-02-28T17:28:00Z">
        <w:r w:rsidR="0000205B">
          <w:rPr>
            <w:noProof/>
            <w:webHidden/>
          </w:rPr>
          <w:t>11</w:t>
        </w:r>
      </w:ins>
      <w:ins w:id="36" w:author="Chris Satterlee" w:date="2022-02-03T16:19:00Z">
        <w:r>
          <w:rPr>
            <w:noProof/>
            <w:webHidden/>
          </w:rPr>
          <w:fldChar w:fldCharType="end"/>
        </w:r>
        <w:r w:rsidRPr="005153AD">
          <w:rPr>
            <w:rStyle w:val="Hyperlink"/>
            <w:noProof/>
          </w:rPr>
          <w:fldChar w:fldCharType="end"/>
        </w:r>
      </w:ins>
    </w:p>
    <w:p w14:paraId="7536AB68" w14:textId="427242B0" w:rsidR="00AA47A7" w:rsidRDefault="00AA47A7" w:rsidP="0000205B">
      <w:pPr>
        <w:pStyle w:val="TOC1"/>
        <w:rPr>
          <w:ins w:id="37" w:author="Chris Satterlee" w:date="2022-02-03T16:19:00Z"/>
          <w:noProof/>
          <w:lang w:eastAsia="ja-JP"/>
        </w:rPr>
      </w:pPr>
      <w:ins w:id="38"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"_Toc94797588"</w:instrText>
        </w:r>
        <w:r w:rsidRPr="005153AD">
          <w:rPr>
            <w:rStyle w:val="Hyperlink"/>
            <w:noProof/>
          </w:rPr>
          <w:instrText xml:space="preserve"> </w:instrText>
        </w:r>
      </w:ins>
      <w:ins w:id="39" w:author="Chris Satterlee" w:date="2022-02-28T17:28:00Z">
        <w:r w:rsidR="0000205B" w:rsidRPr="005153AD">
          <w:rPr>
            <w:rStyle w:val="Hyperlink"/>
            <w:noProof/>
          </w:rPr>
        </w:r>
      </w:ins>
      <w:ins w:id="40" w:author="Chris Satterlee" w:date="2022-02-03T16:19:00Z">
        <w:r w:rsidRPr="005153AD">
          <w:rPr>
            <w:rStyle w:val="Hyperlink"/>
            <w:noProof/>
          </w:rPr>
          <w:fldChar w:fldCharType="separate"/>
        </w:r>
        <w:r w:rsidRPr="005153AD">
          <w:rPr>
            <w:rStyle w:val="Hyperlink"/>
            <w:noProof/>
          </w:rPr>
          <w:t>Step 4: Gather / buy tools</w:t>
        </w:r>
        <w:r>
          <w:rPr>
            <w:noProof/>
            <w:webHidden/>
          </w:rPr>
          <w:tab/>
        </w:r>
        <w:r>
          <w:rPr>
            <w:noProof/>
            <w:webHidden/>
          </w:rPr>
          <w:fldChar w:fldCharType="begin"/>
        </w:r>
        <w:r>
          <w:rPr>
            <w:noProof/>
            <w:webHidden/>
          </w:rPr>
          <w:instrText xml:space="preserve"> PAGEREF _Toc94797588 \h </w:instrText>
        </w:r>
      </w:ins>
      <w:r>
        <w:rPr>
          <w:noProof/>
          <w:webHidden/>
        </w:rPr>
      </w:r>
      <w:r>
        <w:rPr>
          <w:noProof/>
          <w:webHidden/>
        </w:rPr>
        <w:fldChar w:fldCharType="separate"/>
      </w:r>
      <w:ins w:id="41" w:author="Chris Satterlee" w:date="2022-02-28T17:28:00Z">
        <w:r w:rsidR="0000205B">
          <w:rPr>
            <w:noProof/>
            <w:webHidden/>
          </w:rPr>
          <w:t>12</w:t>
        </w:r>
      </w:ins>
      <w:ins w:id="42" w:author="Chris Satterlee" w:date="2022-02-03T16:19:00Z">
        <w:r>
          <w:rPr>
            <w:noProof/>
            <w:webHidden/>
          </w:rPr>
          <w:fldChar w:fldCharType="end"/>
        </w:r>
        <w:r w:rsidRPr="005153AD">
          <w:rPr>
            <w:rStyle w:val="Hyperlink"/>
            <w:noProof/>
          </w:rPr>
          <w:fldChar w:fldCharType="end"/>
        </w:r>
      </w:ins>
    </w:p>
    <w:p w14:paraId="4D5A9F41" w14:textId="022043A5" w:rsidR="00AA47A7" w:rsidRDefault="00AA47A7" w:rsidP="0000205B">
      <w:pPr>
        <w:pStyle w:val="TOC1"/>
        <w:rPr>
          <w:ins w:id="43" w:author="Chris Satterlee" w:date="2022-02-03T16:19:00Z"/>
          <w:noProof/>
          <w:lang w:eastAsia="ja-JP"/>
        </w:rPr>
      </w:pPr>
      <w:ins w:id="44"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"_Toc94797589"</w:instrText>
        </w:r>
        <w:r w:rsidRPr="005153AD">
          <w:rPr>
            <w:rStyle w:val="Hyperlink"/>
            <w:noProof/>
          </w:rPr>
          <w:instrText xml:space="preserve"> </w:instrText>
        </w:r>
      </w:ins>
      <w:ins w:id="45" w:author="Chris Satterlee" w:date="2022-02-28T17:28:00Z">
        <w:r w:rsidR="0000205B" w:rsidRPr="005153AD">
          <w:rPr>
            <w:rStyle w:val="Hyperlink"/>
            <w:noProof/>
          </w:rPr>
        </w:r>
      </w:ins>
      <w:ins w:id="46" w:author="Chris Satterlee" w:date="2022-02-03T16:19:00Z">
        <w:r w:rsidRPr="005153AD">
          <w:rPr>
            <w:rStyle w:val="Hyperlink"/>
            <w:noProof/>
          </w:rPr>
          <w:fldChar w:fldCharType="separate"/>
        </w:r>
        <w:r w:rsidRPr="005153AD">
          <w:rPr>
            <w:rStyle w:val="Hyperlink"/>
            <w:noProof/>
          </w:rPr>
          <w:t>Step 5: Modify Perma-Proto</w:t>
        </w:r>
        <w:r>
          <w:rPr>
            <w:noProof/>
            <w:webHidden/>
          </w:rPr>
          <w:tab/>
        </w:r>
        <w:r>
          <w:rPr>
            <w:noProof/>
            <w:webHidden/>
          </w:rPr>
          <w:fldChar w:fldCharType="begin"/>
        </w:r>
        <w:r>
          <w:rPr>
            <w:noProof/>
            <w:webHidden/>
          </w:rPr>
          <w:instrText xml:space="preserve"> PAGEREF _Toc94797589 \h </w:instrText>
        </w:r>
      </w:ins>
      <w:r>
        <w:rPr>
          <w:noProof/>
          <w:webHidden/>
        </w:rPr>
      </w:r>
      <w:r>
        <w:rPr>
          <w:noProof/>
          <w:webHidden/>
        </w:rPr>
        <w:fldChar w:fldCharType="separate"/>
      </w:r>
      <w:ins w:id="47" w:author="Chris Satterlee" w:date="2022-02-28T17:28:00Z">
        <w:r w:rsidR="0000205B">
          <w:rPr>
            <w:noProof/>
            <w:webHidden/>
          </w:rPr>
          <w:t>13</w:t>
        </w:r>
      </w:ins>
      <w:ins w:id="48" w:author="Chris Satterlee" w:date="2022-02-03T16:19:00Z">
        <w:r>
          <w:rPr>
            <w:noProof/>
            <w:webHidden/>
          </w:rPr>
          <w:fldChar w:fldCharType="end"/>
        </w:r>
        <w:r w:rsidRPr="005153AD">
          <w:rPr>
            <w:rStyle w:val="Hyperlink"/>
            <w:noProof/>
          </w:rPr>
          <w:fldChar w:fldCharType="end"/>
        </w:r>
      </w:ins>
    </w:p>
    <w:p w14:paraId="289C5ECD" w14:textId="72324AA1" w:rsidR="00AA47A7" w:rsidRDefault="00AA47A7" w:rsidP="0000205B">
      <w:pPr>
        <w:pStyle w:val="TOC1"/>
        <w:rPr>
          <w:ins w:id="49" w:author="Chris Satterlee" w:date="2022-02-03T16:19:00Z"/>
          <w:noProof/>
          <w:lang w:eastAsia="ja-JP"/>
        </w:rPr>
      </w:pPr>
      <w:ins w:id="50"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"_Toc94797590"</w:instrText>
        </w:r>
        <w:r w:rsidRPr="005153AD">
          <w:rPr>
            <w:rStyle w:val="Hyperlink"/>
            <w:noProof/>
          </w:rPr>
          <w:instrText xml:space="preserve"> </w:instrText>
        </w:r>
      </w:ins>
      <w:ins w:id="51" w:author="Chris Satterlee" w:date="2022-02-28T17:28:00Z">
        <w:r w:rsidR="0000205B" w:rsidRPr="005153AD">
          <w:rPr>
            <w:rStyle w:val="Hyperlink"/>
            <w:noProof/>
          </w:rPr>
        </w:r>
      </w:ins>
      <w:ins w:id="52" w:author="Chris Satterlee" w:date="2022-02-03T16:19:00Z">
        <w:r w:rsidRPr="005153AD">
          <w:rPr>
            <w:rStyle w:val="Hyperlink"/>
            <w:noProof/>
          </w:rPr>
          <w:fldChar w:fldCharType="separate"/>
        </w:r>
        <w:r w:rsidRPr="005153AD">
          <w:rPr>
            <w:rStyle w:val="Hyperlink"/>
            <w:noProof/>
          </w:rPr>
          <w:t>Step 6: Manually test the relay module</w:t>
        </w:r>
        <w:r>
          <w:rPr>
            <w:noProof/>
            <w:webHidden/>
          </w:rPr>
          <w:tab/>
        </w:r>
        <w:r>
          <w:rPr>
            <w:noProof/>
            <w:webHidden/>
          </w:rPr>
          <w:fldChar w:fldCharType="begin"/>
        </w:r>
        <w:r>
          <w:rPr>
            <w:noProof/>
            <w:webHidden/>
          </w:rPr>
          <w:instrText xml:space="preserve"> PAGEREF _Toc94797590 \h </w:instrText>
        </w:r>
      </w:ins>
      <w:r>
        <w:rPr>
          <w:noProof/>
          <w:webHidden/>
        </w:rPr>
      </w:r>
      <w:r>
        <w:rPr>
          <w:noProof/>
          <w:webHidden/>
        </w:rPr>
        <w:fldChar w:fldCharType="separate"/>
      </w:r>
      <w:ins w:id="53" w:author="Chris Satterlee" w:date="2022-02-28T17:28:00Z">
        <w:r w:rsidR="0000205B">
          <w:rPr>
            <w:noProof/>
            <w:webHidden/>
          </w:rPr>
          <w:t>13</w:t>
        </w:r>
      </w:ins>
      <w:ins w:id="54" w:author="Chris Satterlee" w:date="2022-02-03T16:19:00Z">
        <w:r>
          <w:rPr>
            <w:noProof/>
            <w:webHidden/>
          </w:rPr>
          <w:fldChar w:fldCharType="end"/>
        </w:r>
        <w:r w:rsidRPr="005153AD">
          <w:rPr>
            <w:rStyle w:val="Hyperlink"/>
            <w:noProof/>
          </w:rPr>
          <w:fldChar w:fldCharType="end"/>
        </w:r>
      </w:ins>
    </w:p>
    <w:p w14:paraId="11ED9E51" w14:textId="7AAECBA7" w:rsidR="00AA47A7" w:rsidRDefault="00AA47A7" w:rsidP="0000205B">
      <w:pPr>
        <w:pStyle w:val="TOC1"/>
        <w:rPr>
          <w:ins w:id="55" w:author="Chris Satterlee" w:date="2022-02-03T16:19:00Z"/>
          <w:noProof/>
          <w:lang w:eastAsia="ja-JP"/>
        </w:rPr>
      </w:pPr>
      <w:ins w:id="56"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"_Toc94797591"</w:instrText>
        </w:r>
        <w:r w:rsidRPr="005153AD">
          <w:rPr>
            <w:rStyle w:val="Hyperlink"/>
            <w:noProof/>
          </w:rPr>
          <w:instrText xml:space="preserve"> </w:instrText>
        </w:r>
      </w:ins>
      <w:ins w:id="57" w:author="Chris Satterlee" w:date="2022-02-28T17:28:00Z">
        <w:r w:rsidR="0000205B" w:rsidRPr="005153AD">
          <w:rPr>
            <w:rStyle w:val="Hyperlink"/>
            <w:noProof/>
          </w:rPr>
        </w:r>
      </w:ins>
      <w:ins w:id="58" w:author="Chris Satterlee" w:date="2022-02-03T16:19:00Z">
        <w:r w:rsidRPr="005153AD">
          <w:rPr>
            <w:rStyle w:val="Hyperlink"/>
            <w:noProof/>
          </w:rPr>
          <w:fldChar w:fldCharType="separate"/>
        </w:r>
        <w:r w:rsidRPr="005153AD">
          <w:rPr>
            <w:rStyle w:val="Hyperlink"/>
            <w:noProof/>
          </w:rPr>
          <w:t>Step 7: Prepare for Soldering</w:t>
        </w:r>
        <w:r>
          <w:rPr>
            <w:noProof/>
            <w:webHidden/>
          </w:rPr>
          <w:tab/>
        </w:r>
        <w:r>
          <w:rPr>
            <w:noProof/>
            <w:webHidden/>
          </w:rPr>
          <w:fldChar w:fldCharType="begin"/>
        </w:r>
        <w:r>
          <w:rPr>
            <w:noProof/>
            <w:webHidden/>
          </w:rPr>
          <w:instrText xml:space="preserve"> PAGEREF _Toc94797591 \h </w:instrText>
        </w:r>
      </w:ins>
      <w:r>
        <w:rPr>
          <w:noProof/>
          <w:webHidden/>
        </w:rPr>
      </w:r>
      <w:r>
        <w:rPr>
          <w:noProof/>
          <w:webHidden/>
        </w:rPr>
        <w:fldChar w:fldCharType="separate"/>
      </w:r>
      <w:ins w:id="59" w:author="Chris Satterlee" w:date="2022-02-28T17:28:00Z">
        <w:r w:rsidR="0000205B">
          <w:rPr>
            <w:noProof/>
            <w:webHidden/>
          </w:rPr>
          <w:t>15</w:t>
        </w:r>
      </w:ins>
      <w:ins w:id="60" w:author="Chris Satterlee" w:date="2022-02-03T16:19:00Z">
        <w:r>
          <w:rPr>
            <w:noProof/>
            <w:webHidden/>
          </w:rPr>
          <w:fldChar w:fldCharType="end"/>
        </w:r>
        <w:r w:rsidRPr="005153AD">
          <w:rPr>
            <w:rStyle w:val="Hyperlink"/>
            <w:noProof/>
          </w:rPr>
          <w:fldChar w:fldCharType="end"/>
        </w:r>
      </w:ins>
    </w:p>
    <w:p w14:paraId="63DF339C" w14:textId="2F744B45" w:rsidR="00AA47A7" w:rsidRDefault="00AA47A7" w:rsidP="0000205B">
      <w:pPr>
        <w:pStyle w:val="TOC1"/>
        <w:rPr>
          <w:ins w:id="61" w:author="Chris Satterlee" w:date="2022-02-03T16:19:00Z"/>
          <w:noProof/>
          <w:lang w:eastAsia="ja-JP"/>
        </w:rPr>
      </w:pPr>
      <w:ins w:id="62"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"_Toc94797592"</w:instrText>
        </w:r>
        <w:r w:rsidRPr="005153AD">
          <w:rPr>
            <w:rStyle w:val="Hyperlink"/>
            <w:noProof/>
          </w:rPr>
          <w:instrText xml:space="preserve"> </w:instrText>
        </w:r>
      </w:ins>
      <w:ins w:id="63" w:author="Chris Satterlee" w:date="2022-02-28T17:28:00Z">
        <w:r w:rsidR="0000205B" w:rsidRPr="005153AD">
          <w:rPr>
            <w:rStyle w:val="Hyperlink"/>
            <w:noProof/>
          </w:rPr>
        </w:r>
      </w:ins>
      <w:ins w:id="64" w:author="Chris Satterlee" w:date="2022-02-03T16:19:00Z">
        <w:r w:rsidRPr="005153AD">
          <w:rPr>
            <w:rStyle w:val="Hyperlink"/>
            <w:noProof/>
          </w:rPr>
          <w:fldChar w:fldCharType="separate"/>
        </w:r>
        <w:r w:rsidRPr="005153AD">
          <w:rPr>
            <w:rStyle w:val="Hyperlink"/>
            <w:noProof/>
          </w:rPr>
          <w:t>Step 8: BLACK (ground) wires</w:t>
        </w:r>
        <w:r>
          <w:rPr>
            <w:noProof/>
            <w:webHidden/>
          </w:rPr>
          <w:tab/>
        </w:r>
        <w:r>
          <w:rPr>
            <w:noProof/>
            <w:webHidden/>
          </w:rPr>
          <w:fldChar w:fldCharType="begin"/>
        </w:r>
        <w:r>
          <w:rPr>
            <w:noProof/>
            <w:webHidden/>
          </w:rPr>
          <w:instrText xml:space="preserve"> PAGEREF _Toc94797592 \h </w:instrText>
        </w:r>
      </w:ins>
      <w:r>
        <w:rPr>
          <w:noProof/>
          <w:webHidden/>
        </w:rPr>
      </w:r>
      <w:r>
        <w:rPr>
          <w:noProof/>
          <w:webHidden/>
        </w:rPr>
        <w:fldChar w:fldCharType="separate"/>
      </w:r>
      <w:ins w:id="65" w:author="Chris Satterlee" w:date="2022-02-28T17:28:00Z">
        <w:r w:rsidR="0000205B">
          <w:rPr>
            <w:noProof/>
            <w:webHidden/>
          </w:rPr>
          <w:t>18</w:t>
        </w:r>
      </w:ins>
      <w:ins w:id="66" w:author="Chris Satterlee" w:date="2022-02-03T16:19:00Z">
        <w:r>
          <w:rPr>
            <w:noProof/>
            <w:webHidden/>
          </w:rPr>
          <w:fldChar w:fldCharType="end"/>
        </w:r>
        <w:r w:rsidRPr="005153AD">
          <w:rPr>
            <w:rStyle w:val="Hyperlink"/>
            <w:noProof/>
          </w:rPr>
          <w:fldChar w:fldCharType="end"/>
        </w:r>
      </w:ins>
    </w:p>
    <w:p w14:paraId="04CBCBA1" w14:textId="5633CDF7" w:rsidR="00AA47A7" w:rsidRDefault="00AA47A7" w:rsidP="0000205B">
      <w:pPr>
        <w:pStyle w:val="TOC1"/>
        <w:rPr>
          <w:ins w:id="67" w:author="Chris Satterlee" w:date="2022-02-03T16:19:00Z"/>
          <w:noProof/>
          <w:lang w:eastAsia="ja-JP"/>
        </w:rPr>
      </w:pPr>
      <w:ins w:id="68"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"_Toc94797593"</w:instrText>
        </w:r>
        <w:r w:rsidRPr="005153AD">
          <w:rPr>
            <w:rStyle w:val="Hyperlink"/>
            <w:noProof/>
          </w:rPr>
          <w:instrText xml:space="preserve"> </w:instrText>
        </w:r>
      </w:ins>
      <w:ins w:id="69" w:author="Chris Satterlee" w:date="2022-02-28T17:28:00Z">
        <w:r w:rsidR="0000205B" w:rsidRPr="005153AD">
          <w:rPr>
            <w:rStyle w:val="Hyperlink"/>
            <w:noProof/>
          </w:rPr>
        </w:r>
      </w:ins>
      <w:ins w:id="70" w:author="Chris Satterlee" w:date="2022-02-03T16:19:00Z">
        <w:r w:rsidRPr="005153AD">
          <w:rPr>
            <w:rStyle w:val="Hyperlink"/>
            <w:noProof/>
          </w:rPr>
          <w:fldChar w:fldCharType="separate"/>
        </w:r>
        <w:r w:rsidRPr="005153AD">
          <w:rPr>
            <w:rStyle w:val="Hyperlink"/>
            <w:noProof/>
          </w:rPr>
          <w:t>Step 9: RED (+5V) wires</w:t>
        </w:r>
        <w:r>
          <w:rPr>
            <w:noProof/>
            <w:webHidden/>
          </w:rPr>
          <w:tab/>
        </w:r>
        <w:r>
          <w:rPr>
            <w:noProof/>
            <w:webHidden/>
          </w:rPr>
          <w:fldChar w:fldCharType="begin"/>
        </w:r>
        <w:r>
          <w:rPr>
            <w:noProof/>
            <w:webHidden/>
          </w:rPr>
          <w:instrText xml:space="preserve"> PAGEREF _Toc94797593 \h </w:instrText>
        </w:r>
      </w:ins>
      <w:r>
        <w:rPr>
          <w:noProof/>
          <w:webHidden/>
        </w:rPr>
      </w:r>
      <w:r>
        <w:rPr>
          <w:noProof/>
          <w:webHidden/>
        </w:rPr>
        <w:fldChar w:fldCharType="separate"/>
      </w:r>
      <w:ins w:id="71" w:author="Chris Satterlee" w:date="2022-02-28T17:28:00Z">
        <w:r w:rsidR="0000205B">
          <w:rPr>
            <w:noProof/>
            <w:webHidden/>
          </w:rPr>
          <w:t>20</w:t>
        </w:r>
      </w:ins>
      <w:ins w:id="72" w:author="Chris Satterlee" w:date="2022-02-03T16:19:00Z">
        <w:r>
          <w:rPr>
            <w:noProof/>
            <w:webHidden/>
          </w:rPr>
          <w:fldChar w:fldCharType="end"/>
        </w:r>
        <w:r w:rsidRPr="005153AD">
          <w:rPr>
            <w:rStyle w:val="Hyperlink"/>
            <w:noProof/>
          </w:rPr>
          <w:fldChar w:fldCharType="end"/>
        </w:r>
      </w:ins>
    </w:p>
    <w:p w14:paraId="194F9ECE" w14:textId="759EF00B" w:rsidR="00AA47A7" w:rsidRDefault="00AA47A7" w:rsidP="0000205B">
      <w:pPr>
        <w:pStyle w:val="TOC1"/>
        <w:rPr>
          <w:ins w:id="73" w:author="Chris Satterlee" w:date="2022-02-03T16:19:00Z"/>
          <w:noProof/>
          <w:lang w:eastAsia="ja-JP"/>
        </w:rPr>
      </w:pPr>
      <w:ins w:id="74"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"_Toc94797594"</w:instrText>
        </w:r>
        <w:r w:rsidRPr="005153AD">
          <w:rPr>
            <w:rStyle w:val="Hyperlink"/>
            <w:noProof/>
          </w:rPr>
          <w:instrText xml:space="preserve"> </w:instrText>
        </w:r>
      </w:ins>
      <w:ins w:id="75" w:author="Chris Satterlee" w:date="2022-02-28T17:28:00Z">
        <w:r w:rsidR="0000205B" w:rsidRPr="005153AD">
          <w:rPr>
            <w:rStyle w:val="Hyperlink"/>
            <w:noProof/>
          </w:rPr>
        </w:r>
      </w:ins>
      <w:ins w:id="76" w:author="Chris Satterlee" w:date="2022-02-03T16:19:00Z">
        <w:r w:rsidRPr="005153AD">
          <w:rPr>
            <w:rStyle w:val="Hyperlink"/>
            <w:noProof/>
          </w:rPr>
          <w:fldChar w:fldCharType="separate"/>
        </w:r>
        <w:r w:rsidRPr="005153AD">
          <w:rPr>
            <w:rStyle w:val="Hyperlink"/>
            <w:noProof/>
          </w:rPr>
          <w:t>Step 10: BLUE (and one GREEN) wires</w:t>
        </w:r>
        <w:r>
          <w:rPr>
            <w:noProof/>
            <w:webHidden/>
          </w:rPr>
          <w:tab/>
        </w:r>
        <w:r>
          <w:rPr>
            <w:noProof/>
            <w:webHidden/>
          </w:rPr>
          <w:fldChar w:fldCharType="begin"/>
        </w:r>
        <w:r>
          <w:rPr>
            <w:noProof/>
            <w:webHidden/>
          </w:rPr>
          <w:instrText xml:space="preserve"> PAGEREF _Toc94797594 \h </w:instrText>
        </w:r>
      </w:ins>
      <w:r>
        <w:rPr>
          <w:noProof/>
          <w:webHidden/>
        </w:rPr>
      </w:r>
      <w:r>
        <w:rPr>
          <w:noProof/>
          <w:webHidden/>
        </w:rPr>
        <w:fldChar w:fldCharType="separate"/>
      </w:r>
      <w:ins w:id="77" w:author="Chris Satterlee" w:date="2022-02-28T17:28:00Z">
        <w:r w:rsidR="0000205B">
          <w:rPr>
            <w:noProof/>
            <w:webHidden/>
          </w:rPr>
          <w:t>21</w:t>
        </w:r>
      </w:ins>
      <w:ins w:id="78" w:author="Chris Satterlee" w:date="2022-02-03T16:19:00Z">
        <w:r>
          <w:rPr>
            <w:noProof/>
            <w:webHidden/>
          </w:rPr>
          <w:fldChar w:fldCharType="end"/>
        </w:r>
        <w:r w:rsidRPr="005153AD">
          <w:rPr>
            <w:rStyle w:val="Hyperlink"/>
            <w:noProof/>
          </w:rPr>
          <w:fldChar w:fldCharType="end"/>
        </w:r>
      </w:ins>
    </w:p>
    <w:p w14:paraId="1E8C0AF9" w14:textId="2E389755" w:rsidR="00AA47A7" w:rsidRDefault="00AA47A7" w:rsidP="0000205B">
      <w:pPr>
        <w:pStyle w:val="TOC1"/>
        <w:rPr>
          <w:ins w:id="79" w:author="Chris Satterlee" w:date="2022-02-03T16:19:00Z"/>
          <w:noProof/>
          <w:lang w:eastAsia="ja-JP"/>
        </w:rPr>
      </w:pPr>
      <w:ins w:id="80"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"_Toc94797595"</w:instrText>
        </w:r>
        <w:r w:rsidRPr="005153AD">
          <w:rPr>
            <w:rStyle w:val="Hyperlink"/>
            <w:noProof/>
          </w:rPr>
          <w:instrText xml:space="preserve"> </w:instrText>
        </w:r>
      </w:ins>
      <w:ins w:id="81" w:author="Chris Satterlee" w:date="2022-02-28T17:28:00Z">
        <w:r w:rsidR="0000205B" w:rsidRPr="005153AD">
          <w:rPr>
            <w:rStyle w:val="Hyperlink"/>
            <w:noProof/>
          </w:rPr>
        </w:r>
      </w:ins>
      <w:ins w:id="82" w:author="Chris Satterlee" w:date="2022-02-03T16:19:00Z">
        <w:r w:rsidRPr="005153AD">
          <w:rPr>
            <w:rStyle w:val="Hyperlink"/>
            <w:noProof/>
          </w:rPr>
          <w:fldChar w:fldCharType="separate"/>
        </w:r>
        <w:r w:rsidRPr="005153AD">
          <w:rPr>
            <w:rStyle w:val="Hyperlink"/>
            <w:noProof/>
          </w:rPr>
          <w:t>Step 11: 1/4W resistors</w:t>
        </w:r>
        <w:r>
          <w:rPr>
            <w:noProof/>
            <w:webHidden/>
          </w:rPr>
          <w:tab/>
        </w:r>
        <w:r>
          <w:rPr>
            <w:noProof/>
            <w:webHidden/>
          </w:rPr>
          <w:fldChar w:fldCharType="begin"/>
        </w:r>
        <w:r>
          <w:rPr>
            <w:noProof/>
            <w:webHidden/>
          </w:rPr>
          <w:instrText xml:space="preserve"> PAGEREF _Toc94797595 \h </w:instrText>
        </w:r>
      </w:ins>
      <w:r>
        <w:rPr>
          <w:noProof/>
          <w:webHidden/>
        </w:rPr>
      </w:r>
      <w:r>
        <w:rPr>
          <w:noProof/>
          <w:webHidden/>
        </w:rPr>
        <w:fldChar w:fldCharType="separate"/>
      </w:r>
      <w:ins w:id="83" w:author="Chris Satterlee" w:date="2022-02-28T17:28:00Z">
        <w:r w:rsidR="0000205B">
          <w:rPr>
            <w:noProof/>
            <w:webHidden/>
          </w:rPr>
          <w:t>22</w:t>
        </w:r>
      </w:ins>
      <w:ins w:id="84" w:author="Chris Satterlee" w:date="2022-02-03T16:19:00Z">
        <w:r>
          <w:rPr>
            <w:noProof/>
            <w:webHidden/>
          </w:rPr>
          <w:fldChar w:fldCharType="end"/>
        </w:r>
        <w:r w:rsidRPr="005153AD">
          <w:rPr>
            <w:rStyle w:val="Hyperlink"/>
            <w:noProof/>
          </w:rPr>
          <w:fldChar w:fldCharType="end"/>
        </w:r>
      </w:ins>
    </w:p>
    <w:p w14:paraId="7D8DA687" w14:textId="3A452D33" w:rsidR="00AA47A7" w:rsidRDefault="00AA47A7" w:rsidP="0000205B">
      <w:pPr>
        <w:pStyle w:val="TOC1"/>
        <w:rPr>
          <w:ins w:id="85" w:author="Chris Satterlee" w:date="2022-02-03T16:19:00Z"/>
          <w:noProof/>
          <w:lang w:eastAsia="ja-JP"/>
        </w:rPr>
      </w:pPr>
      <w:ins w:id="86"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"_Toc94797596"</w:instrText>
        </w:r>
        <w:r w:rsidRPr="005153AD">
          <w:rPr>
            <w:rStyle w:val="Hyperlink"/>
            <w:noProof/>
          </w:rPr>
          <w:instrText xml:space="preserve"> </w:instrText>
        </w:r>
      </w:ins>
      <w:ins w:id="87" w:author="Chris Satterlee" w:date="2022-02-28T17:28:00Z">
        <w:r w:rsidR="0000205B" w:rsidRPr="005153AD">
          <w:rPr>
            <w:rStyle w:val="Hyperlink"/>
            <w:noProof/>
          </w:rPr>
        </w:r>
      </w:ins>
      <w:ins w:id="88" w:author="Chris Satterlee" w:date="2022-02-03T16:19:00Z">
        <w:r w:rsidRPr="005153AD">
          <w:rPr>
            <w:rStyle w:val="Hyperlink"/>
            <w:noProof/>
          </w:rPr>
          <w:fldChar w:fldCharType="separate"/>
        </w:r>
        <w:r w:rsidRPr="005153AD">
          <w:rPr>
            <w:rStyle w:val="Hyperlink"/>
            <w:noProof/>
          </w:rPr>
          <w:t>Step 12: IC sockets</w:t>
        </w:r>
        <w:r>
          <w:rPr>
            <w:noProof/>
            <w:webHidden/>
          </w:rPr>
          <w:tab/>
        </w:r>
        <w:r>
          <w:rPr>
            <w:noProof/>
            <w:webHidden/>
          </w:rPr>
          <w:fldChar w:fldCharType="begin"/>
        </w:r>
        <w:r>
          <w:rPr>
            <w:noProof/>
            <w:webHidden/>
          </w:rPr>
          <w:instrText xml:space="preserve"> PAGEREF _Toc94797596 \h </w:instrText>
        </w:r>
      </w:ins>
      <w:r>
        <w:rPr>
          <w:noProof/>
          <w:webHidden/>
        </w:rPr>
      </w:r>
      <w:r>
        <w:rPr>
          <w:noProof/>
          <w:webHidden/>
        </w:rPr>
        <w:fldChar w:fldCharType="separate"/>
      </w:r>
      <w:ins w:id="89" w:author="Chris Satterlee" w:date="2022-02-28T17:28:00Z">
        <w:r w:rsidR="0000205B">
          <w:rPr>
            <w:noProof/>
            <w:webHidden/>
          </w:rPr>
          <w:t>24</w:t>
        </w:r>
      </w:ins>
      <w:ins w:id="90" w:author="Chris Satterlee" w:date="2022-02-03T16:19:00Z">
        <w:r>
          <w:rPr>
            <w:noProof/>
            <w:webHidden/>
          </w:rPr>
          <w:fldChar w:fldCharType="end"/>
        </w:r>
        <w:r w:rsidRPr="005153AD">
          <w:rPr>
            <w:rStyle w:val="Hyperlink"/>
            <w:noProof/>
          </w:rPr>
          <w:fldChar w:fldCharType="end"/>
        </w:r>
      </w:ins>
    </w:p>
    <w:p w14:paraId="3E3A9276" w14:textId="70A730ED" w:rsidR="00AA47A7" w:rsidRDefault="00AA47A7" w:rsidP="0000205B">
      <w:pPr>
        <w:pStyle w:val="TOC1"/>
        <w:rPr>
          <w:ins w:id="91" w:author="Chris Satterlee" w:date="2022-02-03T16:19:00Z"/>
          <w:noProof/>
          <w:lang w:eastAsia="ja-JP"/>
        </w:rPr>
      </w:pPr>
      <w:ins w:id="92"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"_Toc94797597"</w:instrText>
        </w:r>
        <w:r w:rsidRPr="005153AD">
          <w:rPr>
            <w:rStyle w:val="Hyperlink"/>
            <w:noProof/>
          </w:rPr>
          <w:instrText xml:space="preserve"> </w:instrText>
        </w:r>
      </w:ins>
      <w:ins w:id="93" w:author="Chris Satterlee" w:date="2022-02-28T17:28:00Z">
        <w:r w:rsidR="0000205B" w:rsidRPr="005153AD">
          <w:rPr>
            <w:rStyle w:val="Hyperlink"/>
            <w:noProof/>
          </w:rPr>
        </w:r>
      </w:ins>
      <w:ins w:id="94" w:author="Chris Satterlee" w:date="2022-02-03T16:19:00Z">
        <w:r w:rsidRPr="005153AD">
          <w:rPr>
            <w:rStyle w:val="Hyperlink"/>
            <w:noProof/>
          </w:rPr>
          <w:fldChar w:fldCharType="separate"/>
        </w:r>
        <w:r w:rsidRPr="005153AD">
          <w:rPr>
            <w:rStyle w:val="Hyperlink"/>
            <w:noProof/>
          </w:rPr>
          <w:t>Step 13: Filter capacitors</w:t>
        </w:r>
        <w:r>
          <w:rPr>
            <w:noProof/>
            <w:webHidden/>
          </w:rPr>
          <w:tab/>
        </w:r>
        <w:r>
          <w:rPr>
            <w:noProof/>
            <w:webHidden/>
          </w:rPr>
          <w:fldChar w:fldCharType="begin"/>
        </w:r>
        <w:r>
          <w:rPr>
            <w:noProof/>
            <w:webHidden/>
          </w:rPr>
          <w:instrText xml:space="preserve"> PAGEREF _Toc94797597 \h </w:instrText>
        </w:r>
      </w:ins>
      <w:r>
        <w:rPr>
          <w:noProof/>
          <w:webHidden/>
        </w:rPr>
      </w:r>
      <w:r>
        <w:rPr>
          <w:noProof/>
          <w:webHidden/>
        </w:rPr>
        <w:fldChar w:fldCharType="separate"/>
      </w:r>
      <w:ins w:id="95" w:author="Chris Satterlee" w:date="2022-02-28T17:28:00Z">
        <w:r w:rsidR="0000205B">
          <w:rPr>
            <w:noProof/>
            <w:webHidden/>
          </w:rPr>
          <w:t>27</w:t>
        </w:r>
      </w:ins>
      <w:ins w:id="96" w:author="Chris Satterlee" w:date="2022-02-03T16:19:00Z">
        <w:r>
          <w:rPr>
            <w:noProof/>
            <w:webHidden/>
          </w:rPr>
          <w:fldChar w:fldCharType="end"/>
        </w:r>
        <w:r w:rsidRPr="005153AD">
          <w:rPr>
            <w:rStyle w:val="Hyperlink"/>
            <w:noProof/>
          </w:rPr>
          <w:fldChar w:fldCharType="end"/>
        </w:r>
      </w:ins>
    </w:p>
    <w:p w14:paraId="681197CD" w14:textId="712AD384" w:rsidR="00AA47A7" w:rsidRDefault="00AA47A7" w:rsidP="0000205B">
      <w:pPr>
        <w:pStyle w:val="TOC1"/>
        <w:rPr>
          <w:ins w:id="97" w:author="Chris Satterlee" w:date="2022-02-03T16:19:00Z"/>
          <w:noProof/>
          <w:lang w:eastAsia="ja-JP"/>
        </w:rPr>
      </w:pPr>
      <w:ins w:id="98"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"_Toc94797598"</w:instrText>
        </w:r>
        <w:r w:rsidRPr="005153AD">
          <w:rPr>
            <w:rStyle w:val="Hyperlink"/>
            <w:noProof/>
          </w:rPr>
          <w:instrText xml:space="preserve"> </w:instrText>
        </w:r>
      </w:ins>
      <w:ins w:id="99" w:author="Chris Satterlee" w:date="2022-02-28T17:28:00Z">
        <w:r w:rsidR="0000205B" w:rsidRPr="005153AD">
          <w:rPr>
            <w:rStyle w:val="Hyperlink"/>
            <w:noProof/>
          </w:rPr>
        </w:r>
      </w:ins>
      <w:ins w:id="100" w:author="Chris Satterlee" w:date="2022-02-03T16:19:00Z">
        <w:r w:rsidRPr="005153AD">
          <w:rPr>
            <w:rStyle w:val="Hyperlink"/>
            <w:noProof/>
          </w:rPr>
          <w:fldChar w:fldCharType="separate"/>
        </w:r>
        <w:r w:rsidRPr="005153AD">
          <w:rPr>
            <w:rStyle w:val="Hyperlink"/>
            <w:noProof/>
          </w:rPr>
          <w:t>Step 14: Two more GREEN wires, one WHITE wire</w:t>
        </w:r>
        <w:r>
          <w:rPr>
            <w:noProof/>
            <w:webHidden/>
          </w:rPr>
          <w:tab/>
        </w:r>
        <w:r>
          <w:rPr>
            <w:noProof/>
            <w:webHidden/>
          </w:rPr>
          <w:fldChar w:fldCharType="begin"/>
        </w:r>
        <w:r>
          <w:rPr>
            <w:noProof/>
            <w:webHidden/>
          </w:rPr>
          <w:instrText xml:space="preserve"> PAGEREF _Toc94797598 \h </w:instrText>
        </w:r>
      </w:ins>
      <w:r>
        <w:rPr>
          <w:noProof/>
          <w:webHidden/>
        </w:rPr>
      </w:r>
      <w:r>
        <w:rPr>
          <w:noProof/>
          <w:webHidden/>
        </w:rPr>
        <w:fldChar w:fldCharType="separate"/>
      </w:r>
      <w:ins w:id="101" w:author="Chris Satterlee" w:date="2022-02-28T17:28:00Z">
        <w:r w:rsidR="0000205B">
          <w:rPr>
            <w:noProof/>
            <w:webHidden/>
          </w:rPr>
          <w:t>30</w:t>
        </w:r>
      </w:ins>
      <w:ins w:id="102" w:author="Chris Satterlee" w:date="2022-02-03T16:19:00Z">
        <w:r>
          <w:rPr>
            <w:noProof/>
            <w:webHidden/>
          </w:rPr>
          <w:fldChar w:fldCharType="end"/>
        </w:r>
        <w:r w:rsidRPr="005153AD">
          <w:rPr>
            <w:rStyle w:val="Hyperlink"/>
            <w:noProof/>
          </w:rPr>
          <w:fldChar w:fldCharType="end"/>
        </w:r>
      </w:ins>
    </w:p>
    <w:p w14:paraId="05F972A3" w14:textId="3552501E" w:rsidR="00AA47A7" w:rsidRDefault="00AA47A7" w:rsidP="0000205B">
      <w:pPr>
        <w:pStyle w:val="TOC1"/>
        <w:rPr>
          <w:ins w:id="103" w:author="Chris Satterlee" w:date="2022-02-03T16:19:00Z"/>
          <w:noProof/>
          <w:lang w:eastAsia="ja-JP"/>
        </w:rPr>
      </w:pPr>
      <w:ins w:id="104"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"_Toc94797599"</w:instrText>
        </w:r>
        <w:r w:rsidRPr="005153AD">
          <w:rPr>
            <w:rStyle w:val="Hyperlink"/>
            <w:noProof/>
          </w:rPr>
          <w:instrText xml:space="preserve"> </w:instrText>
        </w:r>
      </w:ins>
      <w:ins w:id="105" w:author="Chris Satterlee" w:date="2022-02-28T17:28:00Z">
        <w:r w:rsidR="0000205B" w:rsidRPr="005153AD">
          <w:rPr>
            <w:rStyle w:val="Hyperlink"/>
            <w:noProof/>
          </w:rPr>
        </w:r>
      </w:ins>
      <w:ins w:id="106" w:author="Chris Satterlee" w:date="2022-02-03T16:19:00Z">
        <w:r w:rsidRPr="005153AD">
          <w:rPr>
            <w:rStyle w:val="Hyperlink"/>
            <w:noProof/>
          </w:rPr>
          <w:fldChar w:fldCharType="separate"/>
        </w:r>
        <w:r w:rsidRPr="005153AD">
          <w:rPr>
            <w:rStyle w:val="Hyperlink"/>
            <w:noProof/>
          </w:rPr>
          <w:t>Step 15: Insert bleed resistor</w:t>
        </w:r>
        <w:r>
          <w:rPr>
            <w:noProof/>
            <w:webHidden/>
          </w:rPr>
          <w:tab/>
        </w:r>
        <w:r>
          <w:rPr>
            <w:noProof/>
            <w:webHidden/>
          </w:rPr>
          <w:fldChar w:fldCharType="begin"/>
        </w:r>
        <w:r>
          <w:rPr>
            <w:noProof/>
            <w:webHidden/>
          </w:rPr>
          <w:instrText xml:space="preserve"> PAGEREF _Toc94797599 \h </w:instrText>
        </w:r>
      </w:ins>
      <w:r>
        <w:rPr>
          <w:noProof/>
          <w:webHidden/>
        </w:rPr>
      </w:r>
      <w:r>
        <w:rPr>
          <w:noProof/>
          <w:webHidden/>
        </w:rPr>
        <w:fldChar w:fldCharType="separate"/>
      </w:r>
      <w:ins w:id="107" w:author="Chris Satterlee" w:date="2022-02-28T17:28:00Z">
        <w:r w:rsidR="0000205B">
          <w:rPr>
            <w:noProof/>
            <w:webHidden/>
          </w:rPr>
          <w:t>32</w:t>
        </w:r>
      </w:ins>
      <w:ins w:id="108" w:author="Chris Satterlee" w:date="2022-02-03T16:19:00Z">
        <w:r>
          <w:rPr>
            <w:noProof/>
            <w:webHidden/>
          </w:rPr>
          <w:fldChar w:fldCharType="end"/>
        </w:r>
        <w:r w:rsidRPr="005153AD">
          <w:rPr>
            <w:rStyle w:val="Hyperlink"/>
            <w:noProof/>
          </w:rPr>
          <w:fldChar w:fldCharType="end"/>
        </w:r>
      </w:ins>
    </w:p>
    <w:p w14:paraId="4DAF7E8D" w14:textId="0E60A615" w:rsidR="00AA47A7" w:rsidRDefault="00AA47A7" w:rsidP="0000205B">
      <w:pPr>
        <w:pStyle w:val="TOC1"/>
        <w:rPr>
          <w:ins w:id="109" w:author="Chris Satterlee" w:date="2022-02-03T16:19:00Z"/>
          <w:noProof/>
          <w:lang w:eastAsia="ja-JP"/>
        </w:rPr>
      </w:pPr>
      <w:ins w:id="110"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"_Toc94797600"</w:instrText>
        </w:r>
        <w:r w:rsidRPr="005153AD">
          <w:rPr>
            <w:rStyle w:val="Hyperlink"/>
            <w:noProof/>
          </w:rPr>
          <w:instrText xml:space="preserve"> </w:instrText>
        </w:r>
      </w:ins>
      <w:ins w:id="111" w:author="Chris Satterlee" w:date="2022-02-28T17:28:00Z">
        <w:r w:rsidR="0000205B" w:rsidRPr="005153AD">
          <w:rPr>
            <w:rStyle w:val="Hyperlink"/>
            <w:noProof/>
          </w:rPr>
        </w:r>
      </w:ins>
      <w:ins w:id="112" w:author="Chris Satterlee" w:date="2022-02-03T16:19:00Z">
        <w:r w:rsidRPr="005153AD">
          <w:rPr>
            <w:rStyle w:val="Hyperlink"/>
            <w:noProof/>
          </w:rPr>
          <w:fldChar w:fldCharType="separate"/>
        </w:r>
        <w:r w:rsidRPr="005153AD">
          <w:rPr>
            <w:rStyle w:val="Hyperlink"/>
            <w:noProof/>
          </w:rPr>
          <w:t>Step 16: Insert load capacitors</w:t>
        </w:r>
        <w:r>
          <w:rPr>
            <w:noProof/>
            <w:webHidden/>
          </w:rPr>
          <w:tab/>
        </w:r>
        <w:r>
          <w:rPr>
            <w:noProof/>
            <w:webHidden/>
          </w:rPr>
          <w:fldChar w:fldCharType="begin"/>
        </w:r>
        <w:r>
          <w:rPr>
            <w:noProof/>
            <w:webHidden/>
          </w:rPr>
          <w:instrText xml:space="preserve"> PAGEREF _Toc94797600 \h </w:instrText>
        </w:r>
      </w:ins>
      <w:r>
        <w:rPr>
          <w:noProof/>
          <w:webHidden/>
        </w:rPr>
      </w:r>
      <w:r>
        <w:rPr>
          <w:noProof/>
          <w:webHidden/>
        </w:rPr>
        <w:fldChar w:fldCharType="separate"/>
      </w:r>
      <w:ins w:id="113" w:author="Chris Satterlee" w:date="2022-02-28T17:28:00Z">
        <w:r w:rsidR="0000205B">
          <w:rPr>
            <w:noProof/>
            <w:webHidden/>
          </w:rPr>
          <w:t>32</w:t>
        </w:r>
      </w:ins>
      <w:ins w:id="114" w:author="Chris Satterlee" w:date="2022-02-03T16:19:00Z">
        <w:r>
          <w:rPr>
            <w:noProof/>
            <w:webHidden/>
          </w:rPr>
          <w:fldChar w:fldCharType="end"/>
        </w:r>
        <w:r w:rsidRPr="005153AD">
          <w:rPr>
            <w:rStyle w:val="Hyperlink"/>
            <w:noProof/>
          </w:rPr>
          <w:fldChar w:fldCharType="end"/>
        </w:r>
      </w:ins>
    </w:p>
    <w:p w14:paraId="6096CEEC" w14:textId="11F17E16" w:rsidR="00AA47A7" w:rsidRDefault="00AA47A7" w:rsidP="0000205B">
      <w:pPr>
        <w:pStyle w:val="TOC1"/>
        <w:rPr>
          <w:ins w:id="115" w:author="Chris Satterlee" w:date="2022-02-03T16:19:00Z"/>
          <w:noProof/>
          <w:lang w:eastAsia="ja-JP"/>
        </w:rPr>
      </w:pPr>
      <w:ins w:id="116"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"_Toc94797601"</w:instrText>
        </w:r>
        <w:r w:rsidRPr="005153AD">
          <w:rPr>
            <w:rStyle w:val="Hyperlink"/>
            <w:noProof/>
          </w:rPr>
          <w:instrText xml:space="preserve"> </w:instrText>
        </w:r>
      </w:ins>
      <w:ins w:id="117" w:author="Chris Satterlee" w:date="2022-02-28T17:28:00Z">
        <w:r w:rsidR="0000205B" w:rsidRPr="005153AD">
          <w:rPr>
            <w:rStyle w:val="Hyperlink"/>
            <w:noProof/>
          </w:rPr>
        </w:r>
      </w:ins>
      <w:ins w:id="118" w:author="Chris Satterlee" w:date="2022-02-03T16:19:00Z">
        <w:r w:rsidRPr="005153AD">
          <w:rPr>
            <w:rStyle w:val="Hyperlink"/>
            <w:noProof/>
          </w:rPr>
          <w:fldChar w:fldCharType="separate"/>
        </w:r>
        <w:r w:rsidRPr="005153AD">
          <w:rPr>
            <w:rStyle w:val="Hyperlink"/>
            <w:noProof/>
          </w:rPr>
          <w:t>Step 17: Solder bleed resistor</w:t>
        </w:r>
        <w:r>
          <w:rPr>
            <w:noProof/>
            <w:webHidden/>
          </w:rPr>
          <w:tab/>
        </w:r>
        <w:r>
          <w:rPr>
            <w:noProof/>
            <w:webHidden/>
          </w:rPr>
          <w:fldChar w:fldCharType="begin"/>
        </w:r>
        <w:r>
          <w:rPr>
            <w:noProof/>
            <w:webHidden/>
          </w:rPr>
          <w:instrText xml:space="preserve"> PAGEREF _Toc94797601 \h </w:instrText>
        </w:r>
      </w:ins>
      <w:r>
        <w:rPr>
          <w:noProof/>
          <w:webHidden/>
        </w:rPr>
      </w:r>
      <w:r>
        <w:rPr>
          <w:noProof/>
          <w:webHidden/>
        </w:rPr>
        <w:fldChar w:fldCharType="separate"/>
      </w:r>
      <w:ins w:id="119" w:author="Chris Satterlee" w:date="2022-02-28T17:28:00Z">
        <w:r w:rsidR="0000205B">
          <w:rPr>
            <w:noProof/>
            <w:webHidden/>
          </w:rPr>
          <w:t>33</w:t>
        </w:r>
      </w:ins>
      <w:ins w:id="120" w:author="Chris Satterlee" w:date="2022-02-03T16:19:00Z">
        <w:r>
          <w:rPr>
            <w:noProof/>
            <w:webHidden/>
          </w:rPr>
          <w:fldChar w:fldCharType="end"/>
        </w:r>
        <w:r w:rsidRPr="005153AD">
          <w:rPr>
            <w:rStyle w:val="Hyperlink"/>
            <w:noProof/>
          </w:rPr>
          <w:fldChar w:fldCharType="end"/>
        </w:r>
      </w:ins>
    </w:p>
    <w:p w14:paraId="148D1C90" w14:textId="6508291F" w:rsidR="00AA47A7" w:rsidRDefault="00AA47A7" w:rsidP="0000205B">
      <w:pPr>
        <w:pStyle w:val="TOC1"/>
        <w:rPr>
          <w:ins w:id="121" w:author="Chris Satterlee" w:date="2022-02-03T16:19:00Z"/>
          <w:noProof/>
          <w:lang w:eastAsia="ja-JP"/>
        </w:rPr>
      </w:pPr>
      <w:ins w:id="122"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"_Toc94797602"</w:instrText>
        </w:r>
        <w:r w:rsidRPr="005153AD">
          <w:rPr>
            <w:rStyle w:val="Hyperlink"/>
            <w:noProof/>
          </w:rPr>
          <w:instrText xml:space="preserve"> </w:instrText>
        </w:r>
      </w:ins>
      <w:ins w:id="123" w:author="Chris Satterlee" w:date="2022-02-28T17:28:00Z">
        <w:r w:rsidR="0000205B" w:rsidRPr="005153AD">
          <w:rPr>
            <w:rStyle w:val="Hyperlink"/>
            <w:noProof/>
          </w:rPr>
        </w:r>
      </w:ins>
      <w:ins w:id="124" w:author="Chris Satterlee" w:date="2022-02-03T16:19:00Z">
        <w:r w:rsidRPr="005153AD">
          <w:rPr>
            <w:rStyle w:val="Hyperlink"/>
            <w:noProof/>
          </w:rPr>
          <w:fldChar w:fldCharType="separate"/>
        </w:r>
        <w:r w:rsidRPr="005153AD">
          <w:rPr>
            <w:rStyle w:val="Hyperlink"/>
            <w:noProof/>
          </w:rPr>
          <w:t>Step 18: Shunt resistor</w:t>
        </w:r>
        <w:r>
          <w:rPr>
            <w:noProof/>
            <w:webHidden/>
          </w:rPr>
          <w:tab/>
        </w:r>
        <w:r>
          <w:rPr>
            <w:noProof/>
            <w:webHidden/>
          </w:rPr>
          <w:fldChar w:fldCharType="begin"/>
        </w:r>
        <w:r>
          <w:rPr>
            <w:noProof/>
            <w:webHidden/>
          </w:rPr>
          <w:instrText xml:space="preserve"> PAGEREF _Toc94797602 \h </w:instrText>
        </w:r>
      </w:ins>
      <w:r>
        <w:rPr>
          <w:noProof/>
          <w:webHidden/>
        </w:rPr>
      </w:r>
      <w:r>
        <w:rPr>
          <w:noProof/>
          <w:webHidden/>
        </w:rPr>
        <w:fldChar w:fldCharType="separate"/>
      </w:r>
      <w:ins w:id="125" w:author="Chris Satterlee" w:date="2022-02-28T17:28:00Z">
        <w:r w:rsidR="0000205B">
          <w:rPr>
            <w:noProof/>
            <w:webHidden/>
          </w:rPr>
          <w:t>33</w:t>
        </w:r>
      </w:ins>
      <w:ins w:id="126" w:author="Chris Satterlee" w:date="2022-02-03T16:19:00Z">
        <w:r>
          <w:rPr>
            <w:noProof/>
            <w:webHidden/>
          </w:rPr>
          <w:fldChar w:fldCharType="end"/>
        </w:r>
        <w:r w:rsidRPr="005153AD">
          <w:rPr>
            <w:rStyle w:val="Hyperlink"/>
            <w:noProof/>
          </w:rPr>
          <w:fldChar w:fldCharType="end"/>
        </w:r>
      </w:ins>
    </w:p>
    <w:p w14:paraId="048D7837" w14:textId="30ECDF67" w:rsidR="00AA47A7" w:rsidRDefault="00AA47A7" w:rsidP="0000205B">
      <w:pPr>
        <w:pStyle w:val="TOC1"/>
        <w:rPr>
          <w:ins w:id="127" w:author="Chris Satterlee" w:date="2022-02-03T16:19:00Z"/>
          <w:noProof/>
          <w:lang w:eastAsia="ja-JP"/>
        </w:rPr>
      </w:pPr>
      <w:ins w:id="128"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"_Toc94797603"</w:instrText>
        </w:r>
        <w:r w:rsidRPr="005153AD">
          <w:rPr>
            <w:rStyle w:val="Hyperlink"/>
            <w:noProof/>
          </w:rPr>
          <w:instrText xml:space="preserve"> </w:instrText>
        </w:r>
      </w:ins>
      <w:ins w:id="129" w:author="Chris Satterlee" w:date="2022-02-28T17:28:00Z">
        <w:r w:rsidR="0000205B" w:rsidRPr="005153AD">
          <w:rPr>
            <w:rStyle w:val="Hyperlink"/>
            <w:noProof/>
          </w:rPr>
        </w:r>
      </w:ins>
      <w:ins w:id="130" w:author="Chris Satterlee" w:date="2022-02-03T16:19:00Z">
        <w:r w:rsidRPr="005153AD">
          <w:rPr>
            <w:rStyle w:val="Hyperlink"/>
            <w:noProof/>
          </w:rPr>
          <w:fldChar w:fldCharType="separate"/>
        </w:r>
        <w:r w:rsidRPr="005153AD">
          <w:rPr>
            <w:rStyle w:val="Hyperlink"/>
            <w:noProof/>
          </w:rPr>
          <w:t>Step 19: Prepare load circuit zip cord</w:t>
        </w:r>
        <w:r>
          <w:rPr>
            <w:noProof/>
            <w:webHidden/>
          </w:rPr>
          <w:tab/>
        </w:r>
        <w:r>
          <w:rPr>
            <w:noProof/>
            <w:webHidden/>
          </w:rPr>
          <w:fldChar w:fldCharType="begin"/>
        </w:r>
        <w:r>
          <w:rPr>
            <w:noProof/>
            <w:webHidden/>
          </w:rPr>
          <w:instrText xml:space="preserve"> PAGEREF _Toc94797603 \h </w:instrText>
        </w:r>
      </w:ins>
      <w:r>
        <w:rPr>
          <w:noProof/>
          <w:webHidden/>
        </w:rPr>
      </w:r>
      <w:r>
        <w:rPr>
          <w:noProof/>
          <w:webHidden/>
        </w:rPr>
        <w:fldChar w:fldCharType="separate"/>
      </w:r>
      <w:ins w:id="131" w:author="Chris Satterlee" w:date="2022-02-28T17:28:00Z">
        <w:r w:rsidR="0000205B">
          <w:rPr>
            <w:noProof/>
            <w:webHidden/>
          </w:rPr>
          <w:t>34</w:t>
        </w:r>
      </w:ins>
      <w:ins w:id="132" w:author="Chris Satterlee" w:date="2022-02-03T16:19:00Z">
        <w:r>
          <w:rPr>
            <w:noProof/>
            <w:webHidden/>
          </w:rPr>
          <w:fldChar w:fldCharType="end"/>
        </w:r>
        <w:r w:rsidRPr="005153AD">
          <w:rPr>
            <w:rStyle w:val="Hyperlink"/>
            <w:noProof/>
          </w:rPr>
          <w:fldChar w:fldCharType="end"/>
        </w:r>
      </w:ins>
    </w:p>
    <w:p w14:paraId="4249766D" w14:textId="7A68EA31" w:rsidR="00AA47A7" w:rsidRDefault="00AA47A7" w:rsidP="0000205B">
      <w:pPr>
        <w:pStyle w:val="TOC1"/>
        <w:rPr>
          <w:ins w:id="133" w:author="Chris Satterlee" w:date="2022-02-03T16:19:00Z"/>
          <w:noProof/>
          <w:lang w:eastAsia="ja-JP"/>
        </w:rPr>
      </w:pPr>
      <w:ins w:id="134"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"_Toc94797604"</w:instrText>
        </w:r>
        <w:r w:rsidRPr="005153AD">
          <w:rPr>
            <w:rStyle w:val="Hyperlink"/>
            <w:noProof/>
          </w:rPr>
          <w:instrText xml:space="preserve"> </w:instrText>
        </w:r>
      </w:ins>
      <w:ins w:id="135" w:author="Chris Satterlee" w:date="2022-02-28T17:28:00Z">
        <w:r w:rsidR="0000205B" w:rsidRPr="005153AD">
          <w:rPr>
            <w:rStyle w:val="Hyperlink"/>
            <w:noProof/>
          </w:rPr>
        </w:r>
      </w:ins>
      <w:ins w:id="136" w:author="Chris Satterlee" w:date="2022-02-03T16:19:00Z">
        <w:r w:rsidRPr="005153AD">
          <w:rPr>
            <w:rStyle w:val="Hyperlink"/>
            <w:noProof/>
          </w:rPr>
          <w:fldChar w:fldCharType="separate"/>
        </w:r>
        <w:r w:rsidRPr="005153AD">
          <w:rPr>
            <w:rStyle w:val="Hyperlink"/>
            <w:noProof/>
          </w:rPr>
          <w:t>Step 20: Load capacitor (+) leads</w:t>
        </w:r>
        <w:r>
          <w:rPr>
            <w:noProof/>
            <w:webHidden/>
          </w:rPr>
          <w:tab/>
        </w:r>
        <w:r>
          <w:rPr>
            <w:noProof/>
            <w:webHidden/>
          </w:rPr>
          <w:fldChar w:fldCharType="begin"/>
        </w:r>
        <w:r>
          <w:rPr>
            <w:noProof/>
            <w:webHidden/>
          </w:rPr>
          <w:instrText xml:space="preserve"> PAGEREF _Toc94797604 \h </w:instrText>
        </w:r>
      </w:ins>
      <w:r>
        <w:rPr>
          <w:noProof/>
          <w:webHidden/>
        </w:rPr>
      </w:r>
      <w:r>
        <w:rPr>
          <w:noProof/>
          <w:webHidden/>
        </w:rPr>
        <w:fldChar w:fldCharType="separate"/>
      </w:r>
      <w:ins w:id="137" w:author="Chris Satterlee" w:date="2022-02-28T17:28:00Z">
        <w:r w:rsidR="0000205B">
          <w:rPr>
            <w:noProof/>
            <w:webHidden/>
          </w:rPr>
          <w:t>35</w:t>
        </w:r>
      </w:ins>
      <w:ins w:id="138" w:author="Chris Satterlee" w:date="2022-02-03T16:19:00Z">
        <w:r>
          <w:rPr>
            <w:noProof/>
            <w:webHidden/>
          </w:rPr>
          <w:fldChar w:fldCharType="end"/>
        </w:r>
        <w:r w:rsidRPr="005153AD">
          <w:rPr>
            <w:rStyle w:val="Hyperlink"/>
            <w:noProof/>
          </w:rPr>
          <w:fldChar w:fldCharType="end"/>
        </w:r>
      </w:ins>
    </w:p>
    <w:p w14:paraId="17510007" w14:textId="53BDA919" w:rsidR="00AA47A7" w:rsidRDefault="00AA47A7" w:rsidP="0000205B">
      <w:pPr>
        <w:pStyle w:val="TOC1"/>
        <w:rPr>
          <w:ins w:id="139" w:author="Chris Satterlee" w:date="2022-02-03T16:19:00Z"/>
          <w:noProof/>
          <w:lang w:eastAsia="ja-JP"/>
        </w:rPr>
      </w:pPr>
      <w:ins w:id="140"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"_Toc94797605"</w:instrText>
        </w:r>
        <w:r w:rsidRPr="005153AD">
          <w:rPr>
            <w:rStyle w:val="Hyperlink"/>
            <w:noProof/>
          </w:rPr>
          <w:instrText xml:space="preserve"> </w:instrText>
        </w:r>
      </w:ins>
      <w:ins w:id="141" w:author="Chris Satterlee" w:date="2022-02-28T17:28:00Z">
        <w:r w:rsidR="0000205B" w:rsidRPr="005153AD">
          <w:rPr>
            <w:rStyle w:val="Hyperlink"/>
            <w:noProof/>
          </w:rPr>
        </w:r>
      </w:ins>
      <w:ins w:id="142" w:author="Chris Satterlee" w:date="2022-02-03T16:19:00Z">
        <w:r w:rsidRPr="005153AD">
          <w:rPr>
            <w:rStyle w:val="Hyperlink"/>
            <w:noProof/>
          </w:rPr>
          <w:fldChar w:fldCharType="separate"/>
        </w:r>
        <w:r w:rsidRPr="005153AD">
          <w:rPr>
            <w:rStyle w:val="Hyperlink"/>
            <w:noProof/>
          </w:rPr>
          <w:t>Step 21: Load capacitor (-) leads</w:t>
        </w:r>
        <w:r>
          <w:rPr>
            <w:noProof/>
            <w:webHidden/>
          </w:rPr>
          <w:tab/>
        </w:r>
        <w:r>
          <w:rPr>
            <w:noProof/>
            <w:webHidden/>
          </w:rPr>
          <w:fldChar w:fldCharType="begin"/>
        </w:r>
        <w:r>
          <w:rPr>
            <w:noProof/>
            <w:webHidden/>
          </w:rPr>
          <w:instrText xml:space="preserve"> PAGEREF _Toc94797605 \h </w:instrText>
        </w:r>
      </w:ins>
      <w:r>
        <w:rPr>
          <w:noProof/>
          <w:webHidden/>
        </w:rPr>
      </w:r>
      <w:r>
        <w:rPr>
          <w:noProof/>
          <w:webHidden/>
        </w:rPr>
        <w:fldChar w:fldCharType="separate"/>
      </w:r>
      <w:ins w:id="143" w:author="Chris Satterlee" w:date="2022-02-28T17:28:00Z">
        <w:r w:rsidR="0000205B">
          <w:rPr>
            <w:noProof/>
            <w:webHidden/>
          </w:rPr>
          <w:t>36</w:t>
        </w:r>
      </w:ins>
      <w:ins w:id="144" w:author="Chris Satterlee" w:date="2022-02-03T16:19:00Z">
        <w:r>
          <w:rPr>
            <w:noProof/>
            <w:webHidden/>
          </w:rPr>
          <w:fldChar w:fldCharType="end"/>
        </w:r>
        <w:r w:rsidRPr="005153AD">
          <w:rPr>
            <w:rStyle w:val="Hyperlink"/>
            <w:noProof/>
          </w:rPr>
          <w:fldChar w:fldCharType="end"/>
        </w:r>
      </w:ins>
    </w:p>
    <w:p w14:paraId="197ACA83" w14:textId="200AB067" w:rsidR="00AA47A7" w:rsidRDefault="00AA47A7" w:rsidP="0000205B">
      <w:pPr>
        <w:pStyle w:val="TOC1"/>
        <w:rPr>
          <w:ins w:id="145" w:author="Chris Satterlee" w:date="2022-02-03T16:19:00Z"/>
          <w:noProof/>
          <w:lang w:eastAsia="ja-JP"/>
        </w:rPr>
      </w:pPr>
      <w:ins w:id="146"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"_Toc94797606"</w:instrText>
        </w:r>
        <w:r w:rsidRPr="005153AD">
          <w:rPr>
            <w:rStyle w:val="Hyperlink"/>
            <w:noProof/>
          </w:rPr>
          <w:instrText xml:space="preserve"> </w:instrText>
        </w:r>
      </w:ins>
      <w:ins w:id="147" w:author="Chris Satterlee" w:date="2022-02-28T17:28:00Z">
        <w:r w:rsidR="0000205B" w:rsidRPr="005153AD">
          <w:rPr>
            <w:rStyle w:val="Hyperlink"/>
            <w:noProof/>
          </w:rPr>
        </w:r>
      </w:ins>
      <w:ins w:id="148" w:author="Chris Satterlee" w:date="2022-02-03T16:19:00Z">
        <w:r w:rsidRPr="005153AD">
          <w:rPr>
            <w:rStyle w:val="Hyperlink"/>
            <w:noProof/>
          </w:rPr>
          <w:fldChar w:fldCharType="separate"/>
        </w:r>
        <w:r w:rsidRPr="005153AD">
          <w:rPr>
            <w:rStyle w:val="Hyperlink"/>
            <w:noProof/>
          </w:rPr>
          <w:t>Step 22: Zip cord “A”</w:t>
        </w:r>
        <w:r>
          <w:rPr>
            <w:noProof/>
            <w:webHidden/>
          </w:rPr>
          <w:tab/>
        </w:r>
        <w:r>
          <w:rPr>
            <w:noProof/>
            <w:webHidden/>
          </w:rPr>
          <w:fldChar w:fldCharType="begin"/>
        </w:r>
        <w:r>
          <w:rPr>
            <w:noProof/>
            <w:webHidden/>
          </w:rPr>
          <w:instrText xml:space="preserve"> PAGEREF _Toc94797606 \h </w:instrText>
        </w:r>
      </w:ins>
      <w:r>
        <w:rPr>
          <w:noProof/>
          <w:webHidden/>
        </w:rPr>
      </w:r>
      <w:r>
        <w:rPr>
          <w:noProof/>
          <w:webHidden/>
        </w:rPr>
        <w:fldChar w:fldCharType="separate"/>
      </w:r>
      <w:ins w:id="149" w:author="Chris Satterlee" w:date="2022-02-28T17:28:00Z">
        <w:r w:rsidR="0000205B">
          <w:rPr>
            <w:noProof/>
            <w:webHidden/>
          </w:rPr>
          <w:t>37</w:t>
        </w:r>
      </w:ins>
      <w:ins w:id="150" w:author="Chris Satterlee" w:date="2022-02-03T16:19:00Z">
        <w:r>
          <w:rPr>
            <w:noProof/>
            <w:webHidden/>
          </w:rPr>
          <w:fldChar w:fldCharType="end"/>
        </w:r>
        <w:r w:rsidRPr="005153AD">
          <w:rPr>
            <w:rStyle w:val="Hyperlink"/>
            <w:noProof/>
          </w:rPr>
          <w:fldChar w:fldCharType="end"/>
        </w:r>
      </w:ins>
    </w:p>
    <w:p w14:paraId="16B7BF63" w14:textId="7B4B74BC" w:rsidR="00AA47A7" w:rsidRDefault="00AA47A7" w:rsidP="0000205B">
      <w:pPr>
        <w:pStyle w:val="TOC1"/>
        <w:rPr>
          <w:ins w:id="151" w:author="Chris Satterlee" w:date="2022-02-03T16:19:00Z"/>
          <w:noProof/>
          <w:lang w:eastAsia="ja-JP"/>
        </w:rPr>
      </w:pPr>
      <w:ins w:id="152"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"_Toc94797607"</w:instrText>
        </w:r>
        <w:r w:rsidRPr="005153AD">
          <w:rPr>
            <w:rStyle w:val="Hyperlink"/>
            <w:noProof/>
          </w:rPr>
          <w:instrText xml:space="preserve"> </w:instrText>
        </w:r>
      </w:ins>
      <w:ins w:id="153" w:author="Chris Satterlee" w:date="2022-02-28T17:28:00Z">
        <w:r w:rsidR="0000205B" w:rsidRPr="005153AD">
          <w:rPr>
            <w:rStyle w:val="Hyperlink"/>
            <w:noProof/>
          </w:rPr>
        </w:r>
      </w:ins>
      <w:ins w:id="154" w:author="Chris Satterlee" w:date="2022-02-03T16:19:00Z">
        <w:r w:rsidRPr="005153AD">
          <w:rPr>
            <w:rStyle w:val="Hyperlink"/>
            <w:noProof/>
          </w:rPr>
          <w:fldChar w:fldCharType="separate"/>
        </w:r>
        <w:r w:rsidRPr="005153AD">
          <w:rPr>
            <w:rStyle w:val="Hyperlink"/>
            <w:noProof/>
          </w:rPr>
          <w:t>Step 23: Test previous 8 steps</w:t>
        </w:r>
        <w:r>
          <w:rPr>
            <w:noProof/>
            <w:webHidden/>
          </w:rPr>
          <w:tab/>
        </w:r>
        <w:r>
          <w:rPr>
            <w:noProof/>
            <w:webHidden/>
          </w:rPr>
          <w:fldChar w:fldCharType="begin"/>
        </w:r>
        <w:r>
          <w:rPr>
            <w:noProof/>
            <w:webHidden/>
          </w:rPr>
          <w:instrText xml:space="preserve"> PAGEREF _Toc94797607 \h </w:instrText>
        </w:r>
      </w:ins>
      <w:r>
        <w:rPr>
          <w:noProof/>
          <w:webHidden/>
        </w:rPr>
      </w:r>
      <w:r>
        <w:rPr>
          <w:noProof/>
          <w:webHidden/>
        </w:rPr>
        <w:fldChar w:fldCharType="separate"/>
      </w:r>
      <w:ins w:id="155" w:author="Chris Satterlee" w:date="2022-02-28T17:28:00Z">
        <w:r w:rsidR="0000205B">
          <w:rPr>
            <w:noProof/>
            <w:webHidden/>
          </w:rPr>
          <w:t>37</w:t>
        </w:r>
      </w:ins>
      <w:ins w:id="156" w:author="Chris Satterlee" w:date="2022-02-03T16:19:00Z">
        <w:r>
          <w:rPr>
            <w:noProof/>
            <w:webHidden/>
          </w:rPr>
          <w:fldChar w:fldCharType="end"/>
        </w:r>
        <w:r w:rsidRPr="005153AD">
          <w:rPr>
            <w:rStyle w:val="Hyperlink"/>
            <w:noProof/>
          </w:rPr>
          <w:fldChar w:fldCharType="end"/>
        </w:r>
      </w:ins>
    </w:p>
    <w:p w14:paraId="2235EA7F" w14:textId="7C5981D9" w:rsidR="00AA47A7" w:rsidRDefault="00AA47A7" w:rsidP="0000205B">
      <w:pPr>
        <w:pStyle w:val="TOC1"/>
        <w:rPr>
          <w:ins w:id="157" w:author="Chris Satterlee" w:date="2022-02-03T16:19:00Z"/>
          <w:noProof/>
          <w:lang w:eastAsia="ja-JP"/>
        </w:rPr>
      </w:pPr>
      <w:ins w:id="158"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"_Toc94797608"</w:instrText>
        </w:r>
        <w:r w:rsidRPr="005153AD">
          <w:rPr>
            <w:rStyle w:val="Hyperlink"/>
            <w:noProof/>
          </w:rPr>
          <w:instrText xml:space="preserve"> </w:instrText>
        </w:r>
      </w:ins>
      <w:ins w:id="159" w:author="Chris Satterlee" w:date="2022-02-28T17:28:00Z">
        <w:r w:rsidR="0000205B" w:rsidRPr="005153AD">
          <w:rPr>
            <w:rStyle w:val="Hyperlink"/>
            <w:noProof/>
          </w:rPr>
        </w:r>
      </w:ins>
      <w:ins w:id="160" w:author="Chris Satterlee" w:date="2022-02-03T16:19:00Z">
        <w:r w:rsidRPr="005153AD">
          <w:rPr>
            <w:rStyle w:val="Hyperlink"/>
            <w:noProof/>
          </w:rPr>
          <w:fldChar w:fldCharType="separate"/>
        </w:r>
        <w:r w:rsidRPr="005153AD">
          <w:rPr>
            <w:rStyle w:val="Hyperlink"/>
            <w:noProof/>
          </w:rPr>
          <w:t>Step 24: Insert ICs</w:t>
        </w:r>
        <w:r>
          <w:rPr>
            <w:noProof/>
            <w:webHidden/>
          </w:rPr>
          <w:tab/>
        </w:r>
        <w:r>
          <w:rPr>
            <w:noProof/>
            <w:webHidden/>
          </w:rPr>
          <w:fldChar w:fldCharType="begin"/>
        </w:r>
        <w:r>
          <w:rPr>
            <w:noProof/>
            <w:webHidden/>
          </w:rPr>
          <w:instrText xml:space="preserve"> PAGEREF _Toc94797608 \h </w:instrText>
        </w:r>
      </w:ins>
      <w:r>
        <w:rPr>
          <w:noProof/>
          <w:webHidden/>
        </w:rPr>
      </w:r>
      <w:r>
        <w:rPr>
          <w:noProof/>
          <w:webHidden/>
        </w:rPr>
        <w:fldChar w:fldCharType="separate"/>
      </w:r>
      <w:ins w:id="161" w:author="Chris Satterlee" w:date="2022-02-28T17:28:00Z">
        <w:r w:rsidR="0000205B">
          <w:rPr>
            <w:noProof/>
            <w:webHidden/>
          </w:rPr>
          <w:t>38</w:t>
        </w:r>
      </w:ins>
      <w:ins w:id="162" w:author="Chris Satterlee" w:date="2022-02-03T16:19:00Z">
        <w:r>
          <w:rPr>
            <w:noProof/>
            <w:webHidden/>
          </w:rPr>
          <w:fldChar w:fldCharType="end"/>
        </w:r>
        <w:r w:rsidRPr="005153AD">
          <w:rPr>
            <w:rStyle w:val="Hyperlink"/>
            <w:noProof/>
          </w:rPr>
          <w:fldChar w:fldCharType="end"/>
        </w:r>
      </w:ins>
    </w:p>
    <w:p w14:paraId="0971C017" w14:textId="328CF381" w:rsidR="00AA47A7" w:rsidRDefault="00AA47A7" w:rsidP="0000205B">
      <w:pPr>
        <w:pStyle w:val="TOC1"/>
        <w:rPr>
          <w:ins w:id="163" w:author="Chris Satterlee" w:date="2022-02-03T16:19:00Z"/>
          <w:noProof/>
          <w:lang w:eastAsia="ja-JP"/>
        </w:rPr>
      </w:pPr>
      <w:ins w:id="164"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"_Toc94797609"</w:instrText>
        </w:r>
        <w:r w:rsidRPr="005153AD">
          <w:rPr>
            <w:rStyle w:val="Hyperlink"/>
            <w:noProof/>
          </w:rPr>
          <w:instrText xml:space="preserve"> </w:instrText>
        </w:r>
      </w:ins>
      <w:ins w:id="165" w:author="Chris Satterlee" w:date="2022-02-28T17:28:00Z">
        <w:r w:rsidR="0000205B" w:rsidRPr="005153AD">
          <w:rPr>
            <w:rStyle w:val="Hyperlink"/>
            <w:noProof/>
          </w:rPr>
        </w:r>
      </w:ins>
      <w:ins w:id="166" w:author="Chris Satterlee" w:date="2022-02-03T16:19:00Z">
        <w:r w:rsidRPr="005153AD">
          <w:rPr>
            <w:rStyle w:val="Hyperlink"/>
            <w:noProof/>
          </w:rPr>
          <w:fldChar w:fldCharType="separate"/>
        </w:r>
        <w:r w:rsidRPr="005153AD">
          <w:rPr>
            <w:rStyle w:val="Hyperlink"/>
            <w:noProof/>
          </w:rPr>
          <w:t>Step 25: Off-Perma-Proto hookup wires</w:t>
        </w:r>
        <w:r>
          <w:rPr>
            <w:noProof/>
            <w:webHidden/>
          </w:rPr>
          <w:tab/>
        </w:r>
        <w:r>
          <w:rPr>
            <w:noProof/>
            <w:webHidden/>
          </w:rPr>
          <w:fldChar w:fldCharType="begin"/>
        </w:r>
        <w:r>
          <w:rPr>
            <w:noProof/>
            <w:webHidden/>
          </w:rPr>
          <w:instrText xml:space="preserve"> PAGEREF _Toc94797609 \h </w:instrText>
        </w:r>
      </w:ins>
      <w:r>
        <w:rPr>
          <w:noProof/>
          <w:webHidden/>
        </w:rPr>
      </w:r>
      <w:r>
        <w:rPr>
          <w:noProof/>
          <w:webHidden/>
        </w:rPr>
        <w:fldChar w:fldCharType="separate"/>
      </w:r>
      <w:ins w:id="167" w:author="Chris Satterlee" w:date="2022-02-28T17:28:00Z">
        <w:r w:rsidR="0000205B">
          <w:rPr>
            <w:noProof/>
            <w:webHidden/>
          </w:rPr>
          <w:t>38</w:t>
        </w:r>
      </w:ins>
      <w:ins w:id="168" w:author="Chris Satterlee" w:date="2022-02-03T16:19:00Z">
        <w:r>
          <w:rPr>
            <w:noProof/>
            <w:webHidden/>
          </w:rPr>
          <w:fldChar w:fldCharType="end"/>
        </w:r>
        <w:r w:rsidRPr="005153AD">
          <w:rPr>
            <w:rStyle w:val="Hyperlink"/>
            <w:noProof/>
          </w:rPr>
          <w:fldChar w:fldCharType="end"/>
        </w:r>
      </w:ins>
    </w:p>
    <w:p w14:paraId="6BE2DD70" w14:textId="2A6BC19C" w:rsidR="00AA47A7" w:rsidRDefault="00AA47A7" w:rsidP="0000205B">
      <w:pPr>
        <w:pStyle w:val="TOC1"/>
        <w:rPr>
          <w:ins w:id="169" w:author="Chris Satterlee" w:date="2022-02-03T16:19:00Z"/>
          <w:noProof/>
          <w:lang w:eastAsia="ja-JP"/>
        </w:rPr>
      </w:pPr>
      <w:ins w:id="170"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"_Toc94797610"</w:instrText>
        </w:r>
        <w:r w:rsidRPr="005153AD">
          <w:rPr>
            <w:rStyle w:val="Hyperlink"/>
            <w:noProof/>
          </w:rPr>
          <w:instrText xml:space="preserve"> </w:instrText>
        </w:r>
      </w:ins>
      <w:ins w:id="171" w:author="Chris Satterlee" w:date="2022-02-28T17:28:00Z">
        <w:r w:rsidR="0000205B" w:rsidRPr="005153AD">
          <w:rPr>
            <w:rStyle w:val="Hyperlink"/>
            <w:noProof/>
          </w:rPr>
        </w:r>
      </w:ins>
      <w:ins w:id="172" w:author="Chris Satterlee" w:date="2022-02-03T16:19:00Z">
        <w:r w:rsidRPr="005153AD">
          <w:rPr>
            <w:rStyle w:val="Hyperlink"/>
            <w:noProof/>
          </w:rPr>
          <w:fldChar w:fldCharType="separate"/>
        </w:r>
        <w:r w:rsidRPr="005153AD">
          <w:rPr>
            <w:rStyle w:val="Hyperlink"/>
            <w:noProof/>
          </w:rPr>
          <w:t>Step 26: Solder Male-Female relay jumpers to Perma-Proto</w:t>
        </w:r>
        <w:r>
          <w:rPr>
            <w:noProof/>
            <w:webHidden/>
          </w:rPr>
          <w:tab/>
        </w:r>
        <w:r>
          <w:rPr>
            <w:noProof/>
            <w:webHidden/>
          </w:rPr>
          <w:fldChar w:fldCharType="begin"/>
        </w:r>
        <w:r>
          <w:rPr>
            <w:noProof/>
            <w:webHidden/>
          </w:rPr>
          <w:instrText xml:space="preserve"> PAGEREF _Toc94797610 \h </w:instrText>
        </w:r>
      </w:ins>
      <w:r>
        <w:rPr>
          <w:noProof/>
          <w:webHidden/>
        </w:rPr>
      </w:r>
      <w:r>
        <w:rPr>
          <w:noProof/>
          <w:webHidden/>
        </w:rPr>
        <w:fldChar w:fldCharType="separate"/>
      </w:r>
      <w:ins w:id="173" w:author="Chris Satterlee" w:date="2022-02-28T17:28:00Z">
        <w:r w:rsidR="0000205B">
          <w:rPr>
            <w:noProof/>
            <w:webHidden/>
          </w:rPr>
          <w:t>41</w:t>
        </w:r>
      </w:ins>
      <w:ins w:id="174" w:author="Chris Satterlee" w:date="2022-02-03T16:19:00Z">
        <w:r>
          <w:rPr>
            <w:noProof/>
            <w:webHidden/>
          </w:rPr>
          <w:fldChar w:fldCharType="end"/>
        </w:r>
        <w:r w:rsidRPr="005153AD">
          <w:rPr>
            <w:rStyle w:val="Hyperlink"/>
            <w:noProof/>
          </w:rPr>
          <w:fldChar w:fldCharType="end"/>
        </w:r>
      </w:ins>
    </w:p>
    <w:p w14:paraId="7955FC88" w14:textId="0A355CB6" w:rsidR="00AA47A7" w:rsidRDefault="00AA47A7" w:rsidP="0000205B">
      <w:pPr>
        <w:pStyle w:val="TOC1"/>
        <w:rPr>
          <w:ins w:id="175" w:author="Chris Satterlee" w:date="2022-02-03T16:19:00Z"/>
          <w:noProof/>
          <w:lang w:eastAsia="ja-JP"/>
        </w:rPr>
      </w:pPr>
      <w:ins w:id="176"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"_Toc94797611"</w:instrText>
        </w:r>
        <w:r w:rsidRPr="005153AD">
          <w:rPr>
            <w:rStyle w:val="Hyperlink"/>
            <w:noProof/>
          </w:rPr>
          <w:instrText xml:space="preserve"> </w:instrText>
        </w:r>
      </w:ins>
      <w:ins w:id="177" w:author="Chris Satterlee" w:date="2022-02-28T17:28:00Z">
        <w:r w:rsidR="0000205B" w:rsidRPr="005153AD">
          <w:rPr>
            <w:rStyle w:val="Hyperlink"/>
            <w:noProof/>
          </w:rPr>
        </w:r>
      </w:ins>
      <w:ins w:id="178" w:author="Chris Satterlee" w:date="2022-02-03T16:19:00Z">
        <w:r w:rsidRPr="005153AD">
          <w:rPr>
            <w:rStyle w:val="Hyperlink"/>
            <w:noProof/>
          </w:rPr>
          <w:fldChar w:fldCharType="separate"/>
        </w:r>
        <w:r w:rsidRPr="005153AD">
          <w:rPr>
            <w:rStyle w:val="Hyperlink"/>
            <w:noProof/>
          </w:rPr>
          <w:t>Step 27: Solder bypass diodes in series (NO LONGER NEEDED)</w:t>
        </w:r>
        <w:r>
          <w:rPr>
            <w:noProof/>
            <w:webHidden/>
          </w:rPr>
          <w:tab/>
        </w:r>
        <w:r>
          <w:rPr>
            <w:noProof/>
            <w:webHidden/>
          </w:rPr>
          <w:fldChar w:fldCharType="begin"/>
        </w:r>
        <w:r>
          <w:rPr>
            <w:noProof/>
            <w:webHidden/>
          </w:rPr>
          <w:instrText xml:space="preserve"> PAGEREF _Toc94797611 \h </w:instrText>
        </w:r>
      </w:ins>
      <w:r>
        <w:rPr>
          <w:noProof/>
          <w:webHidden/>
        </w:rPr>
      </w:r>
      <w:r>
        <w:rPr>
          <w:noProof/>
          <w:webHidden/>
        </w:rPr>
        <w:fldChar w:fldCharType="separate"/>
      </w:r>
      <w:ins w:id="179" w:author="Chris Satterlee" w:date="2022-02-28T17:28:00Z">
        <w:r w:rsidR="0000205B">
          <w:rPr>
            <w:noProof/>
            <w:webHidden/>
          </w:rPr>
          <w:t>42</w:t>
        </w:r>
      </w:ins>
      <w:ins w:id="180" w:author="Chris Satterlee" w:date="2022-02-03T16:19:00Z">
        <w:r>
          <w:rPr>
            <w:noProof/>
            <w:webHidden/>
          </w:rPr>
          <w:fldChar w:fldCharType="end"/>
        </w:r>
        <w:r w:rsidRPr="005153AD">
          <w:rPr>
            <w:rStyle w:val="Hyperlink"/>
            <w:noProof/>
          </w:rPr>
          <w:fldChar w:fldCharType="end"/>
        </w:r>
      </w:ins>
    </w:p>
    <w:p w14:paraId="72C5EE81" w14:textId="63D3E782" w:rsidR="00AA47A7" w:rsidRDefault="00AA47A7" w:rsidP="0000205B">
      <w:pPr>
        <w:pStyle w:val="TOC1"/>
        <w:rPr>
          <w:ins w:id="181" w:author="Chris Satterlee" w:date="2022-02-03T16:19:00Z"/>
          <w:noProof/>
          <w:lang w:eastAsia="ja-JP"/>
        </w:rPr>
      </w:pPr>
      <w:ins w:id="182"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"_Toc94797612"</w:instrText>
        </w:r>
        <w:r w:rsidRPr="005153AD">
          <w:rPr>
            <w:rStyle w:val="Hyperlink"/>
            <w:noProof/>
          </w:rPr>
          <w:instrText xml:space="preserve"> </w:instrText>
        </w:r>
      </w:ins>
      <w:ins w:id="183" w:author="Chris Satterlee" w:date="2022-02-28T17:28:00Z">
        <w:r w:rsidR="0000205B" w:rsidRPr="005153AD">
          <w:rPr>
            <w:rStyle w:val="Hyperlink"/>
            <w:noProof/>
          </w:rPr>
        </w:r>
      </w:ins>
      <w:ins w:id="184" w:author="Chris Satterlee" w:date="2022-02-03T16:19:00Z">
        <w:r w:rsidRPr="005153AD">
          <w:rPr>
            <w:rStyle w:val="Hyperlink"/>
            <w:noProof/>
          </w:rPr>
          <w:fldChar w:fldCharType="separate"/>
        </w:r>
        <w:r w:rsidRPr="005153AD">
          <w:rPr>
            <w:rStyle w:val="Hyperlink"/>
            <w:noProof/>
          </w:rPr>
          <w:t>Step 28: Make binding post connections</w:t>
        </w:r>
        <w:r>
          <w:rPr>
            <w:noProof/>
            <w:webHidden/>
          </w:rPr>
          <w:tab/>
        </w:r>
        <w:r>
          <w:rPr>
            <w:noProof/>
            <w:webHidden/>
          </w:rPr>
          <w:fldChar w:fldCharType="begin"/>
        </w:r>
        <w:r>
          <w:rPr>
            <w:noProof/>
            <w:webHidden/>
          </w:rPr>
          <w:instrText xml:space="preserve"> PAGEREF _Toc94797612 \h </w:instrText>
        </w:r>
      </w:ins>
      <w:r>
        <w:rPr>
          <w:noProof/>
          <w:webHidden/>
        </w:rPr>
      </w:r>
      <w:r>
        <w:rPr>
          <w:noProof/>
          <w:webHidden/>
        </w:rPr>
        <w:fldChar w:fldCharType="separate"/>
      </w:r>
      <w:ins w:id="185" w:author="Chris Satterlee" w:date="2022-02-28T17:28:00Z">
        <w:r w:rsidR="0000205B">
          <w:rPr>
            <w:noProof/>
            <w:webHidden/>
          </w:rPr>
          <w:t>43</w:t>
        </w:r>
      </w:ins>
      <w:ins w:id="186" w:author="Chris Satterlee" w:date="2022-02-03T16:19:00Z">
        <w:r>
          <w:rPr>
            <w:noProof/>
            <w:webHidden/>
          </w:rPr>
          <w:fldChar w:fldCharType="end"/>
        </w:r>
        <w:r w:rsidRPr="005153AD">
          <w:rPr>
            <w:rStyle w:val="Hyperlink"/>
            <w:noProof/>
          </w:rPr>
          <w:fldChar w:fldCharType="end"/>
        </w:r>
      </w:ins>
    </w:p>
    <w:p w14:paraId="2E5BC9DE" w14:textId="1C6AB1AB" w:rsidR="00AA47A7" w:rsidRDefault="00AA47A7" w:rsidP="0000205B">
      <w:pPr>
        <w:pStyle w:val="TOC1"/>
        <w:rPr>
          <w:ins w:id="187" w:author="Chris Satterlee" w:date="2022-02-03T16:19:00Z"/>
          <w:noProof/>
          <w:lang w:eastAsia="ja-JP"/>
        </w:rPr>
      </w:pPr>
      <w:ins w:id="188"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"_Toc94797613"</w:instrText>
        </w:r>
        <w:r w:rsidRPr="005153AD">
          <w:rPr>
            <w:rStyle w:val="Hyperlink"/>
            <w:noProof/>
          </w:rPr>
          <w:instrText xml:space="preserve"> </w:instrText>
        </w:r>
      </w:ins>
      <w:ins w:id="189" w:author="Chris Satterlee" w:date="2022-02-28T17:28:00Z">
        <w:r w:rsidR="0000205B" w:rsidRPr="005153AD">
          <w:rPr>
            <w:rStyle w:val="Hyperlink"/>
            <w:noProof/>
          </w:rPr>
        </w:r>
      </w:ins>
      <w:ins w:id="190" w:author="Chris Satterlee" w:date="2022-02-03T16:19:00Z">
        <w:r w:rsidRPr="005153AD">
          <w:rPr>
            <w:rStyle w:val="Hyperlink"/>
            <w:noProof/>
          </w:rPr>
          <w:fldChar w:fldCharType="separate"/>
        </w:r>
        <w:r w:rsidRPr="005153AD">
          <w:rPr>
            <w:rStyle w:val="Hyperlink"/>
            <w:noProof/>
          </w:rPr>
          <w:t>Step 29: Make relay switching side connections</w:t>
        </w:r>
        <w:r>
          <w:rPr>
            <w:noProof/>
            <w:webHidden/>
          </w:rPr>
          <w:tab/>
        </w:r>
        <w:r>
          <w:rPr>
            <w:noProof/>
            <w:webHidden/>
          </w:rPr>
          <w:fldChar w:fldCharType="begin"/>
        </w:r>
        <w:r>
          <w:rPr>
            <w:noProof/>
            <w:webHidden/>
          </w:rPr>
          <w:instrText xml:space="preserve"> PAGEREF _Toc94797613 \h </w:instrText>
        </w:r>
      </w:ins>
      <w:r>
        <w:rPr>
          <w:noProof/>
          <w:webHidden/>
        </w:rPr>
      </w:r>
      <w:r>
        <w:rPr>
          <w:noProof/>
          <w:webHidden/>
        </w:rPr>
        <w:fldChar w:fldCharType="separate"/>
      </w:r>
      <w:ins w:id="191" w:author="Chris Satterlee" w:date="2022-02-28T17:28:00Z">
        <w:r w:rsidR="0000205B">
          <w:rPr>
            <w:noProof/>
            <w:webHidden/>
          </w:rPr>
          <w:t>44</w:t>
        </w:r>
      </w:ins>
      <w:ins w:id="192" w:author="Chris Satterlee" w:date="2022-02-03T16:19:00Z">
        <w:r>
          <w:rPr>
            <w:noProof/>
            <w:webHidden/>
          </w:rPr>
          <w:fldChar w:fldCharType="end"/>
        </w:r>
        <w:r w:rsidRPr="005153AD">
          <w:rPr>
            <w:rStyle w:val="Hyperlink"/>
            <w:noProof/>
          </w:rPr>
          <w:fldChar w:fldCharType="end"/>
        </w:r>
      </w:ins>
    </w:p>
    <w:p w14:paraId="125C1EFF" w14:textId="49819308" w:rsidR="00AA47A7" w:rsidRDefault="00AA47A7" w:rsidP="0000205B">
      <w:pPr>
        <w:pStyle w:val="TOC1"/>
        <w:rPr>
          <w:ins w:id="193" w:author="Chris Satterlee" w:date="2022-02-03T16:19:00Z"/>
          <w:noProof/>
          <w:lang w:eastAsia="ja-JP"/>
        </w:rPr>
      </w:pPr>
      <w:ins w:id="194"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"_Toc94797614"</w:instrText>
        </w:r>
        <w:r w:rsidRPr="005153AD">
          <w:rPr>
            <w:rStyle w:val="Hyperlink"/>
            <w:noProof/>
          </w:rPr>
          <w:instrText xml:space="preserve"> </w:instrText>
        </w:r>
      </w:ins>
      <w:ins w:id="195" w:author="Chris Satterlee" w:date="2022-02-28T17:28:00Z">
        <w:r w:rsidR="0000205B" w:rsidRPr="005153AD">
          <w:rPr>
            <w:rStyle w:val="Hyperlink"/>
            <w:noProof/>
          </w:rPr>
        </w:r>
      </w:ins>
      <w:ins w:id="196" w:author="Chris Satterlee" w:date="2022-02-03T16:19:00Z">
        <w:r w:rsidRPr="005153AD">
          <w:rPr>
            <w:rStyle w:val="Hyperlink"/>
            <w:noProof/>
          </w:rPr>
          <w:fldChar w:fldCharType="separate"/>
        </w:r>
        <w:r w:rsidRPr="005153AD">
          <w:rPr>
            <w:rStyle w:val="Hyperlink"/>
            <w:noProof/>
          </w:rPr>
          <w:t>Step 30: Make relay power/control side connections</w:t>
        </w:r>
        <w:r>
          <w:rPr>
            <w:noProof/>
            <w:webHidden/>
          </w:rPr>
          <w:tab/>
        </w:r>
        <w:r>
          <w:rPr>
            <w:noProof/>
            <w:webHidden/>
          </w:rPr>
          <w:fldChar w:fldCharType="begin"/>
        </w:r>
        <w:r>
          <w:rPr>
            <w:noProof/>
            <w:webHidden/>
          </w:rPr>
          <w:instrText xml:space="preserve"> PAGEREF _Toc94797614 \h </w:instrText>
        </w:r>
      </w:ins>
      <w:r>
        <w:rPr>
          <w:noProof/>
          <w:webHidden/>
        </w:rPr>
      </w:r>
      <w:r>
        <w:rPr>
          <w:noProof/>
          <w:webHidden/>
        </w:rPr>
        <w:fldChar w:fldCharType="separate"/>
      </w:r>
      <w:ins w:id="197" w:author="Chris Satterlee" w:date="2022-02-28T17:28:00Z">
        <w:r w:rsidR="0000205B">
          <w:rPr>
            <w:noProof/>
            <w:webHidden/>
          </w:rPr>
          <w:t>44</w:t>
        </w:r>
      </w:ins>
      <w:ins w:id="198" w:author="Chris Satterlee" w:date="2022-02-03T16:19:00Z">
        <w:r>
          <w:rPr>
            <w:noProof/>
            <w:webHidden/>
          </w:rPr>
          <w:fldChar w:fldCharType="end"/>
        </w:r>
        <w:r w:rsidRPr="005153AD">
          <w:rPr>
            <w:rStyle w:val="Hyperlink"/>
            <w:noProof/>
          </w:rPr>
          <w:fldChar w:fldCharType="end"/>
        </w:r>
      </w:ins>
    </w:p>
    <w:p w14:paraId="731DCBD7" w14:textId="3914F8F4" w:rsidR="00AA47A7" w:rsidRDefault="00AA47A7" w:rsidP="0000205B">
      <w:pPr>
        <w:pStyle w:val="TOC1"/>
        <w:rPr>
          <w:ins w:id="199" w:author="Chris Satterlee" w:date="2022-02-03T16:19:00Z"/>
          <w:noProof/>
          <w:lang w:eastAsia="ja-JP"/>
        </w:rPr>
      </w:pPr>
      <w:ins w:id="200"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"_Toc94797615"</w:instrText>
        </w:r>
        <w:r w:rsidRPr="005153AD">
          <w:rPr>
            <w:rStyle w:val="Hyperlink"/>
            <w:noProof/>
          </w:rPr>
          <w:instrText xml:space="preserve"> </w:instrText>
        </w:r>
      </w:ins>
      <w:ins w:id="201" w:author="Chris Satterlee" w:date="2022-02-28T17:28:00Z">
        <w:r w:rsidR="0000205B" w:rsidRPr="005153AD">
          <w:rPr>
            <w:rStyle w:val="Hyperlink"/>
            <w:noProof/>
          </w:rPr>
        </w:r>
      </w:ins>
      <w:ins w:id="202" w:author="Chris Satterlee" w:date="2022-02-03T16:19:00Z">
        <w:r w:rsidRPr="005153AD">
          <w:rPr>
            <w:rStyle w:val="Hyperlink"/>
            <w:noProof/>
          </w:rPr>
          <w:fldChar w:fldCharType="separate"/>
        </w:r>
        <w:r w:rsidRPr="005153AD">
          <w:rPr>
            <w:rStyle w:val="Hyperlink"/>
            <w:noProof/>
          </w:rPr>
          <w:t>Step 31: Make other Arduino connections</w:t>
        </w:r>
        <w:r>
          <w:rPr>
            <w:noProof/>
            <w:webHidden/>
          </w:rPr>
          <w:tab/>
        </w:r>
        <w:r>
          <w:rPr>
            <w:noProof/>
            <w:webHidden/>
          </w:rPr>
          <w:fldChar w:fldCharType="begin"/>
        </w:r>
        <w:r>
          <w:rPr>
            <w:noProof/>
            <w:webHidden/>
          </w:rPr>
          <w:instrText xml:space="preserve"> PAGEREF _Toc94797615 \h </w:instrText>
        </w:r>
      </w:ins>
      <w:r>
        <w:rPr>
          <w:noProof/>
          <w:webHidden/>
        </w:rPr>
      </w:r>
      <w:r>
        <w:rPr>
          <w:noProof/>
          <w:webHidden/>
        </w:rPr>
        <w:fldChar w:fldCharType="separate"/>
      </w:r>
      <w:ins w:id="203" w:author="Chris Satterlee" w:date="2022-02-28T17:28:00Z">
        <w:r w:rsidR="0000205B">
          <w:rPr>
            <w:noProof/>
            <w:webHidden/>
          </w:rPr>
          <w:t>45</w:t>
        </w:r>
      </w:ins>
      <w:ins w:id="204" w:author="Chris Satterlee" w:date="2022-02-03T16:19:00Z">
        <w:r>
          <w:rPr>
            <w:noProof/>
            <w:webHidden/>
          </w:rPr>
          <w:fldChar w:fldCharType="end"/>
        </w:r>
        <w:r w:rsidRPr="005153AD">
          <w:rPr>
            <w:rStyle w:val="Hyperlink"/>
            <w:noProof/>
          </w:rPr>
          <w:fldChar w:fldCharType="end"/>
        </w:r>
      </w:ins>
    </w:p>
    <w:p w14:paraId="5921E194" w14:textId="225E9219" w:rsidR="00AA47A7" w:rsidRDefault="00AA47A7" w:rsidP="0000205B">
      <w:pPr>
        <w:pStyle w:val="TOC1"/>
        <w:rPr>
          <w:ins w:id="205" w:author="Chris Satterlee" w:date="2022-02-03T16:19:00Z"/>
          <w:noProof/>
          <w:lang w:eastAsia="ja-JP"/>
        </w:rPr>
      </w:pPr>
      <w:ins w:id="206"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"_Toc94797616"</w:instrText>
        </w:r>
        <w:r w:rsidRPr="005153AD">
          <w:rPr>
            <w:rStyle w:val="Hyperlink"/>
            <w:noProof/>
          </w:rPr>
          <w:instrText xml:space="preserve"> </w:instrText>
        </w:r>
      </w:ins>
      <w:ins w:id="207" w:author="Chris Satterlee" w:date="2022-02-28T17:28:00Z">
        <w:r w:rsidR="0000205B" w:rsidRPr="005153AD">
          <w:rPr>
            <w:rStyle w:val="Hyperlink"/>
            <w:noProof/>
          </w:rPr>
        </w:r>
      </w:ins>
      <w:ins w:id="208" w:author="Chris Satterlee" w:date="2022-02-03T16:19:00Z">
        <w:r w:rsidRPr="005153AD">
          <w:rPr>
            <w:rStyle w:val="Hyperlink"/>
            <w:noProof/>
          </w:rPr>
          <w:fldChar w:fldCharType="separate"/>
        </w:r>
        <w:r w:rsidRPr="005153AD">
          <w:rPr>
            <w:rStyle w:val="Hyperlink"/>
            <w:noProof/>
          </w:rPr>
          <w:t>Step 32: Test system connections</w:t>
        </w:r>
        <w:r>
          <w:rPr>
            <w:noProof/>
            <w:webHidden/>
          </w:rPr>
          <w:tab/>
        </w:r>
        <w:r>
          <w:rPr>
            <w:noProof/>
            <w:webHidden/>
          </w:rPr>
          <w:fldChar w:fldCharType="begin"/>
        </w:r>
        <w:r>
          <w:rPr>
            <w:noProof/>
            <w:webHidden/>
          </w:rPr>
          <w:instrText xml:space="preserve"> PAGEREF _Toc94797616 \h </w:instrText>
        </w:r>
      </w:ins>
      <w:r>
        <w:rPr>
          <w:noProof/>
          <w:webHidden/>
        </w:rPr>
      </w:r>
      <w:r>
        <w:rPr>
          <w:noProof/>
          <w:webHidden/>
        </w:rPr>
        <w:fldChar w:fldCharType="separate"/>
      </w:r>
      <w:ins w:id="209" w:author="Chris Satterlee" w:date="2022-02-28T17:28:00Z">
        <w:r w:rsidR="0000205B">
          <w:rPr>
            <w:noProof/>
            <w:webHidden/>
          </w:rPr>
          <w:t>46</w:t>
        </w:r>
      </w:ins>
      <w:ins w:id="210" w:author="Chris Satterlee" w:date="2022-02-03T16:19:00Z">
        <w:r>
          <w:rPr>
            <w:noProof/>
            <w:webHidden/>
          </w:rPr>
          <w:fldChar w:fldCharType="end"/>
        </w:r>
        <w:r w:rsidRPr="005153AD">
          <w:rPr>
            <w:rStyle w:val="Hyperlink"/>
            <w:noProof/>
          </w:rPr>
          <w:fldChar w:fldCharType="end"/>
        </w:r>
      </w:ins>
    </w:p>
    <w:p w14:paraId="03D7C8F4" w14:textId="5D445846" w:rsidR="00AA47A7" w:rsidRDefault="00AA47A7" w:rsidP="0000205B">
      <w:pPr>
        <w:pStyle w:val="TOC1"/>
        <w:rPr>
          <w:ins w:id="211" w:author="Chris Satterlee" w:date="2022-02-03T16:19:00Z"/>
          <w:noProof/>
          <w:lang w:eastAsia="ja-JP"/>
        </w:rPr>
      </w:pPr>
      <w:ins w:id="212"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"_Toc94797617"</w:instrText>
        </w:r>
        <w:r w:rsidRPr="005153AD">
          <w:rPr>
            <w:rStyle w:val="Hyperlink"/>
            <w:noProof/>
          </w:rPr>
          <w:instrText xml:space="preserve"> </w:instrText>
        </w:r>
      </w:ins>
      <w:ins w:id="213" w:author="Chris Satterlee" w:date="2022-02-28T17:28:00Z">
        <w:r w:rsidR="0000205B" w:rsidRPr="005153AD">
          <w:rPr>
            <w:rStyle w:val="Hyperlink"/>
            <w:noProof/>
          </w:rPr>
        </w:r>
      </w:ins>
      <w:ins w:id="214" w:author="Chris Satterlee" w:date="2022-02-03T16:19:00Z">
        <w:r w:rsidRPr="005153AD">
          <w:rPr>
            <w:rStyle w:val="Hyperlink"/>
            <w:noProof/>
          </w:rPr>
          <w:fldChar w:fldCharType="separate"/>
        </w:r>
        <w:r w:rsidRPr="005153AD">
          <w:rPr>
            <w:rStyle w:val="Hyperlink"/>
            <w:noProof/>
          </w:rPr>
          <w:t>Step 33: System bench test</w:t>
        </w:r>
        <w:r>
          <w:rPr>
            <w:noProof/>
            <w:webHidden/>
          </w:rPr>
          <w:tab/>
        </w:r>
        <w:r>
          <w:rPr>
            <w:noProof/>
            <w:webHidden/>
          </w:rPr>
          <w:fldChar w:fldCharType="begin"/>
        </w:r>
        <w:r>
          <w:rPr>
            <w:noProof/>
            <w:webHidden/>
          </w:rPr>
          <w:instrText xml:space="preserve"> PAGEREF _Toc94797617 \h </w:instrText>
        </w:r>
      </w:ins>
      <w:r>
        <w:rPr>
          <w:noProof/>
          <w:webHidden/>
        </w:rPr>
      </w:r>
      <w:r>
        <w:rPr>
          <w:noProof/>
          <w:webHidden/>
        </w:rPr>
        <w:fldChar w:fldCharType="separate"/>
      </w:r>
      <w:ins w:id="215" w:author="Chris Satterlee" w:date="2022-02-28T17:28:00Z">
        <w:r w:rsidR="0000205B">
          <w:rPr>
            <w:noProof/>
            <w:webHidden/>
          </w:rPr>
          <w:t>47</w:t>
        </w:r>
      </w:ins>
      <w:ins w:id="216" w:author="Chris Satterlee" w:date="2022-02-03T16:19:00Z">
        <w:r>
          <w:rPr>
            <w:noProof/>
            <w:webHidden/>
          </w:rPr>
          <w:fldChar w:fldCharType="end"/>
        </w:r>
        <w:r w:rsidRPr="005153AD">
          <w:rPr>
            <w:rStyle w:val="Hyperlink"/>
            <w:noProof/>
          </w:rPr>
          <w:fldChar w:fldCharType="end"/>
        </w:r>
      </w:ins>
    </w:p>
    <w:p w14:paraId="0844F87C" w14:textId="08C36290" w:rsidR="00AA47A7" w:rsidRDefault="00AA47A7" w:rsidP="0000205B">
      <w:pPr>
        <w:pStyle w:val="TOC1"/>
        <w:rPr>
          <w:ins w:id="217" w:author="Chris Satterlee" w:date="2022-02-03T16:19:00Z"/>
          <w:noProof/>
          <w:lang w:eastAsia="ja-JP"/>
        </w:rPr>
      </w:pPr>
      <w:ins w:id="218"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"_Toc94797618"</w:instrText>
        </w:r>
        <w:r w:rsidRPr="005153AD">
          <w:rPr>
            <w:rStyle w:val="Hyperlink"/>
            <w:noProof/>
          </w:rPr>
          <w:instrText xml:space="preserve"> </w:instrText>
        </w:r>
      </w:ins>
      <w:ins w:id="219" w:author="Chris Satterlee" w:date="2022-02-28T17:28:00Z">
        <w:r w:rsidR="0000205B" w:rsidRPr="005153AD">
          <w:rPr>
            <w:rStyle w:val="Hyperlink"/>
            <w:noProof/>
          </w:rPr>
        </w:r>
      </w:ins>
      <w:ins w:id="220" w:author="Chris Satterlee" w:date="2022-02-03T16:19:00Z">
        <w:r w:rsidRPr="005153AD">
          <w:rPr>
            <w:rStyle w:val="Hyperlink"/>
            <w:noProof/>
          </w:rPr>
          <w:fldChar w:fldCharType="separate"/>
        </w:r>
        <w:r w:rsidRPr="005153AD">
          <w:rPr>
            <w:rStyle w:val="Hyperlink"/>
            <w:noProof/>
          </w:rPr>
          <w:t>Step 34: Prepare for case and final assembly</w:t>
        </w:r>
        <w:r>
          <w:rPr>
            <w:noProof/>
            <w:webHidden/>
          </w:rPr>
          <w:tab/>
        </w:r>
        <w:r>
          <w:rPr>
            <w:noProof/>
            <w:webHidden/>
          </w:rPr>
          <w:fldChar w:fldCharType="begin"/>
        </w:r>
        <w:r>
          <w:rPr>
            <w:noProof/>
            <w:webHidden/>
          </w:rPr>
          <w:instrText xml:space="preserve"> PAGEREF _Toc94797618 \h </w:instrText>
        </w:r>
      </w:ins>
      <w:r>
        <w:rPr>
          <w:noProof/>
          <w:webHidden/>
        </w:rPr>
      </w:r>
      <w:r>
        <w:rPr>
          <w:noProof/>
          <w:webHidden/>
        </w:rPr>
        <w:fldChar w:fldCharType="separate"/>
      </w:r>
      <w:ins w:id="221" w:author="Chris Satterlee" w:date="2022-02-28T17:28:00Z">
        <w:r w:rsidR="0000205B">
          <w:rPr>
            <w:noProof/>
            <w:webHidden/>
          </w:rPr>
          <w:t>49</w:t>
        </w:r>
      </w:ins>
      <w:ins w:id="222" w:author="Chris Satterlee" w:date="2022-02-03T16:19:00Z">
        <w:r>
          <w:rPr>
            <w:noProof/>
            <w:webHidden/>
          </w:rPr>
          <w:fldChar w:fldCharType="end"/>
        </w:r>
        <w:r w:rsidRPr="005153AD">
          <w:rPr>
            <w:rStyle w:val="Hyperlink"/>
            <w:noProof/>
          </w:rPr>
          <w:fldChar w:fldCharType="end"/>
        </w:r>
      </w:ins>
    </w:p>
    <w:p w14:paraId="58FD573B" w14:textId="209B8EEE" w:rsidR="00AA47A7" w:rsidRDefault="00AA47A7" w:rsidP="0000205B">
      <w:pPr>
        <w:pStyle w:val="TOC1"/>
        <w:rPr>
          <w:ins w:id="223" w:author="Chris Satterlee" w:date="2022-02-03T16:19:00Z"/>
          <w:noProof/>
          <w:lang w:eastAsia="ja-JP"/>
        </w:rPr>
      </w:pPr>
      <w:ins w:id="224"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"_Toc94797619"</w:instrText>
        </w:r>
        <w:r w:rsidRPr="005153AD">
          <w:rPr>
            <w:rStyle w:val="Hyperlink"/>
            <w:noProof/>
          </w:rPr>
          <w:instrText xml:space="preserve"> </w:instrText>
        </w:r>
      </w:ins>
      <w:ins w:id="225" w:author="Chris Satterlee" w:date="2022-02-28T17:28:00Z">
        <w:r w:rsidR="0000205B" w:rsidRPr="005153AD">
          <w:rPr>
            <w:rStyle w:val="Hyperlink"/>
            <w:noProof/>
          </w:rPr>
        </w:r>
      </w:ins>
      <w:ins w:id="226" w:author="Chris Satterlee" w:date="2022-02-03T16:19:00Z">
        <w:r w:rsidRPr="005153AD">
          <w:rPr>
            <w:rStyle w:val="Hyperlink"/>
            <w:noProof/>
          </w:rPr>
          <w:fldChar w:fldCharType="separate"/>
        </w:r>
        <w:r w:rsidRPr="005153AD">
          <w:rPr>
            <w:rStyle w:val="Hyperlink"/>
            <w:noProof/>
          </w:rPr>
          <w:t>Step 35: Cut off fins</w:t>
        </w:r>
        <w:r>
          <w:rPr>
            <w:noProof/>
            <w:webHidden/>
          </w:rPr>
          <w:tab/>
        </w:r>
        <w:r>
          <w:rPr>
            <w:noProof/>
            <w:webHidden/>
          </w:rPr>
          <w:fldChar w:fldCharType="begin"/>
        </w:r>
        <w:r>
          <w:rPr>
            <w:noProof/>
            <w:webHidden/>
          </w:rPr>
          <w:instrText xml:space="preserve"> PAGEREF _Toc94797619 \h </w:instrText>
        </w:r>
      </w:ins>
      <w:r>
        <w:rPr>
          <w:noProof/>
          <w:webHidden/>
        </w:rPr>
      </w:r>
      <w:r>
        <w:rPr>
          <w:noProof/>
          <w:webHidden/>
        </w:rPr>
        <w:fldChar w:fldCharType="separate"/>
      </w:r>
      <w:ins w:id="227" w:author="Chris Satterlee" w:date="2022-02-28T17:28:00Z">
        <w:r w:rsidR="0000205B">
          <w:rPr>
            <w:noProof/>
            <w:webHidden/>
          </w:rPr>
          <w:t>50</w:t>
        </w:r>
      </w:ins>
      <w:ins w:id="228" w:author="Chris Satterlee" w:date="2022-02-03T16:19:00Z">
        <w:r>
          <w:rPr>
            <w:noProof/>
            <w:webHidden/>
          </w:rPr>
          <w:fldChar w:fldCharType="end"/>
        </w:r>
        <w:r w:rsidRPr="005153AD">
          <w:rPr>
            <w:rStyle w:val="Hyperlink"/>
            <w:noProof/>
          </w:rPr>
          <w:fldChar w:fldCharType="end"/>
        </w:r>
      </w:ins>
    </w:p>
    <w:p w14:paraId="0A085664" w14:textId="133FE989" w:rsidR="00AA47A7" w:rsidRDefault="00AA47A7" w:rsidP="0000205B">
      <w:pPr>
        <w:pStyle w:val="TOC1"/>
        <w:rPr>
          <w:ins w:id="229" w:author="Chris Satterlee" w:date="2022-02-03T16:19:00Z"/>
          <w:noProof/>
          <w:lang w:eastAsia="ja-JP"/>
        </w:rPr>
      </w:pPr>
      <w:ins w:id="230"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"_Toc94797620"</w:instrText>
        </w:r>
        <w:r w:rsidRPr="005153AD">
          <w:rPr>
            <w:rStyle w:val="Hyperlink"/>
            <w:noProof/>
          </w:rPr>
          <w:instrText xml:space="preserve"> </w:instrText>
        </w:r>
      </w:ins>
      <w:ins w:id="231" w:author="Chris Satterlee" w:date="2022-02-28T17:28:00Z">
        <w:r w:rsidR="0000205B" w:rsidRPr="005153AD">
          <w:rPr>
            <w:rStyle w:val="Hyperlink"/>
            <w:noProof/>
          </w:rPr>
        </w:r>
      </w:ins>
      <w:ins w:id="232" w:author="Chris Satterlee" w:date="2022-02-03T16:19:00Z">
        <w:r w:rsidRPr="005153AD">
          <w:rPr>
            <w:rStyle w:val="Hyperlink"/>
            <w:noProof/>
          </w:rPr>
          <w:fldChar w:fldCharType="separate"/>
        </w:r>
        <w:r w:rsidRPr="005153AD">
          <w:rPr>
            <w:rStyle w:val="Hyperlink"/>
            <w:noProof/>
          </w:rPr>
          <w:t>Step 36: Mark holes for Arduino standoffs</w:t>
        </w:r>
        <w:r>
          <w:rPr>
            <w:noProof/>
            <w:webHidden/>
          </w:rPr>
          <w:tab/>
        </w:r>
        <w:r>
          <w:rPr>
            <w:noProof/>
            <w:webHidden/>
          </w:rPr>
          <w:fldChar w:fldCharType="begin"/>
        </w:r>
        <w:r>
          <w:rPr>
            <w:noProof/>
            <w:webHidden/>
          </w:rPr>
          <w:instrText xml:space="preserve"> PAGEREF _Toc94797620 \h </w:instrText>
        </w:r>
      </w:ins>
      <w:r>
        <w:rPr>
          <w:noProof/>
          <w:webHidden/>
        </w:rPr>
      </w:r>
      <w:r>
        <w:rPr>
          <w:noProof/>
          <w:webHidden/>
        </w:rPr>
        <w:fldChar w:fldCharType="separate"/>
      </w:r>
      <w:ins w:id="233" w:author="Chris Satterlee" w:date="2022-02-28T17:28:00Z">
        <w:r w:rsidR="0000205B">
          <w:rPr>
            <w:noProof/>
            <w:webHidden/>
          </w:rPr>
          <w:t>51</w:t>
        </w:r>
      </w:ins>
      <w:ins w:id="234" w:author="Chris Satterlee" w:date="2022-02-03T16:19:00Z">
        <w:r>
          <w:rPr>
            <w:noProof/>
            <w:webHidden/>
          </w:rPr>
          <w:fldChar w:fldCharType="end"/>
        </w:r>
        <w:r w:rsidRPr="005153AD">
          <w:rPr>
            <w:rStyle w:val="Hyperlink"/>
            <w:noProof/>
          </w:rPr>
          <w:fldChar w:fldCharType="end"/>
        </w:r>
      </w:ins>
    </w:p>
    <w:p w14:paraId="7CE6F9A4" w14:textId="38943E64" w:rsidR="00AA47A7" w:rsidRDefault="00AA47A7" w:rsidP="0000205B">
      <w:pPr>
        <w:pStyle w:val="TOC1"/>
        <w:rPr>
          <w:ins w:id="235" w:author="Chris Satterlee" w:date="2022-02-03T16:19:00Z"/>
          <w:noProof/>
          <w:lang w:eastAsia="ja-JP"/>
        </w:rPr>
      </w:pPr>
      <w:ins w:id="236"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"_Toc94797621"</w:instrText>
        </w:r>
        <w:r w:rsidRPr="005153AD">
          <w:rPr>
            <w:rStyle w:val="Hyperlink"/>
            <w:noProof/>
          </w:rPr>
          <w:instrText xml:space="preserve"> </w:instrText>
        </w:r>
      </w:ins>
      <w:ins w:id="237" w:author="Chris Satterlee" w:date="2022-02-28T17:28:00Z">
        <w:r w:rsidR="0000205B" w:rsidRPr="005153AD">
          <w:rPr>
            <w:rStyle w:val="Hyperlink"/>
            <w:noProof/>
          </w:rPr>
        </w:r>
      </w:ins>
      <w:ins w:id="238" w:author="Chris Satterlee" w:date="2022-02-03T16:19:00Z">
        <w:r w:rsidRPr="005153AD">
          <w:rPr>
            <w:rStyle w:val="Hyperlink"/>
            <w:noProof/>
          </w:rPr>
          <w:fldChar w:fldCharType="separate"/>
        </w:r>
        <w:r w:rsidRPr="005153AD">
          <w:rPr>
            <w:rStyle w:val="Hyperlink"/>
            <w:noProof/>
          </w:rPr>
          <w:t>Step 37: Mark holes for Perma-Proto standoffs</w:t>
        </w:r>
        <w:r>
          <w:rPr>
            <w:noProof/>
            <w:webHidden/>
          </w:rPr>
          <w:tab/>
        </w:r>
        <w:r>
          <w:rPr>
            <w:noProof/>
            <w:webHidden/>
          </w:rPr>
          <w:fldChar w:fldCharType="begin"/>
        </w:r>
        <w:r>
          <w:rPr>
            <w:noProof/>
            <w:webHidden/>
          </w:rPr>
          <w:instrText xml:space="preserve"> PAGEREF _Toc94797621 \h </w:instrText>
        </w:r>
      </w:ins>
      <w:r>
        <w:rPr>
          <w:noProof/>
          <w:webHidden/>
        </w:rPr>
      </w:r>
      <w:r>
        <w:rPr>
          <w:noProof/>
          <w:webHidden/>
        </w:rPr>
        <w:fldChar w:fldCharType="separate"/>
      </w:r>
      <w:ins w:id="239" w:author="Chris Satterlee" w:date="2022-02-28T17:28:00Z">
        <w:r w:rsidR="0000205B">
          <w:rPr>
            <w:noProof/>
            <w:webHidden/>
          </w:rPr>
          <w:t>52</w:t>
        </w:r>
      </w:ins>
      <w:ins w:id="240" w:author="Chris Satterlee" w:date="2022-02-03T16:19:00Z">
        <w:r>
          <w:rPr>
            <w:noProof/>
            <w:webHidden/>
          </w:rPr>
          <w:fldChar w:fldCharType="end"/>
        </w:r>
        <w:r w:rsidRPr="005153AD">
          <w:rPr>
            <w:rStyle w:val="Hyperlink"/>
            <w:noProof/>
          </w:rPr>
          <w:fldChar w:fldCharType="end"/>
        </w:r>
      </w:ins>
    </w:p>
    <w:p w14:paraId="4403F513" w14:textId="57EC55D3" w:rsidR="00AA47A7" w:rsidRDefault="00AA47A7" w:rsidP="0000205B">
      <w:pPr>
        <w:pStyle w:val="TOC1"/>
        <w:rPr>
          <w:ins w:id="241" w:author="Chris Satterlee" w:date="2022-02-03T16:19:00Z"/>
          <w:noProof/>
          <w:lang w:eastAsia="ja-JP"/>
        </w:rPr>
      </w:pPr>
      <w:ins w:id="242"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"_Toc94797622"</w:instrText>
        </w:r>
        <w:r w:rsidRPr="005153AD">
          <w:rPr>
            <w:rStyle w:val="Hyperlink"/>
            <w:noProof/>
          </w:rPr>
          <w:instrText xml:space="preserve"> </w:instrText>
        </w:r>
      </w:ins>
      <w:ins w:id="243" w:author="Chris Satterlee" w:date="2022-02-28T17:28:00Z">
        <w:r w:rsidR="0000205B" w:rsidRPr="005153AD">
          <w:rPr>
            <w:rStyle w:val="Hyperlink"/>
            <w:noProof/>
          </w:rPr>
        </w:r>
      </w:ins>
      <w:ins w:id="244" w:author="Chris Satterlee" w:date="2022-02-03T16:19:00Z">
        <w:r w:rsidRPr="005153AD">
          <w:rPr>
            <w:rStyle w:val="Hyperlink"/>
            <w:noProof/>
          </w:rPr>
          <w:fldChar w:fldCharType="separate"/>
        </w:r>
        <w:r w:rsidRPr="005153AD">
          <w:rPr>
            <w:rStyle w:val="Hyperlink"/>
            <w:noProof/>
          </w:rPr>
          <w:t>Step 38: Mark holes for relay module standoffs</w:t>
        </w:r>
        <w:r>
          <w:rPr>
            <w:noProof/>
            <w:webHidden/>
          </w:rPr>
          <w:tab/>
        </w:r>
        <w:r>
          <w:rPr>
            <w:noProof/>
            <w:webHidden/>
          </w:rPr>
          <w:fldChar w:fldCharType="begin"/>
        </w:r>
        <w:r>
          <w:rPr>
            <w:noProof/>
            <w:webHidden/>
          </w:rPr>
          <w:instrText xml:space="preserve"> PAGEREF _Toc94797622 \h </w:instrText>
        </w:r>
      </w:ins>
      <w:r>
        <w:rPr>
          <w:noProof/>
          <w:webHidden/>
        </w:rPr>
      </w:r>
      <w:r>
        <w:rPr>
          <w:noProof/>
          <w:webHidden/>
        </w:rPr>
        <w:fldChar w:fldCharType="separate"/>
      </w:r>
      <w:ins w:id="245" w:author="Chris Satterlee" w:date="2022-02-28T17:28:00Z">
        <w:r w:rsidR="0000205B">
          <w:rPr>
            <w:noProof/>
            <w:webHidden/>
          </w:rPr>
          <w:t>52</w:t>
        </w:r>
      </w:ins>
      <w:ins w:id="246" w:author="Chris Satterlee" w:date="2022-02-03T16:19:00Z">
        <w:r>
          <w:rPr>
            <w:noProof/>
            <w:webHidden/>
          </w:rPr>
          <w:fldChar w:fldCharType="end"/>
        </w:r>
        <w:r w:rsidRPr="005153AD">
          <w:rPr>
            <w:rStyle w:val="Hyperlink"/>
            <w:noProof/>
          </w:rPr>
          <w:fldChar w:fldCharType="end"/>
        </w:r>
      </w:ins>
    </w:p>
    <w:p w14:paraId="66DDB457" w14:textId="1DA116B6" w:rsidR="00AA47A7" w:rsidRDefault="00AA47A7" w:rsidP="0000205B">
      <w:pPr>
        <w:pStyle w:val="TOC1"/>
        <w:rPr>
          <w:ins w:id="247" w:author="Chris Satterlee" w:date="2022-02-03T16:19:00Z"/>
          <w:noProof/>
          <w:lang w:eastAsia="ja-JP"/>
        </w:rPr>
      </w:pPr>
      <w:ins w:id="248"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"_Toc94797623"</w:instrText>
        </w:r>
        <w:r w:rsidRPr="005153AD">
          <w:rPr>
            <w:rStyle w:val="Hyperlink"/>
            <w:noProof/>
          </w:rPr>
          <w:instrText xml:space="preserve"> </w:instrText>
        </w:r>
      </w:ins>
      <w:ins w:id="249" w:author="Chris Satterlee" w:date="2022-02-28T17:28:00Z">
        <w:r w:rsidR="0000205B" w:rsidRPr="005153AD">
          <w:rPr>
            <w:rStyle w:val="Hyperlink"/>
            <w:noProof/>
          </w:rPr>
        </w:r>
      </w:ins>
      <w:ins w:id="250" w:author="Chris Satterlee" w:date="2022-02-03T16:19:00Z">
        <w:r w:rsidRPr="005153AD">
          <w:rPr>
            <w:rStyle w:val="Hyperlink"/>
            <w:noProof/>
          </w:rPr>
          <w:fldChar w:fldCharType="separate"/>
        </w:r>
        <w:r w:rsidRPr="005153AD">
          <w:rPr>
            <w:rStyle w:val="Hyperlink"/>
            <w:noProof/>
          </w:rPr>
          <w:t>Step 39: Mark holes for binding posts</w:t>
        </w:r>
        <w:r>
          <w:rPr>
            <w:noProof/>
            <w:webHidden/>
          </w:rPr>
          <w:tab/>
        </w:r>
        <w:r>
          <w:rPr>
            <w:noProof/>
            <w:webHidden/>
          </w:rPr>
          <w:fldChar w:fldCharType="begin"/>
        </w:r>
        <w:r>
          <w:rPr>
            <w:noProof/>
            <w:webHidden/>
          </w:rPr>
          <w:instrText xml:space="preserve"> PAGEREF _Toc94797623 \h </w:instrText>
        </w:r>
      </w:ins>
      <w:r>
        <w:rPr>
          <w:noProof/>
          <w:webHidden/>
        </w:rPr>
      </w:r>
      <w:r>
        <w:rPr>
          <w:noProof/>
          <w:webHidden/>
        </w:rPr>
        <w:fldChar w:fldCharType="separate"/>
      </w:r>
      <w:ins w:id="251" w:author="Chris Satterlee" w:date="2022-02-28T17:28:00Z">
        <w:r w:rsidR="0000205B">
          <w:rPr>
            <w:noProof/>
            <w:webHidden/>
          </w:rPr>
          <w:t>53</w:t>
        </w:r>
      </w:ins>
      <w:ins w:id="252" w:author="Chris Satterlee" w:date="2022-02-03T16:19:00Z">
        <w:r>
          <w:rPr>
            <w:noProof/>
            <w:webHidden/>
          </w:rPr>
          <w:fldChar w:fldCharType="end"/>
        </w:r>
        <w:r w:rsidRPr="005153AD">
          <w:rPr>
            <w:rStyle w:val="Hyperlink"/>
            <w:noProof/>
          </w:rPr>
          <w:fldChar w:fldCharType="end"/>
        </w:r>
      </w:ins>
    </w:p>
    <w:p w14:paraId="625C50A9" w14:textId="3796F5A2" w:rsidR="00AA47A7" w:rsidRDefault="00AA47A7" w:rsidP="0000205B">
      <w:pPr>
        <w:pStyle w:val="TOC1"/>
        <w:rPr>
          <w:ins w:id="253" w:author="Chris Satterlee" w:date="2022-02-03T16:19:00Z"/>
          <w:noProof/>
          <w:lang w:eastAsia="ja-JP"/>
        </w:rPr>
      </w:pPr>
      <w:ins w:id="254"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"_Toc94797624"</w:instrText>
        </w:r>
        <w:r w:rsidRPr="005153AD">
          <w:rPr>
            <w:rStyle w:val="Hyperlink"/>
            <w:noProof/>
          </w:rPr>
          <w:instrText xml:space="preserve"> </w:instrText>
        </w:r>
      </w:ins>
      <w:ins w:id="255" w:author="Chris Satterlee" w:date="2022-02-28T17:28:00Z">
        <w:r w:rsidR="0000205B" w:rsidRPr="005153AD">
          <w:rPr>
            <w:rStyle w:val="Hyperlink"/>
            <w:noProof/>
          </w:rPr>
        </w:r>
      </w:ins>
      <w:ins w:id="256" w:author="Chris Satterlee" w:date="2022-02-03T16:19:00Z">
        <w:r w:rsidRPr="005153AD">
          <w:rPr>
            <w:rStyle w:val="Hyperlink"/>
            <w:noProof/>
          </w:rPr>
          <w:fldChar w:fldCharType="separate"/>
        </w:r>
        <w:r w:rsidRPr="005153AD">
          <w:rPr>
            <w:rStyle w:val="Hyperlink"/>
            <w:noProof/>
          </w:rPr>
          <w:t>Step 40: Drill 12 marked holes</w:t>
        </w:r>
        <w:r>
          <w:rPr>
            <w:noProof/>
            <w:webHidden/>
          </w:rPr>
          <w:tab/>
        </w:r>
        <w:r>
          <w:rPr>
            <w:noProof/>
            <w:webHidden/>
          </w:rPr>
          <w:fldChar w:fldCharType="begin"/>
        </w:r>
        <w:r>
          <w:rPr>
            <w:noProof/>
            <w:webHidden/>
          </w:rPr>
          <w:instrText xml:space="preserve"> PAGEREF _Toc94797624 \h </w:instrText>
        </w:r>
      </w:ins>
      <w:r>
        <w:rPr>
          <w:noProof/>
          <w:webHidden/>
        </w:rPr>
      </w:r>
      <w:r>
        <w:rPr>
          <w:noProof/>
          <w:webHidden/>
        </w:rPr>
        <w:fldChar w:fldCharType="separate"/>
      </w:r>
      <w:ins w:id="257" w:author="Chris Satterlee" w:date="2022-02-28T17:28:00Z">
        <w:r w:rsidR="0000205B">
          <w:rPr>
            <w:noProof/>
            <w:webHidden/>
          </w:rPr>
          <w:t>54</w:t>
        </w:r>
      </w:ins>
      <w:ins w:id="258" w:author="Chris Satterlee" w:date="2022-02-03T16:19:00Z">
        <w:r>
          <w:rPr>
            <w:noProof/>
            <w:webHidden/>
          </w:rPr>
          <w:fldChar w:fldCharType="end"/>
        </w:r>
        <w:r w:rsidRPr="005153AD">
          <w:rPr>
            <w:rStyle w:val="Hyperlink"/>
            <w:noProof/>
          </w:rPr>
          <w:fldChar w:fldCharType="end"/>
        </w:r>
      </w:ins>
    </w:p>
    <w:p w14:paraId="0A8F422F" w14:textId="7C0DF4D4" w:rsidR="00AA47A7" w:rsidRDefault="00AA47A7" w:rsidP="0000205B">
      <w:pPr>
        <w:pStyle w:val="TOC1"/>
        <w:rPr>
          <w:ins w:id="259" w:author="Chris Satterlee" w:date="2022-02-03T16:19:00Z"/>
          <w:noProof/>
          <w:lang w:eastAsia="ja-JP"/>
        </w:rPr>
      </w:pPr>
      <w:ins w:id="260"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"_Toc94797625"</w:instrText>
        </w:r>
        <w:r w:rsidRPr="005153AD">
          <w:rPr>
            <w:rStyle w:val="Hyperlink"/>
            <w:noProof/>
          </w:rPr>
          <w:instrText xml:space="preserve"> </w:instrText>
        </w:r>
      </w:ins>
      <w:ins w:id="261" w:author="Chris Satterlee" w:date="2022-02-28T17:28:00Z">
        <w:r w:rsidR="0000205B" w:rsidRPr="005153AD">
          <w:rPr>
            <w:rStyle w:val="Hyperlink"/>
            <w:noProof/>
          </w:rPr>
        </w:r>
      </w:ins>
      <w:ins w:id="262" w:author="Chris Satterlee" w:date="2022-02-03T16:19:00Z">
        <w:r w:rsidRPr="005153AD">
          <w:rPr>
            <w:rStyle w:val="Hyperlink"/>
            <w:noProof/>
          </w:rPr>
          <w:fldChar w:fldCharType="separate"/>
        </w:r>
        <w:r w:rsidRPr="005153AD">
          <w:rPr>
            <w:rStyle w:val="Hyperlink"/>
            <w:noProof/>
          </w:rPr>
          <w:t>Step 41: Install binding posts</w:t>
        </w:r>
        <w:r>
          <w:rPr>
            <w:noProof/>
            <w:webHidden/>
          </w:rPr>
          <w:tab/>
        </w:r>
        <w:r>
          <w:rPr>
            <w:noProof/>
            <w:webHidden/>
          </w:rPr>
          <w:fldChar w:fldCharType="begin"/>
        </w:r>
        <w:r>
          <w:rPr>
            <w:noProof/>
            <w:webHidden/>
          </w:rPr>
          <w:instrText xml:space="preserve"> PAGEREF _Toc94797625 \h </w:instrText>
        </w:r>
      </w:ins>
      <w:r>
        <w:rPr>
          <w:noProof/>
          <w:webHidden/>
        </w:rPr>
      </w:r>
      <w:r>
        <w:rPr>
          <w:noProof/>
          <w:webHidden/>
        </w:rPr>
        <w:fldChar w:fldCharType="separate"/>
      </w:r>
      <w:ins w:id="263" w:author="Chris Satterlee" w:date="2022-02-28T17:28:00Z">
        <w:r w:rsidR="0000205B">
          <w:rPr>
            <w:noProof/>
            <w:webHidden/>
          </w:rPr>
          <w:t>55</w:t>
        </w:r>
      </w:ins>
      <w:ins w:id="264" w:author="Chris Satterlee" w:date="2022-02-03T16:19:00Z">
        <w:r>
          <w:rPr>
            <w:noProof/>
            <w:webHidden/>
          </w:rPr>
          <w:fldChar w:fldCharType="end"/>
        </w:r>
        <w:r w:rsidRPr="005153AD">
          <w:rPr>
            <w:rStyle w:val="Hyperlink"/>
            <w:noProof/>
          </w:rPr>
          <w:fldChar w:fldCharType="end"/>
        </w:r>
      </w:ins>
    </w:p>
    <w:p w14:paraId="34EAAFEF" w14:textId="3E43A795" w:rsidR="00AA47A7" w:rsidRDefault="00AA47A7" w:rsidP="0000205B">
      <w:pPr>
        <w:pStyle w:val="TOC1"/>
        <w:rPr>
          <w:ins w:id="265" w:author="Chris Satterlee" w:date="2022-02-03T16:19:00Z"/>
          <w:noProof/>
          <w:lang w:eastAsia="ja-JP"/>
        </w:rPr>
      </w:pPr>
      <w:ins w:id="266"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"_Toc94797626"</w:instrText>
        </w:r>
        <w:r w:rsidRPr="005153AD">
          <w:rPr>
            <w:rStyle w:val="Hyperlink"/>
            <w:noProof/>
          </w:rPr>
          <w:instrText xml:space="preserve"> </w:instrText>
        </w:r>
      </w:ins>
      <w:ins w:id="267" w:author="Chris Satterlee" w:date="2022-02-28T17:28:00Z">
        <w:r w:rsidR="0000205B" w:rsidRPr="005153AD">
          <w:rPr>
            <w:rStyle w:val="Hyperlink"/>
            <w:noProof/>
          </w:rPr>
        </w:r>
      </w:ins>
      <w:ins w:id="268" w:author="Chris Satterlee" w:date="2022-02-03T16:19:00Z">
        <w:r w:rsidRPr="005153AD">
          <w:rPr>
            <w:rStyle w:val="Hyperlink"/>
            <w:noProof/>
          </w:rPr>
          <w:fldChar w:fldCharType="separate"/>
        </w:r>
        <w:r w:rsidRPr="005153AD">
          <w:rPr>
            <w:rStyle w:val="Hyperlink"/>
            <w:noProof/>
          </w:rPr>
          <w:t>Step 42: Install Perma-Proto</w:t>
        </w:r>
        <w:r>
          <w:rPr>
            <w:noProof/>
            <w:webHidden/>
          </w:rPr>
          <w:tab/>
        </w:r>
        <w:r>
          <w:rPr>
            <w:noProof/>
            <w:webHidden/>
          </w:rPr>
          <w:fldChar w:fldCharType="begin"/>
        </w:r>
        <w:r>
          <w:rPr>
            <w:noProof/>
            <w:webHidden/>
          </w:rPr>
          <w:instrText xml:space="preserve"> PAGEREF _Toc94797626 \h </w:instrText>
        </w:r>
      </w:ins>
      <w:r>
        <w:rPr>
          <w:noProof/>
          <w:webHidden/>
        </w:rPr>
      </w:r>
      <w:r>
        <w:rPr>
          <w:noProof/>
          <w:webHidden/>
        </w:rPr>
        <w:fldChar w:fldCharType="separate"/>
      </w:r>
      <w:ins w:id="269" w:author="Chris Satterlee" w:date="2022-02-28T17:28:00Z">
        <w:r w:rsidR="0000205B">
          <w:rPr>
            <w:noProof/>
            <w:webHidden/>
          </w:rPr>
          <w:t>55</w:t>
        </w:r>
      </w:ins>
      <w:ins w:id="270" w:author="Chris Satterlee" w:date="2022-02-03T16:19:00Z">
        <w:r>
          <w:rPr>
            <w:noProof/>
            <w:webHidden/>
          </w:rPr>
          <w:fldChar w:fldCharType="end"/>
        </w:r>
        <w:r w:rsidRPr="005153AD">
          <w:rPr>
            <w:rStyle w:val="Hyperlink"/>
            <w:noProof/>
          </w:rPr>
          <w:fldChar w:fldCharType="end"/>
        </w:r>
      </w:ins>
    </w:p>
    <w:p w14:paraId="2A6C39C5" w14:textId="590D0FEE" w:rsidR="00AA47A7" w:rsidRDefault="00AA47A7" w:rsidP="0000205B">
      <w:pPr>
        <w:pStyle w:val="TOC1"/>
        <w:rPr>
          <w:ins w:id="271" w:author="Chris Satterlee" w:date="2022-02-03T16:19:00Z"/>
          <w:noProof/>
          <w:lang w:eastAsia="ja-JP"/>
        </w:rPr>
      </w:pPr>
      <w:ins w:id="272"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"_Toc94797627"</w:instrText>
        </w:r>
        <w:r w:rsidRPr="005153AD">
          <w:rPr>
            <w:rStyle w:val="Hyperlink"/>
            <w:noProof/>
          </w:rPr>
          <w:instrText xml:space="preserve"> </w:instrText>
        </w:r>
      </w:ins>
      <w:ins w:id="273" w:author="Chris Satterlee" w:date="2022-02-28T17:28:00Z">
        <w:r w:rsidR="0000205B" w:rsidRPr="005153AD">
          <w:rPr>
            <w:rStyle w:val="Hyperlink"/>
            <w:noProof/>
          </w:rPr>
        </w:r>
      </w:ins>
      <w:ins w:id="274" w:author="Chris Satterlee" w:date="2022-02-03T16:19:00Z">
        <w:r w:rsidRPr="005153AD">
          <w:rPr>
            <w:rStyle w:val="Hyperlink"/>
            <w:noProof/>
          </w:rPr>
          <w:fldChar w:fldCharType="separate"/>
        </w:r>
        <w:r w:rsidRPr="005153AD">
          <w:rPr>
            <w:rStyle w:val="Hyperlink"/>
            <w:noProof/>
          </w:rPr>
          <w:t>Step 43: Make binding post connections</w:t>
        </w:r>
        <w:r>
          <w:rPr>
            <w:noProof/>
            <w:webHidden/>
          </w:rPr>
          <w:tab/>
        </w:r>
        <w:r>
          <w:rPr>
            <w:noProof/>
            <w:webHidden/>
          </w:rPr>
          <w:fldChar w:fldCharType="begin"/>
        </w:r>
        <w:r>
          <w:rPr>
            <w:noProof/>
            <w:webHidden/>
          </w:rPr>
          <w:instrText xml:space="preserve"> PAGEREF _Toc94797627 \h </w:instrText>
        </w:r>
      </w:ins>
      <w:r>
        <w:rPr>
          <w:noProof/>
          <w:webHidden/>
        </w:rPr>
      </w:r>
      <w:r>
        <w:rPr>
          <w:noProof/>
          <w:webHidden/>
        </w:rPr>
        <w:fldChar w:fldCharType="separate"/>
      </w:r>
      <w:ins w:id="275" w:author="Chris Satterlee" w:date="2022-02-28T17:28:00Z">
        <w:r w:rsidR="0000205B">
          <w:rPr>
            <w:noProof/>
            <w:webHidden/>
          </w:rPr>
          <w:t>55</w:t>
        </w:r>
      </w:ins>
      <w:ins w:id="276" w:author="Chris Satterlee" w:date="2022-02-03T16:19:00Z">
        <w:r>
          <w:rPr>
            <w:noProof/>
            <w:webHidden/>
          </w:rPr>
          <w:fldChar w:fldCharType="end"/>
        </w:r>
        <w:r w:rsidRPr="005153AD">
          <w:rPr>
            <w:rStyle w:val="Hyperlink"/>
            <w:noProof/>
          </w:rPr>
          <w:fldChar w:fldCharType="end"/>
        </w:r>
      </w:ins>
    </w:p>
    <w:p w14:paraId="14F0FB28" w14:textId="3E3E5600" w:rsidR="00AA47A7" w:rsidRDefault="00AA47A7" w:rsidP="0000205B">
      <w:pPr>
        <w:pStyle w:val="TOC1"/>
        <w:rPr>
          <w:ins w:id="277" w:author="Chris Satterlee" w:date="2022-02-03T16:19:00Z"/>
          <w:noProof/>
          <w:lang w:eastAsia="ja-JP"/>
        </w:rPr>
      </w:pPr>
      <w:ins w:id="278"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"_Toc94797628"</w:instrText>
        </w:r>
        <w:r w:rsidRPr="005153AD">
          <w:rPr>
            <w:rStyle w:val="Hyperlink"/>
            <w:noProof/>
          </w:rPr>
          <w:instrText xml:space="preserve"> </w:instrText>
        </w:r>
      </w:ins>
      <w:ins w:id="279" w:author="Chris Satterlee" w:date="2022-02-28T17:28:00Z">
        <w:r w:rsidR="0000205B" w:rsidRPr="005153AD">
          <w:rPr>
            <w:rStyle w:val="Hyperlink"/>
            <w:noProof/>
          </w:rPr>
        </w:r>
      </w:ins>
      <w:ins w:id="280" w:author="Chris Satterlee" w:date="2022-02-03T16:19:00Z">
        <w:r w:rsidRPr="005153AD">
          <w:rPr>
            <w:rStyle w:val="Hyperlink"/>
            <w:noProof/>
          </w:rPr>
          <w:fldChar w:fldCharType="separate"/>
        </w:r>
        <w:r w:rsidRPr="005153AD">
          <w:rPr>
            <w:rStyle w:val="Hyperlink"/>
            <w:noProof/>
          </w:rPr>
          <w:t>Step 44: Install Arduino</w:t>
        </w:r>
        <w:r>
          <w:rPr>
            <w:noProof/>
            <w:webHidden/>
          </w:rPr>
          <w:tab/>
        </w:r>
        <w:r>
          <w:rPr>
            <w:noProof/>
            <w:webHidden/>
          </w:rPr>
          <w:fldChar w:fldCharType="begin"/>
        </w:r>
        <w:r>
          <w:rPr>
            <w:noProof/>
            <w:webHidden/>
          </w:rPr>
          <w:instrText xml:space="preserve"> PAGEREF _Toc94797628 \h </w:instrText>
        </w:r>
      </w:ins>
      <w:r>
        <w:rPr>
          <w:noProof/>
          <w:webHidden/>
        </w:rPr>
      </w:r>
      <w:r>
        <w:rPr>
          <w:noProof/>
          <w:webHidden/>
        </w:rPr>
        <w:fldChar w:fldCharType="separate"/>
      </w:r>
      <w:ins w:id="281" w:author="Chris Satterlee" w:date="2022-02-28T17:28:00Z">
        <w:r w:rsidR="0000205B">
          <w:rPr>
            <w:noProof/>
            <w:webHidden/>
          </w:rPr>
          <w:t>56</w:t>
        </w:r>
      </w:ins>
      <w:ins w:id="282" w:author="Chris Satterlee" w:date="2022-02-03T16:19:00Z">
        <w:r>
          <w:rPr>
            <w:noProof/>
            <w:webHidden/>
          </w:rPr>
          <w:fldChar w:fldCharType="end"/>
        </w:r>
        <w:r w:rsidRPr="005153AD">
          <w:rPr>
            <w:rStyle w:val="Hyperlink"/>
            <w:noProof/>
          </w:rPr>
          <w:fldChar w:fldCharType="end"/>
        </w:r>
      </w:ins>
    </w:p>
    <w:p w14:paraId="7BDFF708" w14:textId="7CDD8225" w:rsidR="00AA47A7" w:rsidRDefault="00AA47A7" w:rsidP="0000205B">
      <w:pPr>
        <w:pStyle w:val="TOC1"/>
        <w:rPr>
          <w:ins w:id="283" w:author="Chris Satterlee" w:date="2022-02-03T16:19:00Z"/>
          <w:noProof/>
          <w:lang w:eastAsia="ja-JP"/>
        </w:rPr>
      </w:pPr>
      <w:ins w:id="284"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"_Toc94797629"</w:instrText>
        </w:r>
        <w:r w:rsidRPr="005153AD">
          <w:rPr>
            <w:rStyle w:val="Hyperlink"/>
            <w:noProof/>
          </w:rPr>
          <w:instrText xml:space="preserve"> </w:instrText>
        </w:r>
      </w:ins>
      <w:ins w:id="285" w:author="Chris Satterlee" w:date="2022-02-28T17:28:00Z">
        <w:r w:rsidR="0000205B" w:rsidRPr="005153AD">
          <w:rPr>
            <w:rStyle w:val="Hyperlink"/>
            <w:noProof/>
          </w:rPr>
        </w:r>
      </w:ins>
      <w:ins w:id="286" w:author="Chris Satterlee" w:date="2022-02-03T16:19:00Z">
        <w:r w:rsidRPr="005153AD">
          <w:rPr>
            <w:rStyle w:val="Hyperlink"/>
            <w:noProof/>
          </w:rPr>
          <w:fldChar w:fldCharType="separate"/>
        </w:r>
        <w:r w:rsidRPr="005153AD">
          <w:rPr>
            <w:rStyle w:val="Hyperlink"/>
            <w:noProof/>
          </w:rPr>
          <w:t>Step 45: Connect Perma-Proto to Arduino</w:t>
        </w:r>
        <w:r>
          <w:rPr>
            <w:noProof/>
            <w:webHidden/>
          </w:rPr>
          <w:tab/>
        </w:r>
        <w:r>
          <w:rPr>
            <w:noProof/>
            <w:webHidden/>
          </w:rPr>
          <w:fldChar w:fldCharType="begin"/>
        </w:r>
        <w:r>
          <w:rPr>
            <w:noProof/>
            <w:webHidden/>
          </w:rPr>
          <w:instrText xml:space="preserve"> PAGEREF _Toc94797629 \h </w:instrText>
        </w:r>
      </w:ins>
      <w:r>
        <w:rPr>
          <w:noProof/>
          <w:webHidden/>
        </w:rPr>
      </w:r>
      <w:r>
        <w:rPr>
          <w:noProof/>
          <w:webHidden/>
        </w:rPr>
        <w:fldChar w:fldCharType="separate"/>
      </w:r>
      <w:ins w:id="287" w:author="Chris Satterlee" w:date="2022-02-28T17:28:00Z">
        <w:r w:rsidR="0000205B">
          <w:rPr>
            <w:noProof/>
            <w:webHidden/>
          </w:rPr>
          <w:t>56</w:t>
        </w:r>
      </w:ins>
      <w:ins w:id="288" w:author="Chris Satterlee" w:date="2022-02-03T16:19:00Z">
        <w:r>
          <w:rPr>
            <w:noProof/>
            <w:webHidden/>
          </w:rPr>
          <w:fldChar w:fldCharType="end"/>
        </w:r>
        <w:r w:rsidRPr="005153AD">
          <w:rPr>
            <w:rStyle w:val="Hyperlink"/>
            <w:noProof/>
          </w:rPr>
          <w:fldChar w:fldCharType="end"/>
        </w:r>
      </w:ins>
    </w:p>
    <w:p w14:paraId="5A14F560" w14:textId="22B7E255" w:rsidR="00AA47A7" w:rsidRDefault="00AA47A7" w:rsidP="0000205B">
      <w:pPr>
        <w:pStyle w:val="TOC1"/>
        <w:rPr>
          <w:ins w:id="289" w:author="Chris Satterlee" w:date="2022-02-03T16:19:00Z"/>
          <w:noProof/>
          <w:lang w:eastAsia="ja-JP"/>
        </w:rPr>
      </w:pPr>
      <w:ins w:id="290" w:author="Chris Satterlee" w:date="2022-02-03T16:19:00Z">
        <w:r w:rsidRPr="005153AD">
          <w:rPr>
            <w:rStyle w:val="Hyperlink"/>
            <w:noProof/>
          </w:rPr>
          <w:lastRenderedPageBreak/>
          <w:fldChar w:fldCharType="begin"/>
        </w:r>
        <w:r w:rsidRPr="005153AD">
          <w:rPr>
            <w:rStyle w:val="Hyperlink"/>
            <w:noProof/>
          </w:rPr>
          <w:instrText xml:space="preserve"> </w:instrText>
        </w:r>
        <w:r>
          <w:rPr>
            <w:noProof/>
          </w:rPr>
          <w:instrText>HYPERLINK \l "_Toc94797630"</w:instrText>
        </w:r>
        <w:r w:rsidRPr="005153AD">
          <w:rPr>
            <w:rStyle w:val="Hyperlink"/>
            <w:noProof/>
          </w:rPr>
          <w:instrText xml:space="preserve"> </w:instrText>
        </w:r>
      </w:ins>
      <w:ins w:id="291" w:author="Chris Satterlee" w:date="2022-02-28T17:28:00Z">
        <w:r w:rsidR="0000205B" w:rsidRPr="005153AD">
          <w:rPr>
            <w:rStyle w:val="Hyperlink"/>
            <w:noProof/>
          </w:rPr>
        </w:r>
      </w:ins>
      <w:ins w:id="292" w:author="Chris Satterlee" w:date="2022-02-03T16:19:00Z">
        <w:r w:rsidRPr="005153AD">
          <w:rPr>
            <w:rStyle w:val="Hyperlink"/>
            <w:noProof/>
          </w:rPr>
          <w:fldChar w:fldCharType="separate"/>
        </w:r>
        <w:r w:rsidRPr="005153AD">
          <w:rPr>
            <w:rStyle w:val="Hyperlink"/>
            <w:noProof/>
          </w:rPr>
          <w:t>Step 46: Connect screw-down side of relay module</w:t>
        </w:r>
        <w:r>
          <w:rPr>
            <w:noProof/>
            <w:webHidden/>
          </w:rPr>
          <w:tab/>
        </w:r>
        <w:r>
          <w:rPr>
            <w:noProof/>
            <w:webHidden/>
          </w:rPr>
          <w:fldChar w:fldCharType="begin"/>
        </w:r>
        <w:r>
          <w:rPr>
            <w:noProof/>
            <w:webHidden/>
          </w:rPr>
          <w:instrText xml:space="preserve"> PAGEREF _Toc94797630 \h </w:instrText>
        </w:r>
      </w:ins>
      <w:r>
        <w:rPr>
          <w:noProof/>
          <w:webHidden/>
        </w:rPr>
      </w:r>
      <w:r>
        <w:rPr>
          <w:noProof/>
          <w:webHidden/>
        </w:rPr>
        <w:fldChar w:fldCharType="separate"/>
      </w:r>
      <w:ins w:id="293" w:author="Chris Satterlee" w:date="2022-02-28T17:28:00Z">
        <w:r w:rsidR="0000205B">
          <w:rPr>
            <w:noProof/>
            <w:webHidden/>
          </w:rPr>
          <w:t>57</w:t>
        </w:r>
      </w:ins>
      <w:ins w:id="294" w:author="Chris Satterlee" w:date="2022-02-03T16:19:00Z">
        <w:r>
          <w:rPr>
            <w:noProof/>
            <w:webHidden/>
          </w:rPr>
          <w:fldChar w:fldCharType="end"/>
        </w:r>
        <w:r w:rsidRPr="005153AD">
          <w:rPr>
            <w:rStyle w:val="Hyperlink"/>
            <w:noProof/>
          </w:rPr>
          <w:fldChar w:fldCharType="end"/>
        </w:r>
      </w:ins>
    </w:p>
    <w:p w14:paraId="71164D4C" w14:textId="1D76072D" w:rsidR="00AA47A7" w:rsidRDefault="00AA47A7" w:rsidP="0000205B">
      <w:pPr>
        <w:pStyle w:val="TOC1"/>
        <w:rPr>
          <w:ins w:id="295" w:author="Chris Satterlee" w:date="2022-02-03T16:19:00Z"/>
          <w:noProof/>
          <w:lang w:eastAsia="ja-JP"/>
        </w:rPr>
      </w:pPr>
      <w:ins w:id="296"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"_Toc94797631"</w:instrText>
        </w:r>
        <w:r w:rsidRPr="005153AD">
          <w:rPr>
            <w:rStyle w:val="Hyperlink"/>
            <w:noProof/>
          </w:rPr>
          <w:instrText xml:space="preserve"> </w:instrText>
        </w:r>
      </w:ins>
      <w:ins w:id="297" w:author="Chris Satterlee" w:date="2022-02-28T17:28:00Z">
        <w:r w:rsidR="0000205B" w:rsidRPr="005153AD">
          <w:rPr>
            <w:rStyle w:val="Hyperlink"/>
            <w:noProof/>
          </w:rPr>
        </w:r>
      </w:ins>
      <w:ins w:id="298" w:author="Chris Satterlee" w:date="2022-02-03T16:19:00Z">
        <w:r w:rsidRPr="005153AD">
          <w:rPr>
            <w:rStyle w:val="Hyperlink"/>
            <w:noProof/>
          </w:rPr>
          <w:fldChar w:fldCharType="separate"/>
        </w:r>
        <w:r w:rsidRPr="005153AD">
          <w:rPr>
            <w:rStyle w:val="Hyperlink"/>
            <w:noProof/>
          </w:rPr>
          <w:t>Step 47: Install relay module</w:t>
        </w:r>
        <w:r>
          <w:rPr>
            <w:noProof/>
            <w:webHidden/>
          </w:rPr>
          <w:tab/>
        </w:r>
        <w:r>
          <w:rPr>
            <w:noProof/>
            <w:webHidden/>
          </w:rPr>
          <w:fldChar w:fldCharType="begin"/>
        </w:r>
        <w:r>
          <w:rPr>
            <w:noProof/>
            <w:webHidden/>
          </w:rPr>
          <w:instrText xml:space="preserve"> PAGEREF _Toc94797631 \h </w:instrText>
        </w:r>
      </w:ins>
      <w:r>
        <w:rPr>
          <w:noProof/>
          <w:webHidden/>
        </w:rPr>
      </w:r>
      <w:r>
        <w:rPr>
          <w:noProof/>
          <w:webHidden/>
        </w:rPr>
        <w:fldChar w:fldCharType="separate"/>
      </w:r>
      <w:ins w:id="299" w:author="Chris Satterlee" w:date="2022-02-28T17:28:00Z">
        <w:r w:rsidR="0000205B">
          <w:rPr>
            <w:noProof/>
            <w:webHidden/>
          </w:rPr>
          <w:t>58</w:t>
        </w:r>
      </w:ins>
      <w:ins w:id="300" w:author="Chris Satterlee" w:date="2022-02-03T16:19:00Z">
        <w:r>
          <w:rPr>
            <w:noProof/>
            <w:webHidden/>
          </w:rPr>
          <w:fldChar w:fldCharType="end"/>
        </w:r>
        <w:r w:rsidRPr="005153AD">
          <w:rPr>
            <w:rStyle w:val="Hyperlink"/>
            <w:noProof/>
          </w:rPr>
          <w:fldChar w:fldCharType="end"/>
        </w:r>
      </w:ins>
    </w:p>
    <w:p w14:paraId="7FA04C40" w14:textId="432A41B8" w:rsidR="00AA47A7" w:rsidRDefault="00AA47A7" w:rsidP="0000205B">
      <w:pPr>
        <w:pStyle w:val="TOC1"/>
        <w:rPr>
          <w:ins w:id="301" w:author="Chris Satterlee" w:date="2022-02-03T16:19:00Z"/>
          <w:noProof/>
          <w:lang w:eastAsia="ja-JP"/>
        </w:rPr>
      </w:pPr>
      <w:ins w:id="302"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"_Toc94797632"</w:instrText>
        </w:r>
        <w:r w:rsidRPr="005153AD">
          <w:rPr>
            <w:rStyle w:val="Hyperlink"/>
            <w:noProof/>
          </w:rPr>
          <w:instrText xml:space="preserve"> </w:instrText>
        </w:r>
      </w:ins>
      <w:ins w:id="303" w:author="Chris Satterlee" w:date="2022-02-28T17:28:00Z">
        <w:r w:rsidR="0000205B" w:rsidRPr="005153AD">
          <w:rPr>
            <w:rStyle w:val="Hyperlink"/>
            <w:noProof/>
          </w:rPr>
        </w:r>
      </w:ins>
      <w:ins w:id="304" w:author="Chris Satterlee" w:date="2022-02-03T16:19:00Z">
        <w:r w:rsidRPr="005153AD">
          <w:rPr>
            <w:rStyle w:val="Hyperlink"/>
            <w:noProof/>
          </w:rPr>
          <w:fldChar w:fldCharType="separate"/>
        </w:r>
        <w:r w:rsidRPr="005153AD">
          <w:rPr>
            <w:rStyle w:val="Hyperlink"/>
            <w:noProof/>
          </w:rPr>
          <w:t>Step 48: Connect relay module jumpers</w:t>
        </w:r>
        <w:r>
          <w:rPr>
            <w:noProof/>
            <w:webHidden/>
          </w:rPr>
          <w:tab/>
        </w:r>
        <w:r>
          <w:rPr>
            <w:noProof/>
            <w:webHidden/>
          </w:rPr>
          <w:fldChar w:fldCharType="begin"/>
        </w:r>
        <w:r>
          <w:rPr>
            <w:noProof/>
            <w:webHidden/>
          </w:rPr>
          <w:instrText xml:space="preserve"> PAGEREF _Toc94797632 \h </w:instrText>
        </w:r>
      </w:ins>
      <w:r>
        <w:rPr>
          <w:noProof/>
          <w:webHidden/>
        </w:rPr>
      </w:r>
      <w:r>
        <w:rPr>
          <w:noProof/>
          <w:webHidden/>
        </w:rPr>
        <w:fldChar w:fldCharType="separate"/>
      </w:r>
      <w:ins w:id="305" w:author="Chris Satterlee" w:date="2022-02-28T17:28:00Z">
        <w:r w:rsidR="0000205B">
          <w:rPr>
            <w:noProof/>
            <w:webHidden/>
          </w:rPr>
          <w:t>58</w:t>
        </w:r>
      </w:ins>
      <w:ins w:id="306" w:author="Chris Satterlee" w:date="2022-02-03T16:19:00Z">
        <w:r>
          <w:rPr>
            <w:noProof/>
            <w:webHidden/>
          </w:rPr>
          <w:fldChar w:fldCharType="end"/>
        </w:r>
        <w:r w:rsidRPr="005153AD">
          <w:rPr>
            <w:rStyle w:val="Hyperlink"/>
            <w:noProof/>
          </w:rPr>
          <w:fldChar w:fldCharType="end"/>
        </w:r>
      </w:ins>
    </w:p>
    <w:p w14:paraId="439A25F7" w14:textId="28B09219" w:rsidR="00AA47A7" w:rsidRDefault="00AA47A7" w:rsidP="0000205B">
      <w:pPr>
        <w:pStyle w:val="TOC1"/>
        <w:rPr>
          <w:ins w:id="307" w:author="Chris Satterlee" w:date="2022-02-03T16:19:00Z"/>
          <w:noProof/>
          <w:lang w:eastAsia="ja-JP"/>
        </w:rPr>
      </w:pPr>
      <w:ins w:id="308"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"_Toc94797633"</w:instrText>
        </w:r>
        <w:r w:rsidRPr="005153AD">
          <w:rPr>
            <w:rStyle w:val="Hyperlink"/>
            <w:noProof/>
          </w:rPr>
          <w:instrText xml:space="preserve"> </w:instrText>
        </w:r>
      </w:ins>
      <w:ins w:id="309" w:author="Chris Satterlee" w:date="2022-02-28T17:28:00Z">
        <w:r w:rsidR="0000205B" w:rsidRPr="005153AD">
          <w:rPr>
            <w:rStyle w:val="Hyperlink"/>
            <w:noProof/>
          </w:rPr>
        </w:r>
      </w:ins>
      <w:ins w:id="310" w:author="Chris Satterlee" w:date="2022-02-03T16:19:00Z">
        <w:r w:rsidRPr="005153AD">
          <w:rPr>
            <w:rStyle w:val="Hyperlink"/>
            <w:noProof/>
          </w:rPr>
          <w:fldChar w:fldCharType="separate"/>
        </w:r>
        <w:r w:rsidRPr="005153AD">
          <w:rPr>
            <w:rStyle w:val="Hyperlink"/>
            <w:noProof/>
          </w:rPr>
          <w:t>Step 49: Drill USB connector hole</w:t>
        </w:r>
        <w:r>
          <w:rPr>
            <w:noProof/>
            <w:webHidden/>
          </w:rPr>
          <w:tab/>
        </w:r>
        <w:r>
          <w:rPr>
            <w:noProof/>
            <w:webHidden/>
          </w:rPr>
          <w:fldChar w:fldCharType="begin"/>
        </w:r>
        <w:r>
          <w:rPr>
            <w:noProof/>
            <w:webHidden/>
          </w:rPr>
          <w:instrText xml:space="preserve"> PAGEREF _Toc94797633 \h </w:instrText>
        </w:r>
      </w:ins>
      <w:r>
        <w:rPr>
          <w:noProof/>
          <w:webHidden/>
        </w:rPr>
      </w:r>
      <w:r>
        <w:rPr>
          <w:noProof/>
          <w:webHidden/>
        </w:rPr>
        <w:fldChar w:fldCharType="separate"/>
      </w:r>
      <w:ins w:id="311" w:author="Chris Satterlee" w:date="2022-02-28T17:28:00Z">
        <w:r w:rsidR="0000205B">
          <w:rPr>
            <w:noProof/>
            <w:webHidden/>
          </w:rPr>
          <w:t>58</w:t>
        </w:r>
      </w:ins>
      <w:ins w:id="312" w:author="Chris Satterlee" w:date="2022-02-03T16:19:00Z">
        <w:r>
          <w:rPr>
            <w:noProof/>
            <w:webHidden/>
          </w:rPr>
          <w:fldChar w:fldCharType="end"/>
        </w:r>
        <w:r w:rsidRPr="005153AD">
          <w:rPr>
            <w:rStyle w:val="Hyperlink"/>
            <w:noProof/>
          </w:rPr>
          <w:fldChar w:fldCharType="end"/>
        </w:r>
      </w:ins>
    </w:p>
    <w:p w14:paraId="0BAF522B" w14:textId="039A1E2C" w:rsidR="00AA47A7" w:rsidRDefault="00AA47A7" w:rsidP="0000205B">
      <w:pPr>
        <w:pStyle w:val="TOC1"/>
        <w:rPr>
          <w:ins w:id="313" w:author="Chris Satterlee" w:date="2022-02-03T16:19:00Z"/>
          <w:noProof/>
          <w:lang w:eastAsia="ja-JP"/>
        </w:rPr>
      </w:pPr>
      <w:ins w:id="314"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"_Toc94797634"</w:instrText>
        </w:r>
        <w:r w:rsidRPr="005153AD">
          <w:rPr>
            <w:rStyle w:val="Hyperlink"/>
            <w:noProof/>
          </w:rPr>
          <w:instrText xml:space="preserve"> </w:instrText>
        </w:r>
      </w:ins>
      <w:ins w:id="315" w:author="Chris Satterlee" w:date="2022-02-28T17:28:00Z">
        <w:r w:rsidR="0000205B" w:rsidRPr="005153AD">
          <w:rPr>
            <w:rStyle w:val="Hyperlink"/>
            <w:noProof/>
          </w:rPr>
        </w:r>
      </w:ins>
      <w:ins w:id="316" w:author="Chris Satterlee" w:date="2022-02-03T16:19:00Z">
        <w:r w:rsidRPr="005153AD">
          <w:rPr>
            <w:rStyle w:val="Hyperlink"/>
            <w:noProof/>
          </w:rPr>
          <w:fldChar w:fldCharType="separate"/>
        </w:r>
        <w:r w:rsidRPr="005153AD">
          <w:rPr>
            <w:rStyle w:val="Hyperlink"/>
            <w:noProof/>
          </w:rPr>
          <w:t>Step 50: Make PV cables</w:t>
        </w:r>
        <w:r>
          <w:rPr>
            <w:noProof/>
            <w:webHidden/>
          </w:rPr>
          <w:tab/>
        </w:r>
        <w:r>
          <w:rPr>
            <w:noProof/>
            <w:webHidden/>
          </w:rPr>
          <w:fldChar w:fldCharType="begin"/>
        </w:r>
        <w:r>
          <w:rPr>
            <w:noProof/>
            <w:webHidden/>
          </w:rPr>
          <w:instrText xml:space="preserve"> PAGEREF _Toc94797634 \h </w:instrText>
        </w:r>
      </w:ins>
      <w:r>
        <w:rPr>
          <w:noProof/>
          <w:webHidden/>
        </w:rPr>
      </w:r>
      <w:r>
        <w:rPr>
          <w:noProof/>
          <w:webHidden/>
        </w:rPr>
        <w:fldChar w:fldCharType="separate"/>
      </w:r>
      <w:ins w:id="317" w:author="Chris Satterlee" w:date="2022-02-28T17:28:00Z">
        <w:r w:rsidR="0000205B">
          <w:rPr>
            <w:noProof/>
            <w:webHidden/>
          </w:rPr>
          <w:t>59</w:t>
        </w:r>
      </w:ins>
      <w:ins w:id="318" w:author="Chris Satterlee" w:date="2022-02-03T16:19:00Z">
        <w:r>
          <w:rPr>
            <w:noProof/>
            <w:webHidden/>
          </w:rPr>
          <w:fldChar w:fldCharType="end"/>
        </w:r>
        <w:r w:rsidRPr="005153AD">
          <w:rPr>
            <w:rStyle w:val="Hyperlink"/>
            <w:noProof/>
          </w:rPr>
          <w:fldChar w:fldCharType="end"/>
        </w:r>
      </w:ins>
    </w:p>
    <w:p w14:paraId="5FF00280" w14:textId="1AF05D90" w:rsidR="00AA47A7" w:rsidRDefault="00AA47A7" w:rsidP="0000205B">
      <w:pPr>
        <w:pStyle w:val="TOC1"/>
        <w:rPr>
          <w:ins w:id="319" w:author="Chris Satterlee" w:date="2022-02-03T16:19:00Z"/>
          <w:noProof/>
          <w:lang w:eastAsia="ja-JP"/>
        </w:rPr>
      </w:pPr>
      <w:ins w:id="320" w:author="Chris Satterlee" w:date="2022-02-03T16:19:00Z">
        <w:r w:rsidRPr="005153AD">
          <w:rPr>
            <w:rStyle w:val="Hyperlink"/>
            <w:noProof/>
          </w:rPr>
          <w:fldChar w:fldCharType="begin"/>
        </w:r>
        <w:r w:rsidRPr="005153AD">
          <w:rPr>
            <w:rStyle w:val="Hyperlink"/>
            <w:noProof/>
          </w:rPr>
          <w:instrText xml:space="preserve"> </w:instrText>
        </w:r>
        <w:r>
          <w:rPr>
            <w:noProof/>
          </w:rPr>
          <w:instrText>HYPERLINK \l "_Toc94797635"</w:instrText>
        </w:r>
        <w:r w:rsidRPr="005153AD">
          <w:rPr>
            <w:rStyle w:val="Hyperlink"/>
            <w:noProof/>
          </w:rPr>
          <w:instrText xml:space="preserve"> </w:instrText>
        </w:r>
      </w:ins>
      <w:ins w:id="321" w:author="Chris Satterlee" w:date="2022-02-28T17:28:00Z">
        <w:r w:rsidR="0000205B" w:rsidRPr="005153AD">
          <w:rPr>
            <w:rStyle w:val="Hyperlink"/>
            <w:noProof/>
          </w:rPr>
        </w:r>
      </w:ins>
      <w:ins w:id="322" w:author="Chris Satterlee" w:date="2022-02-03T16:19:00Z">
        <w:r w:rsidRPr="005153AD">
          <w:rPr>
            <w:rStyle w:val="Hyperlink"/>
            <w:noProof/>
          </w:rPr>
          <w:fldChar w:fldCharType="separate"/>
        </w:r>
        <w:r w:rsidRPr="005153AD">
          <w:rPr>
            <w:rStyle w:val="Hyperlink"/>
            <w:noProof/>
          </w:rPr>
          <w:t>Step 51: Final test</w:t>
        </w:r>
        <w:r>
          <w:rPr>
            <w:noProof/>
            <w:webHidden/>
          </w:rPr>
          <w:tab/>
        </w:r>
        <w:r>
          <w:rPr>
            <w:noProof/>
            <w:webHidden/>
          </w:rPr>
          <w:fldChar w:fldCharType="begin"/>
        </w:r>
        <w:r>
          <w:rPr>
            <w:noProof/>
            <w:webHidden/>
          </w:rPr>
          <w:instrText xml:space="preserve"> PAGEREF _Toc94797635 \h </w:instrText>
        </w:r>
      </w:ins>
      <w:r>
        <w:rPr>
          <w:noProof/>
          <w:webHidden/>
        </w:rPr>
      </w:r>
      <w:r>
        <w:rPr>
          <w:noProof/>
          <w:webHidden/>
        </w:rPr>
        <w:fldChar w:fldCharType="separate"/>
      </w:r>
      <w:ins w:id="323" w:author="Chris Satterlee" w:date="2022-02-28T17:28:00Z">
        <w:r w:rsidR="0000205B">
          <w:rPr>
            <w:noProof/>
            <w:webHidden/>
          </w:rPr>
          <w:t>60</w:t>
        </w:r>
      </w:ins>
      <w:ins w:id="324" w:author="Chris Satterlee" w:date="2022-02-03T16:19:00Z">
        <w:r>
          <w:rPr>
            <w:noProof/>
            <w:webHidden/>
          </w:rPr>
          <w:fldChar w:fldCharType="end"/>
        </w:r>
        <w:r w:rsidRPr="005153AD">
          <w:rPr>
            <w:rStyle w:val="Hyperlink"/>
            <w:noProof/>
          </w:rPr>
          <w:fldChar w:fldCharType="end"/>
        </w:r>
      </w:ins>
    </w:p>
    <w:p w14:paraId="164C7E04" w14:textId="159CE243" w:rsidR="00AA47A7" w:rsidRDefault="00AA47A7" w:rsidP="00C83733">
      <w:pPr>
        <w:pStyle w:val="Heading1"/>
        <w:rPr>
          <w:ins w:id="325" w:author="Chris Satterlee" w:date="2022-02-03T16:18:00Z"/>
          <w:rFonts w:ascii="Courier" w:hAnsi="Courier"/>
        </w:rPr>
        <w:sectPr w:rsidR="00AA47A7" w:rsidSect="00403074">
          <w:pgSz w:w="12240" w:h="15840"/>
          <w:pgMar w:top="1440" w:right="1800" w:bottom="1440" w:left="1800" w:header="720" w:footer="720" w:gutter="0"/>
          <w:cols w:space="720"/>
          <w:docGrid w:linePitch="360"/>
        </w:sectPr>
      </w:pPr>
      <w:ins w:id="326" w:author="Chris Satterlee" w:date="2022-02-03T16:18:00Z">
        <w:r>
          <w:rPr>
            <w:rFonts w:ascii="Courier" w:hAnsi="Courier"/>
          </w:rPr>
          <w:fldChar w:fldCharType="end"/>
        </w:r>
      </w:ins>
    </w:p>
    <w:p w14:paraId="187CE27F" w14:textId="08E0EDEE" w:rsidR="00C83733" w:rsidDel="00AA47A7" w:rsidRDefault="00C83733">
      <w:pPr>
        <w:rPr>
          <w:del w:id="327" w:author="Chris Satterlee" w:date="2022-02-03T16:18:00Z"/>
          <w:rFonts w:ascii="Courier" w:hAnsi="Courier"/>
        </w:rPr>
      </w:pPr>
      <w:del w:id="328" w:author="Chris Satterlee" w:date="2022-02-03T16:18:00Z">
        <w:r w:rsidDel="00AA47A7">
          <w:rPr>
            <w:rFonts w:ascii="Courier" w:hAnsi="Courier"/>
          </w:rPr>
          <w:lastRenderedPageBreak/>
          <w:br w:type="page"/>
        </w:r>
      </w:del>
    </w:p>
    <w:p w14:paraId="509CC904" w14:textId="4646B648" w:rsidR="00D549CA" w:rsidDel="002A7833" w:rsidRDefault="00C83733">
      <w:pPr>
        <w:pStyle w:val="TOC1"/>
        <w:rPr>
          <w:del w:id="329" w:author="Chris Satterlee" w:date="2022-01-25T15:33:00Z"/>
          <w:noProof/>
          <w:lang w:eastAsia="ja-JP"/>
        </w:rPr>
      </w:pPr>
      <w:del w:id="330" w:author="Chris Satterlee" w:date="2022-02-03T16:15:00Z">
        <w:r w:rsidDel="00AA47A7">
          <w:rPr>
            <w:rFonts w:ascii="Courier" w:hAnsi="Courier"/>
          </w:rPr>
          <w:fldChar w:fldCharType="begin"/>
        </w:r>
        <w:r w:rsidDel="00AA47A7">
          <w:rPr>
            <w:rFonts w:ascii="Courier" w:hAnsi="Courier"/>
          </w:rPr>
          <w:delInstrText xml:space="preserve"> TOC \o "1-3" </w:delInstrText>
        </w:r>
        <w:r w:rsidDel="00AA47A7">
          <w:rPr>
            <w:rFonts w:ascii="Courier" w:hAnsi="Courier"/>
          </w:rPr>
          <w:fldChar w:fldCharType="separate"/>
        </w:r>
      </w:del>
      <w:del w:id="331" w:author="Chris Satterlee" w:date="2022-01-25T15:33:00Z">
        <w:r w:rsidR="00D549CA" w:rsidDel="002A7833">
          <w:rPr>
            <w:noProof/>
          </w:rPr>
          <w:delText>Intro</w:delText>
        </w:r>
        <w:r w:rsidR="00D549CA" w:rsidDel="002A7833">
          <w:rPr>
            <w:noProof/>
          </w:rPr>
          <w:tab/>
          <w:delText>5</w:delText>
        </w:r>
      </w:del>
    </w:p>
    <w:p w14:paraId="29D86FD4" w14:textId="394D7078" w:rsidR="00D549CA" w:rsidDel="002A7833" w:rsidRDefault="00D549CA">
      <w:pPr>
        <w:pStyle w:val="TOC1"/>
        <w:rPr>
          <w:del w:id="332" w:author="Chris Satterlee" w:date="2022-01-25T15:33:00Z"/>
          <w:noProof/>
          <w:lang w:eastAsia="ja-JP"/>
        </w:rPr>
      </w:pPr>
      <w:del w:id="333" w:author="Chris Satterlee" w:date="2022-01-25T15:33:00Z">
        <w:r w:rsidDel="002A7833">
          <w:rPr>
            <w:noProof/>
          </w:rPr>
          <w:delText>Step 1: Understand the HW design / Choose Variant</w:delText>
        </w:r>
        <w:r w:rsidDel="002A7833">
          <w:rPr>
            <w:noProof/>
          </w:rPr>
          <w:tab/>
          <w:delText>7</w:delText>
        </w:r>
      </w:del>
    </w:p>
    <w:p w14:paraId="6F46D587" w14:textId="06E2D105" w:rsidR="00D549CA" w:rsidDel="002A7833" w:rsidRDefault="00D549CA">
      <w:pPr>
        <w:pStyle w:val="TOC1"/>
        <w:rPr>
          <w:del w:id="334" w:author="Chris Satterlee" w:date="2022-01-25T15:33:00Z"/>
          <w:noProof/>
          <w:lang w:eastAsia="ja-JP"/>
        </w:rPr>
      </w:pPr>
      <w:del w:id="335" w:author="Chris Satterlee" w:date="2022-01-25T15:33:00Z">
        <w:r w:rsidDel="002A7833">
          <w:rPr>
            <w:noProof/>
          </w:rPr>
          <w:delText>Step 2: Install software</w:delText>
        </w:r>
        <w:r w:rsidDel="002A7833">
          <w:rPr>
            <w:noProof/>
          </w:rPr>
          <w:tab/>
          <w:delText>10</w:delText>
        </w:r>
      </w:del>
    </w:p>
    <w:p w14:paraId="0B7AA11F" w14:textId="5DD36A0F" w:rsidR="00D549CA" w:rsidDel="002A7833" w:rsidRDefault="00D549CA">
      <w:pPr>
        <w:pStyle w:val="TOC1"/>
        <w:rPr>
          <w:del w:id="336" w:author="Chris Satterlee" w:date="2022-01-25T15:33:00Z"/>
          <w:noProof/>
          <w:lang w:eastAsia="ja-JP"/>
        </w:rPr>
      </w:pPr>
      <w:del w:id="337" w:author="Chris Satterlee" w:date="2022-01-25T15:33:00Z">
        <w:r w:rsidDel="002A7833">
          <w:rPr>
            <w:noProof/>
          </w:rPr>
          <w:delText>Step 3: Buy parts</w:delText>
        </w:r>
        <w:r w:rsidDel="002A7833">
          <w:rPr>
            <w:noProof/>
          </w:rPr>
          <w:tab/>
          <w:delText>10</w:delText>
        </w:r>
      </w:del>
    </w:p>
    <w:p w14:paraId="7A83C626" w14:textId="634D316F" w:rsidR="00D549CA" w:rsidDel="002A7833" w:rsidRDefault="00D549CA">
      <w:pPr>
        <w:pStyle w:val="TOC1"/>
        <w:rPr>
          <w:del w:id="338" w:author="Chris Satterlee" w:date="2022-01-25T15:33:00Z"/>
          <w:noProof/>
          <w:lang w:eastAsia="ja-JP"/>
        </w:rPr>
      </w:pPr>
      <w:del w:id="339" w:author="Chris Satterlee" w:date="2022-01-25T15:33:00Z">
        <w:r w:rsidDel="002A7833">
          <w:rPr>
            <w:noProof/>
          </w:rPr>
          <w:delText>Step 4: Gather / buy tools</w:delText>
        </w:r>
        <w:r w:rsidDel="002A7833">
          <w:rPr>
            <w:noProof/>
          </w:rPr>
          <w:tab/>
          <w:delText>11</w:delText>
        </w:r>
      </w:del>
    </w:p>
    <w:p w14:paraId="2C55A03C" w14:textId="30BDDEC7" w:rsidR="00D549CA" w:rsidDel="002A7833" w:rsidRDefault="00D549CA">
      <w:pPr>
        <w:pStyle w:val="TOC1"/>
        <w:rPr>
          <w:del w:id="340" w:author="Chris Satterlee" w:date="2022-01-25T15:33:00Z"/>
          <w:noProof/>
          <w:lang w:eastAsia="ja-JP"/>
        </w:rPr>
      </w:pPr>
      <w:del w:id="341" w:author="Chris Satterlee" w:date="2022-01-25T15:33:00Z">
        <w:r w:rsidDel="002A7833">
          <w:rPr>
            <w:noProof/>
          </w:rPr>
          <w:delText>Step 5: Modify Perma-Proto</w:delText>
        </w:r>
        <w:r w:rsidDel="002A7833">
          <w:rPr>
            <w:noProof/>
          </w:rPr>
          <w:tab/>
          <w:delText>12</w:delText>
        </w:r>
      </w:del>
    </w:p>
    <w:p w14:paraId="6BF0DE28" w14:textId="1E4C5E03" w:rsidR="00D549CA" w:rsidDel="002A7833" w:rsidRDefault="00D549CA">
      <w:pPr>
        <w:pStyle w:val="TOC1"/>
        <w:rPr>
          <w:del w:id="342" w:author="Chris Satterlee" w:date="2022-01-25T15:33:00Z"/>
          <w:noProof/>
          <w:lang w:eastAsia="ja-JP"/>
        </w:rPr>
      </w:pPr>
      <w:del w:id="343" w:author="Chris Satterlee" w:date="2022-01-25T15:33:00Z">
        <w:r w:rsidDel="002A7833">
          <w:rPr>
            <w:noProof/>
          </w:rPr>
          <w:delText>Step 6: Manually test the relay module</w:delText>
        </w:r>
        <w:r w:rsidDel="002A7833">
          <w:rPr>
            <w:noProof/>
          </w:rPr>
          <w:tab/>
          <w:delText>12</w:delText>
        </w:r>
      </w:del>
    </w:p>
    <w:p w14:paraId="1287A5DC" w14:textId="31EEBBD6" w:rsidR="00D549CA" w:rsidDel="002A7833" w:rsidRDefault="00D549CA">
      <w:pPr>
        <w:pStyle w:val="TOC1"/>
        <w:rPr>
          <w:del w:id="344" w:author="Chris Satterlee" w:date="2022-01-25T15:33:00Z"/>
          <w:noProof/>
          <w:lang w:eastAsia="ja-JP"/>
        </w:rPr>
      </w:pPr>
      <w:del w:id="345" w:author="Chris Satterlee" w:date="2022-01-25T15:33:00Z">
        <w:r w:rsidDel="002A7833">
          <w:rPr>
            <w:noProof/>
          </w:rPr>
          <w:delText>Step 7: Prepare for Soldering</w:delText>
        </w:r>
        <w:r w:rsidDel="002A7833">
          <w:rPr>
            <w:noProof/>
          </w:rPr>
          <w:tab/>
          <w:delText>13</w:delText>
        </w:r>
      </w:del>
    </w:p>
    <w:p w14:paraId="78F2B02D" w14:textId="5C431AB1" w:rsidR="00D549CA" w:rsidDel="002A7833" w:rsidRDefault="00D549CA">
      <w:pPr>
        <w:pStyle w:val="TOC1"/>
        <w:rPr>
          <w:del w:id="346" w:author="Chris Satterlee" w:date="2022-01-25T15:33:00Z"/>
          <w:noProof/>
          <w:lang w:eastAsia="ja-JP"/>
        </w:rPr>
      </w:pPr>
      <w:del w:id="347" w:author="Chris Satterlee" w:date="2022-01-25T15:33:00Z">
        <w:r w:rsidDel="002A7833">
          <w:rPr>
            <w:noProof/>
          </w:rPr>
          <w:delText>Step 8: BLACK (ground) wires</w:delText>
        </w:r>
        <w:r w:rsidDel="002A7833">
          <w:rPr>
            <w:noProof/>
          </w:rPr>
          <w:tab/>
          <w:delText>17</w:delText>
        </w:r>
      </w:del>
    </w:p>
    <w:p w14:paraId="115DA496" w14:textId="7AB7DB86" w:rsidR="00D549CA" w:rsidDel="002A7833" w:rsidRDefault="00D549CA">
      <w:pPr>
        <w:pStyle w:val="TOC1"/>
        <w:rPr>
          <w:del w:id="348" w:author="Chris Satterlee" w:date="2022-01-25T15:33:00Z"/>
          <w:noProof/>
          <w:lang w:eastAsia="ja-JP"/>
        </w:rPr>
      </w:pPr>
      <w:del w:id="349" w:author="Chris Satterlee" w:date="2022-01-25T15:33:00Z">
        <w:r w:rsidDel="002A7833">
          <w:rPr>
            <w:noProof/>
          </w:rPr>
          <w:delText>Step 9: RED (+5V) wires</w:delText>
        </w:r>
        <w:r w:rsidDel="002A7833">
          <w:rPr>
            <w:noProof/>
          </w:rPr>
          <w:tab/>
          <w:delText>19</w:delText>
        </w:r>
      </w:del>
    </w:p>
    <w:p w14:paraId="507FDA3E" w14:textId="6A592B79" w:rsidR="00D549CA" w:rsidDel="002A7833" w:rsidRDefault="00D549CA">
      <w:pPr>
        <w:pStyle w:val="TOC1"/>
        <w:rPr>
          <w:del w:id="350" w:author="Chris Satterlee" w:date="2022-01-25T15:33:00Z"/>
          <w:noProof/>
          <w:lang w:eastAsia="ja-JP"/>
        </w:rPr>
      </w:pPr>
      <w:del w:id="351" w:author="Chris Satterlee" w:date="2022-01-25T15:33:00Z">
        <w:r w:rsidDel="002A7833">
          <w:rPr>
            <w:noProof/>
          </w:rPr>
          <w:delText>Step 10: BLUE (and one GREEN) wires</w:delText>
        </w:r>
        <w:r w:rsidDel="002A7833">
          <w:rPr>
            <w:noProof/>
          </w:rPr>
          <w:tab/>
          <w:delText>20</w:delText>
        </w:r>
      </w:del>
    </w:p>
    <w:p w14:paraId="53E46EDD" w14:textId="736AE5E6" w:rsidR="00D549CA" w:rsidDel="002A7833" w:rsidRDefault="00D549CA">
      <w:pPr>
        <w:pStyle w:val="TOC1"/>
        <w:rPr>
          <w:del w:id="352" w:author="Chris Satterlee" w:date="2022-01-25T15:33:00Z"/>
          <w:noProof/>
          <w:lang w:eastAsia="ja-JP"/>
        </w:rPr>
      </w:pPr>
      <w:del w:id="353" w:author="Chris Satterlee" w:date="2022-01-25T15:33:00Z">
        <w:r w:rsidDel="002A7833">
          <w:rPr>
            <w:noProof/>
          </w:rPr>
          <w:delText>Step 11: 1/4W resistors</w:delText>
        </w:r>
        <w:r w:rsidDel="002A7833">
          <w:rPr>
            <w:noProof/>
          </w:rPr>
          <w:tab/>
          <w:delText>21</w:delText>
        </w:r>
      </w:del>
    </w:p>
    <w:p w14:paraId="7D7DF52A" w14:textId="7C4BC15C" w:rsidR="00D549CA" w:rsidDel="002A7833" w:rsidRDefault="00D549CA">
      <w:pPr>
        <w:pStyle w:val="TOC1"/>
        <w:rPr>
          <w:del w:id="354" w:author="Chris Satterlee" w:date="2022-01-25T15:33:00Z"/>
          <w:noProof/>
          <w:lang w:eastAsia="ja-JP"/>
        </w:rPr>
      </w:pPr>
      <w:del w:id="355" w:author="Chris Satterlee" w:date="2022-01-25T15:33:00Z">
        <w:r w:rsidDel="002A7833">
          <w:rPr>
            <w:noProof/>
          </w:rPr>
          <w:delText>Step 12: IC sockets</w:delText>
        </w:r>
        <w:r w:rsidDel="002A7833">
          <w:rPr>
            <w:noProof/>
          </w:rPr>
          <w:tab/>
          <w:delText>23</w:delText>
        </w:r>
      </w:del>
    </w:p>
    <w:p w14:paraId="64334723" w14:textId="77D06752" w:rsidR="00D549CA" w:rsidDel="002A7833" w:rsidRDefault="00D549CA">
      <w:pPr>
        <w:pStyle w:val="TOC1"/>
        <w:rPr>
          <w:del w:id="356" w:author="Chris Satterlee" w:date="2022-01-25T15:33:00Z"/>
          <w:noProof/>
          <w:lang w:eastAsia="ja-JP"/>
        </w:rPr>
      </w:pPr>
      <w:del w:id="357" w:author="Chris Satterlee" w:date="2022-01-25T15:33:00Z">
        <w:r w:rsidDel="002A7833">
          <w:rPr>
            <w:noProof/>
          </w:rPr>
          <w:delText>Step 13: Filter capacitors</w:delText>
        </w:r>
        <w:r w:rsidDel="002A7833">
          <w:rPr>
            <w:noProof/>
          </w:rPr>
          <w:tab/>
          <w:delText>26</w:delText>
        </w:r>
      </w:del>
    </w:p>
    <w:p w14:paraId="1E3D05B9" w14:textId="0460CF93" w:rsidR="00D549CA" w:rsidDel="002A7833" w:rsidRDefault="00D549CA">
      <w:pPr>
        <w:pStyle w:val="TOC1"/>
        <w:rPr>
          <w:del w:id="358" w:author="Chris Satterlee" w:date="2022-01-25T15:33:00Z"/>
          <w:noProof/>
          <w:lang w:eastAsia="ja-JP"/>
        </w:rPr>
      </w:pPr>
      <w:del w:id="359" w:author="Chris Satterlee" w:date="2022-01-25T15:33:00Z">
        <w:r w:rsidDel="002A7833">
          <w:rPr>
            <w:noProof/>
          </w:rPr>
          <w:delText>Step 14: Two more GREEN wires, one WHITE wire</w:delText>
        </w:r>
        <w:r w:rsidDel="002A7833">
          <w:rPr>
            <w:noProof/>
          </w:rPr>
          <w:tab/>
          <w:delText>29</w:delText>
        </w:r>
      </w:del>
    </w:p>
    <w:p w14:paraId="26115549" w14:textId="175B452C" w:rsidR="00D549CA" w:rsidDel="002A7833" w:rsidRDefault="00D549CA">
      <w:pPr>
        <w:pStyle w:val="TOC1"/>
        <w:rPr>
          <w:del w:id="360" w:author="Chris Satterlee" w:date="2022-01-25T15:33:00Z"/>
          <w:noProof/>
          <w:lang w:eastAsia="ja-JP"/>
        </w:rPr>
      </w:pPr>
      <w:del w:id="361" w:author="Chris Satterlee" w:date="2022-01-25T15:33:00Z">
        <w:r w:rsidDel="002A7833">
          <w:rPr>
            <w:noProof/>
          </w:rPr>
          <w:delText>Step 15: Insert bleed resistor</w:delText>
        </w:r>
        <w:r w:rsidDel="002A7833">
          <w:rPr>
            <w:noProof/>
          </w:rPr>
          <w:tab/>
          <w:delText>31</w:delText>
        </w:r>
      </w:del>
    </w:p>
    <w:p w14:paraId="0201AB83" w14:textId="4A92AD7E" w:rsidR="00D549CA" w:rsidDel="002A7833" w:rsidRDefault="00D549CA">
      <w:pPr>
        <w:pStyle w:val="TOC1"/>
        <w:rPr>
          <w:del w:id="362" w:author="Chris Satterlee" w:date="2022-01-25T15:33:00Z"/>
          <w:noProof/>
          <w:lang w:eastAsia="ja-JP"/>
        </w:rPr>
      </w:pPr>
      <w:del w:id="363" w:author="Chris Satterlee" w:date="2022-01-25T15:33:00Z">
        <w:r w:rsidDel="002A7833">
          <w:rPr>
            <w:noProof/>
          </w:rPr>
          <w:delText>Step 16: Insert load capacitors</w:delText>
        </w:r>
        <w:r w:rsidDel="002A7833">
          <w:rPr>
            <w:noProof/>
          </w:rPr>
          <w:tab/>
          <w:delText>31</w:delText>
        </w:r>
      </w:del>
    </w:p>
    <w:p w14:paraId="151D79D7" w14:textId="31084B54" w:rsidR="00D549CA" w:rsidDel="002A7833" w:rsidRDefault="00D549CA">
      <w:pPr>
        <w:pStyle w:val="TOC1"/>
        <w:rPr>
          <w:del w:id="364" w:author="Chris Satterlee" w:date="2022-01-25T15:33:00Z"/>
          <w:noProof/>
          <w:lang w:eastAsia="ja-JP"/>
        </w:rPr>
      </w:pPr>
      <w:del w:id="365" w:author="Chris Satterlee" w:date="2022-01-25T15:33:00Z">
        <w:r w:rsidDel="002A7833">
          <w:rPr>
            <w:noProof/>
          </w:rPr>
          <w:delText>Step 17: Solder bleed resistor</w:delText>
        </w:r>
        <w:r w:rsidDel="002A7833">
          <w:rPr>
            <w:noProof/>
          </w:rPr>
          <w:tab/>
          <w:delText>32</w:delText>
        </w:r>
      </w:del>
    </w:p>
    <w:p w14:paraId="26D7D7E5" w14:textId="014299F8" w:rsidR="00D549CA" w:rsidDel="002A7833" w:rsidRDefault="00D549CA">
      <w:pPr>
        <w:pStyle w:val="TOC1"/>
        <w:rPr>
          <w:del w:id="366" w:author="Chris Satterlee" w:date="2022-01-25T15:33:00Z"/>
          <w:noProof/>
          <w:lang w:eastAsia="ja-JP"/>
        </w:rPr>
      </w:pPr>
      <w:del w:id="367" w:author="Chris Satterlee" w:date="2022-01-25T15:33:00Z">
        <w:r w:rsidDel="002A7833">
          <w:rPr>
            <w:noProof/>
          </w:rPr>
          <w:delText>Step 18: Shunt resistor</w:delText>
        </w:r>
        <w:r w:rsidDel="002A7833">
          <w:rPr>
            <w:noProof/>
          </w:rPr>
          <w:tab/>
          <w:delText>32</w:delText>
        </w:r>
      </w:del>
    </w:p>
    <w:p w14:paraId="41822BCE" w14:textId="30C09945" w:rsidR="00D549CA" w:rsidDel="002A7833" w:rsidRDefault="00D549CA">
      <w:pPr>
        <w:pStyle w:val="TOC1"/>
        <w:rPr>
          <w:del w:id="368" w:author="Chris Satterlee" w:date="2022-01-25T15:33:00Z"/>
          <w:noProof/>
          <w:lang w:eastAsia="ja-JP"/>
        </w:rPr>
      </w:pPr>
      <w:del w:id="369" w:author="Chris Satterlee" w:date="2022-01-25T15:33:00Z">
        <w:r w:rsidDel="002A7833">
          <w:rPr>
            <w:noProof/>
          </w:rPr>
          <w:delText>Step 19: Prepare load circuit zip cord</w:delText>
        </w:r>
        <w:r w:rsidDel="002A7833">
          <w:rPr>
            <w:noProof/>
          </w:rPr>
          <w:tab/>
          <w:delText>33</w:delText>
        </w:r>
      </w:del>
    </w:p>
    <w:p w14:paraId="39D75FD8" w14:textId="1D5D636F" w:rsidR="00D549CA" w:rsidDel="002A7833" w:rsidRDefault="00D549CA">
      <w:pPr>
        <w:pStyle w:val="TOC1"/>
        <w:rPr>
          <w:del w:id="370" w:author="Chris Satterlee" w:date="2022-01-25T15:33:00Z"/>
          <w:noProof/>
          <w:lang w:eastAsia="ja-JP"/>
        </w:rPr>
      </w:pPr>
      <w:del w:id="371" w:author="Chris Satterlee" w:date="2022-01-25T15:33:00Z">
        <w:r w:rsidDel="002A7833">
          <w:rPr>
            <w:noProof/>
          </w:rPr>
          <w:delText>Step 20: Load capacitor (+) leads</w:delText>
        </w:r>
        <w:r w:rsidDel="002A7833">
          <w:rPr>
            <w:noProof/>
          </w:rPr>
          <w:tab/>
          <w:delText>34</w:delText>
        </w:r>
      </w:del>
    </w:p>
    <w:p w14:paraId="1684AB6D" w14:textId="751BB6F8" w:rsidR="00D549CA" w:rsidDel="002A7833" w:rsidRDefault="00D549CA">
      <w:pPr>
        <w:pStyle w:val="TOC1"/>
        <w:rPr>
          <w:del w:id="372" w:author="Chris Satterlee" w:date="2022-01-25T15:33:00Z"/>
          <w:noProof/>
          <w:lang w:eastAsia="ja-JP"/>
        </w:rPr>
      </w:pPr>
      <w:del w:id="373" w:author="Chris Satterlee" w:date="2022-01-25T15:33:00Z">
        <w:r w:rsidDel="002A7833">
          <w:rPr>
            <w:noProof/>
          </w:rPr>
          <w:delText>Step 21: Load capacitor (-) leads</w:delText>
        </w:r>
        <w:r w:rsidDel="002A7833">
          <w:rPr>
            <w:noProof/>
          </w:rPr>
          <w:tab/>
          <w:delText>35</w:delText>
        </w:r>
      </w:del>
    </w:p>
    <w:p w14:paraId="7AB132C9" w14:textId="428A9528" w:rsidR="00D549CA" w:rsidDel="002A7833" w:rsidRDefault="00D549CA">
      <w:pPr>
        <w:pStyle w:val="TOC1"/>
        <w:rPr>
          <w:del w:id="374" w:author="Chris Satterlee" w:date="2022-01-25T15:33:00Z"/>
          <w:noProof/>
          <w:lang w:eastAsia="ja-JP"/>
        </w:rPr>
      </w:pPr>
      <w:del w:id="375" w:author="Chris Satterlee" w:date="2022-01-25T15:33:00Z">
        <w:r w:rsidDel="002A7833">
          <w:rPr>
            <w:noProof/>
          </w:rPr>
          <w:delText>Step 22: Zip cord “A”</w:delText>
        </w:r>
        <w:r w:rsidDel="002A7833">
          <w:rPr>
            <w:noProof/>
          </w:rPr>
          <w:tab/>
          <w:delText>36</w:delText>
        </w:r>
      </w:del>
    </w:p>
    <w:p w14:paraId="7AF64014" w14:textId="6B6F8316" w:rsidR="00D549CA" w:rsidDel="002A7833" w:rsidRDefault="00D549CA">
      <w:pPr>
        <w:pStyle w:val="TOC1"/>
        <w:rPr>
          <w:del w:id="376" w:author="Chris Satterlee" w:date="2022-01-25T15:33:00Z"/>
          <w:noProof/>
          <w:lang w:eastAsia="ja-JP"/>
        </w:rPr>
      </w:pPr>
      <w:del w:id="377" w:author="Chris Satterlee" w:date="2022-01-25T15:33:00Z">
        <w:r w:rsidDel="002A7833">
          <w:rPr>
            <w:noProof/>
          </w:rPr>
          <w:delText>Step 23: Test previous 8 steps</w:delText>
        </w:r>
        <w:r w:rsidDel="002A7833">
          <w:rPr>
            <w:noProof/>
          </w:rPr>
          <w:tab/>
          <w:delText>36</w:delText>
        </w:r>
      </w:del>
    </w:p>
    <w:p w14:paraId="5405313B" w14:textId="154174B4" w:rsidR="00D549CA" w:rsidDel="002A7833" w:rsidRDefault="00D549CA">
      <w:pPr>
        <w:pStyle w:val="TOC1"/>
        <w:rPr>
          <w:del w:id="378" w:author="Chris Satterlee" w:date="2022-01-25T15:33:00Z"/>
          <w:noProof/>
          <w:lang w:eastAsia="ja-JP"/>
        </w:rPr>
      </w:pPr>
      <w:del w:id="379" w:author="Chris Satterlee" w:date="2022-01-25T15:33:00Z">
        <w:r w:rsidDel="002A7833">
          <w:rPr>
            <w:noProof/>
          </w:rPr>
          <w:delText>Step 24: Insert ICs</w:delText>
        </w:r>
        <w:r w:rsidDel="002A7833">
          <w:rPr>
            <w:noProof/>
          </w:rPr>
          <w:tab/>
          <w:delText>37</w:delText>
        </w:r>
      </w:del>
    </w:p>
    <w:p w14:paraId="663E88E9" w14:textId="73739CEE" w:rsidR="00D549CA" w:rsidDel="002A7833" w:rsidRDefault="00D549CA">
      <w:pPr>
        <w:pStyle w:val="TOC1"/>
        <w:rPr>
          <w:del w:id="380" w:author="Chris Satterlee" w:date="2022-01-25T15:33:00Z"/>
          <w:noProof/>
          <w:lang w:eastAsia="ja-JP"/>
        </w:rPr>
      </w:pPr>
      <w:del w:id="381" w:author="Chris Satterlee" w:date="2022-01-25T15:33:00Z">
        <w:r w:rsidDel="002A7833">
          <w:rPr>
            <w:noProof/>
          </w:rPr>
          <w:delText>Step 25: Off-Perma-Proto hookup wires</w:delText>
        </w:r>
        <w:r w:rsidDel="002A7833">
          <w:rPr>
            <w:noProof/>
          </w:rPr>
          <w:tab/>
          <w:delText>37</w:delText>
        </w:r>
      </w:del>
    </w:p>
    <w:p w14:paraId="081742BE" w14:textId="5FE6816A" w:rsidR="00D549CA" w:rsidDel="002A7833" w:rsidRDefault="00D549CA">
      <w:pPr>
        <w:pStyle w:val="TOC1"/>
        <w:rPr>
          <w:del w:id="382" w:author="Chris Satterlee" w:date="2022-01-25T15:33:00Z"/>
          <w:noProof/>
          <w:lang w:eastAsia="ja-JP"/>
        </w:rPr>
      </w:pPr>
      <w:del w:id="383" w:author="Chris Satterlee" w:date="2022-01-25T15:33:00Z">
        <w:r w:rsidDel="002A7833">
          <w:rPr>
            <w:noProof/>
          </w:rPr>
          <w:delText>Step 26: Solder Male-Female relay jumpers to Perma-Proto</w:delText>
        </w:r>
        <w:r w:rsidDel="002A7833">
          <w:rPr>
            <w:noProof/>
          </w:rPr>
          <w:tab/>
          <w:delText>40</w:delText>
        </w:r>
      </w:del>
    </w:p>
    <w:p w14:paraId="7F681C4E" w14:textId="50A77E5B" w:rsidR="00D549CA" w:rsidDel="002A7833" w:rsidRDefault="00D549CA">
      <w:pPr>
        <w:pStyle w:val="TOC1"/>
        <w:rPr>
          <w:del w:id="384" w:author="Chris Satterlee" w:date="2022-01-25T15:33:00Z"/>
          <w:noProof/>
          <w:lang w:eastAsia="ja-JP"/>
        </w:rPr>
      </w:pPr>
      <w:del w:id="385" w:author="Chris Satterlee" w:date="2022-01-25T15:33:00Z">
        <w:r w:rsidDel="002A7833">
          <w:rPr>
            <w:noProof/>
          </w:rPr>
          <w:delText>Step 27: Solder bypass diodes in series</w:delText>
        </w:r>
        <w:r w:rsidDel="002A7833">
          <w:rPr>
            <w:noProof/>
          </w:rPr>
          <w:tab/>
          <w:delText>41</w:delText>
        </w:r>
      </w:del>
    </w:p>
    <w:p w14:paraId="5812DFC2" w14:textId="4187EA31" w:rsidR="00D549CA" w:rsidDel="002A7833" w:rsidRDefault="00D549CA">
      <w:pPr>
        <w:pStyle w:val="TOC1"/>
        <w:rPr>
          <w:del w:id="386" w:author="Chris Satterlee" w:date="2022-01-25T15:33:00Z"/>
          <w:noProof/>
          <w:lang w:eastAsia="ja-JP"/>
        </w:rPr>
      </w:pPr>
      <w:del w:id="387" w:author="Chris Satterlee" w:date="2022-01-25T15:33:00Z">
        <w:r w:rsidDel="002A7833">
          <w:rPr>
            <w:noProof/>
          </w:rPr>
          <w:delText>Step 28: Make binding post connections</w:delText>
        </w:r>
        <w:r w:rsidDel="002A7833">
          <w:rPr>
            <w:noProof/>
          </w:rPr>
          <w:tab/>
          <w:delText>42</w:delText>
        </w:r>
      </w:del>
    </w:p>
    <w:p w14:paraId="671F0664" w14:textId="20DD1137" w:rsidR="00D549CA" w:rsidDel="002A7833" w:rsidRDefault="00D549CA">
      <w:pPr>
        <w:pStyle w:val="TOC1"/>
        <w:rPr>
          <w:del w:id="388" w:author="Chris Satterlee" w:date="2022-01-25T15:33:00Z"/>
          <w:noProof/>
          <w:lang w:eastAsia="ja-JP"/>
        </w:rPr>
      </w:pPr>
      <w:del w:id="389" w:author="Chris Satterlee" w:date="2022-01-25T15:33:00Z">
        <w:r w:rsidDel="002A7833">
          <w:rPr>
            <w:noProof/>
          </w:rPr>
          <w:delText>Step 29: Make relay switching side connections</w:delText>
        </w:r>
        <w:r w:rsidDel="002A7833">
          <w:rPr>
            <w:noProof/>
          </w:rPr>
          <w:tab/>
          <w:delText>43</w:delText>
        </w:r>
      </w:del>
    </w:p>
    <w:p w14:paraId="2C452044" w14:textId="12246BC1" w:rsidR="00D549CA" w:rsidDel="002A7833" w:rsidRDefault="00D549CA">
      <w:pPr>
        <w:pStyle w:val="TOC1"/>
        <w:rPr>
          <w:del w:id="390" w:author="Chris Satterlee" w:date="2022-01-25T15:33:00Z"/>
          <w:noProof/>
          <w:lang w:eastAsia="ja-JP"/>
        </w:rPr>
      </w:pPr>
      <w:del w:id="391" w:author="Chris Satterlee" w:date="2022-01-25T15:33:00Z">
        <w:r w:rsidDel="002A7833">
          <w:rPr>
            <w:noProof/>
          </w:rPr>
          <w:delText>Step 30: Make relay power/control side connections</w:delText>
        </w:r>
        <w:r w:rsidDel="002A7833">
          <w:rPr>
            <w:noProof/>
          </w:rPr>
          <w:tab/>
          <w:delText>43</w:delText>
        </w:r>
      </w:del>
    </w:p>
    <w:p w14:paraId="72F3A6CB" w14:textId="20757ADF" w:rsidR="00D549CA" w:rsidDel="002A7833" w:rsidRDefault="00D549CA">
      <w:pPr>
        <w:pStyle w:val="TOC1"/>
        <w:rPr>
          <w:del w:id="392" w:author="Chris Satterlee" w:date="2022-01-25T15:33:00Z"/>
          <w:noProof/>
          <w:lang w:eastAsia="ja-JP"/>
        </w:rPr>
      </w:pPr>
      <w:del w:id="393" w:author="Chris Satterlee" w:date="2022-01-25T15:33:00Z">
        <w:r w:rsidDel="002A7833">
          <w:rPr>
            <w:noProof/>
          </w:rPr>
          <w:delText>Step 31: make other Arduino connections</w:delText>
        </w:r>
        <w:r w:rsidDel="002A7833">
          <w:rPr>
            <w:noProof/>
          </w:rPr>
          <w:tab/>
          <w:delText>44</w:delText>
        </w:r>
      </w:del>
    </w:p>
    <w:p w14:paraId="0852AEA3" w14:textId="47A55788" w:rsidR="00D549CA" w:rsidDel="002A7833" w:rsidRDefault="00D549CA">
      <w:pPr>
        <w:pStyle w:val="TOC1"/>
        <w:rPr>
          <w:del w:id="394" w:author="Chris Satterlee" w:date="2022-01-25T15:33:00Z"/>
          <w:noProof/>
          <w:lang w:eastAsia="ja-JP"/>
        </w:rPr>
      </w:pPr>
      <w:del w:id="395" w:author="Chris Satterlee" w:date="2022-01-25T15:33:00Z">
        <w:r w:rsidDel="002A7833">
          <w:rPr>
            <w:noProof/>
          </w:rPr>
          <w:delText>Step 32: Test system connections</w:delText>
        </w:r>
        <w:r w:rsidDel="002A7833">
          <w:rPr>
            <w:noProof/>
          </w:rPr>
          <w:tab/>
          <w:delText>45</w:delText>
        </w:r>
      </w:del>
    </w:p>
    <w:p w14:paraId="6702647A" w14:textId="382E8565" w:rsidR="00D549CA" w:rsidDel="002A7833" w:rsidRDefault="00D549CA">
      <w:pPr>
        <w:pStyle w:val="TOC1"/>
        <w:rPr>
          <w:del w:id="396" w:author="Chris Satterlee" w:date="2022-01-25T15:33:00Z"/>
          <w:noProof/>
          <w:lang w:eastAsia="ja-JP"/>
        </w:rPr>
      </w:pPr>
      <w:del w:id="397" w:author="Chris Satterlee" w:date="2022-01-25T15:33:00Z">
        <w:r w:rsidDel="002A7833">
          <w:rPr>
            <w:noProof/>
          </w:rPr>
          <w:delText>Step 33: System bench test</w:delText>
        </w:r>
        <w:r w:rsidDel="002A7833">
          <w:rPr>
            <w:noProof/>
          </w:rPr>
          <w:tab/>
          <w:delText>46</w:delText>
        </w:r>
      </w:del>
    </w:p>
    <w:p w14:paraId="61D57E2D" w14:textId="375C80CE" w:rsidR="00D549CA" w:rsidDel="002A7833" w:rsidRDefault="00D549CA">
      <w:pPr>
        <w:pStyle w:val="TOC1"/>
        <w:rPr>
          <w:del w:id="398" w:author="Chris Satterlee" w:date="2022-01-25T15:33:00Z"/>
          <w:noProof/>
          <w:lang w:eastAsia="ja-JP"/>
        </w:rPr>
      </w:pPr>
      <w:del w:id="399" w:author="Chris Satterlee" w:date="2022-01-25T15:33:00Z">
        <w:r w:rsidDel="002A7833">
          <w:rPr>
            <w:noProof/>
          </w:rPr>
          <w:delText>Step 34: Prepare for case and final assembly</w:delText>
        </w:r>
        <w:r w:rsidDel="002A7833">
          <w:rPr>
            <w:noProof/>
          </w:rPr>
          <w:tab/>
          <w:delText>48</w:delText>
        </w:r>
      </w:del>
    </w:p>
    <w:p w14:paraId="565666BA" w14:textId="05DBCDF8" w:rsidR="00D549CA" w:rsidDel="002A7833" w:rsidRDefault="00D549CA">
      <w:pPr>
        <w:pStyle w:val="TOC1"/>
        <w:rPr>
          <w:del w:id="400" w:author="Chris Satterlee" w:date="2022-01-25T15:33:00Z"/>
          <w:noProof/>
          <w:lang w:eastAsia="ja-JP"/>
        </w:rPr>
      </w:pPr>
      <w:del w:id="401" w:author="Chris Satterlee" w:date="2022-01-25T15:33:00Z">
        <w:r w:rsidDel="002A7833">
          <w:rPr>
            <w:noProof/>
          </w:rPr>
          <w:delText>Step 35: Cut off fins</w:delText>
        </w:r>
        <w:r w:rsidDel="002A7833">
          <w:rPr>
            <w:noProof/>
          </w:rPr>
          <w:tab/>
          <w:delText>49</w:delText>
        </w:r>
      </w:del>
    </w:p>
    <w:p w14:paraId="4BAFDA5E" w14:textId="5CE09644" w:rsidR="00D549CA" w:rsidDel="002A7833" w:rsidRDefault="00D549CA">
      <w:pPr>
        <w:pStyle w:val="TOC1"/>
        <w:rPr>
          <w:del w:id="402" w:author="Chris Satterlee" w:date="2022-01-25T15:33:00Z"/>
          <w:noProof/>
          <w:lang w:eastAsia="ja-JP"/>
        </w:rPr>
      </w:pPr>
      <w:del w:id="403" w:author="Chris Satterlee" w:date="2022-01-25T15:33:00Z">
        <w:r w:rsidDel="002A7833">
          <w:rPr>
            <w:noProof/>
          </w:rPr>
          <w:delText>Step 36: Mark holes for Arduino standoffs</w:delText>
        </w:r>
        <w:r w:rsidDel="002A7833">
          <w:rPr>
            <w:noProof/>
          </w:rPr>
          <w:tab/>
          <w:delText>50</w:delText>
        </w:r>
      </w:del>
    </w:p>
    <w:p w14:paraId="34591819" w14:textId="1A9BDEDC" w:rsidR="00D549CA" w:rsidDel="002A7833" w:rsidRDefault="00D549CA">
      <w:pPr>
        <w:pStyle w:val="TOC1"/>
        <w:rPr>
          <w:del w:id="404" w:author="Chris Satterlee" w:date="2022-01-25T15:33:00Z"/>
          <w:noProof/>
          <w:lang w:eastAsia="ja-JP"/>
        </w:rPr>
      </w:pPr>
      <w:del w:id="405" w:author="Chris Satterlee" w:date="2022-01-25T15:33:00Z">
        <w:r w:rsidDel="002A7833">
          <w:rPr>
            <w:noProof/>
          </w:rPr>
          <w:delText>Step 37: Mark holes for Perma-Proto standoffs</w:delText>
        </w:r>
        <w:r w:rsidDel="002A7833">
          <w:rPr>
            <w:noProof/>
          </w:rPr>
          <w:tab/>
          <w:delText>51</w:delText>
        </w:r>
      </w:del>
    </w:p>
    <w:p w14:paraId="58FE49A7" w14:textId="530D6393" w:rsidR="00D549CA" w:rsidDel="002A7833" w:rsidRDefault="00D549CA">
      <w:pPr>
        <w:pStyle w:val="TOC1"/>
        <w:rPr>
          <w:del w:id="406" w:author="Chris Satterlee" w:date="2022-01-25T15:33:00Z"/>
          <w:noProof/>
          <w:lang w:eastAsia="ja-JP"/>
        </w:rPr>
      </w:pPr>
      <w:del w:id="407" w:author="Chris Satterlee" w:date="2022-01-25T15:33:00Z">
        <w:r w:rsidDel="002A7833">
          <w:rPr>
            <w:noProof/>
          </w:rPr>
          <w:delText>Step 38: Mark holes for relay module standoffs</w:delText>
        </w:r>
        <w:r w:rsidDel="002A7833">
          <w:rPr>
            <w:noProof/>
          </w:rPr>
          <w:tab/>
          <w:delText>51</w:delText>
        </w:r>
      </w:del>
    </w:p>
    <w:p w14:paraId="2E5C6BF4" w14:textId="05695267" w:rsidR="00D549CA" w:rsidDel="002A7833" w:rsidRDefault="00D549CA">
      <w:pPr>
        <w:pStyle w:val="TOC1"/>
        <w:rPr>
          <w:del w:id="408" w:author="Chris Satterlee" w:date="2022-01-25T15:33:00Z"/>
          <w:noProof/>
          <w:lang w:eastAsia="ja-JP"/>
        </w:rPr>
      </w:pPr>
      <w:del w:id="409" w:author="Chris Satterlee" w:date="2022-01-25T15:33:00Z">
        <w:r w:rsidDel="002A7833">
          <w:rPr>
            <w:noProof/>
          </w:rPr>
          <w:delText>Step 39: Mark holes for binding posts</w:delText>
        </w:r>
        <w:r w:rsidDel="002A7833">
          <w:rPr>
            <w:noProof/>
          </w:rPr>
          <w:tab/>
          <w:delText>52</w:delText>
        </w:r>
      </w:del>
    </w:p>
    <w:p w14:paraId="2AA632C7" w14:textId="3B592360" w:rsidR="00D549CA" w:rsidDel="002A7833" w:rsidRDefault="00D549CA">
      <w:pPr>
        <w:pStyle w:val="TOC1"/>
        <w:rPr>
          <w:del w:id="410" w:author="Chris Satterlee" w:date="2022-01-25T15:33:00Z"/>
          <w:noProof/>
          <w:lang w:eastAsia="ja-JP"/>
        </w:rPr>
      </w:pPr>
      <w:del w:id="411" w:author="Chris Satterlee" w:date="2022-01-25T15:33:00Z">
        <w:r w:rsidDel="002A7833">
          <w:rPr>
            <w:noProof/>
          </w:rPr>
          <w:delText>Step 40: Drill 12 marked holes</w:delText>
        </w:r>
        <w:r w:rsidDel="002A7833">
          <w:rPr>
            <w:noProof/>
          </w:rPr>
          <w:tab/>
          <w:delText>53</w:delText>
        </w:r>
      </w:del>
    </w:p>
    <w:p w14:paraId="44F6CC8B" w14:textId="70E8F81F" w:rsidR="00D549CA" w:rsidDel="002A7833" w:rsidRDefault="00D549CA">
      <w:pPr>
        <w:pStyle w:val="TOC1"/>
        <w:rPr>
          <w:del w:id="412" w:author="Chris Satterlee" w:date="2022-01-25T15:33:00Z"/>
          <w:noProof/>
          <w:lang w:eastAsia="ja-JP"/>
        </w:rPr>
      </w:pPr>
      <w:del w:id="413" w:author="Chris Satterlee" w:date="2022-01-25T15:33:00Z">
        <w:r w:rsidDel="002A7833">
          <w:rPr>
            <w:noProof/>
          </w:rPr>
          <w:delText>Step 41: Install binding posts</w:delText>
        </w:r>
        <w:r w:rsidDel="002A7833">
          <w:rPr>
            <w:noProof/>
          </w:rPr>
          <w:tab/>
          <w:delText>54</w:delText>
        </w:r>
      </w:del>
    </w:p>
    <w:p w14:paraId="4B11B894" w14:textId="3DF7748F" w:rsidR="00D549CA" w:rsidDel="002A7833" w:rsidRDefault="00D549CA">
      <w:pPr>
        <w:pStyle w:val="TOC1"/>
        <w:rPr>
          <w:del w:id="414" w:author="Chris Satterlee" w:date="2022-01-25T15:33:00Z"/>
          <w:noProof/>
          <w:lang w:eastAsia="ja-JP"/>
        </w:rPr>
      </w:pPr>
      <w:del w:id="415" w:author="Chris Satterlee" w:date="2022-01-25T15:33:00Z">
        <w:r w:rsidDel="002A7833">
          <w:rPr>
            <w:noProof/>
          </w:rPr>
          <w:delText>Step 42: Install Perma-Proto</w:delText>
        </w:r>
        <w:r w:rsidDel="002A7833">
          <w:rPr>
            <w:noProof/>
          </w:rPr>
          <w:tab/>
          <w:delText>54</w:delText>
        </w:r>
      </w:del>
    </w:p>
    <w:p w14:paraId="01E2D592" w14:textId="34E8A4EA" w:rsidR="00D549CA" w:rsidDel="002A7833" w:rsidRDefault="00D549CA">
      <w:pPr>
        <w:pStyle w:val="TOC1"/>
        <w:rPr>
          <w:del w:id="416" w:author="Chris Satterlee" w:date="2022-01-25T15:33:00Z"/>
          <w:noProof/>
          <w:lang w:eastAsia="ja-JP"/>
        </w:rPr>
      </w:pPr>
      <w:del w:id="417" w:author="Chris Satterlee" w:date="2022-01-25T15:33:00Z">
        <w:r w:rsidDel="002A7833">
          <w:rPr>
            <w:noProof/>
          </w:rPr>
          <w:delText>Step 43: Make binding post connections</w:delText>
        </w:r>
        <w:r w:rsidDel="002A7833">
          <w:rPr>
            <w:noProof/>
          </w:rPr>
          <w:tab/>
          <w:delText>54</w:delText>
        </w:r>
      </w:del>
    </w:p>
    <w:p w14:paraId="7627E04F" w14:textId="399E7369" w:rsidR="00D549CA" w:rsidDel="002A7833" w:rsidRDefault="00D549CA">
      <w:pPr>
        <w:pStyle w:val="TOC1"/>
        <w:rPr>
          <w:del w:id="418" w:author="Chris Satterlee" w:date="2022-01-25T15:33:00Z"/>
          <w:noProof/>
          <w:lang w:eastAsia="ja-JP"/>
        </w:rPr>
      </w:pPr>
      <w:del w:id="419" w:author="Chris Satterlee" w:date="2022-01-25T15:33:00Z">
        <w:r w:rsidDel="002A7833">
          <w:rPr>
            <w:noProof/>
          </w:rPr>
          <w:delText>Step 44: Install Arduino</w:delText>
        </w:r>
        <w:r w:rsidDel="002A7833">
          <w:rPr>
            <w:noProof/>
          </w:rPr>
          <w:tab/>
          <w:delText>55</w:delText>
        </w:r>
      </w:del>
    </w:p>
    <w:p w14:paraId="72D51F39" w14:textId="2CD065DF" w:rsidR="00D549CA" w:rsidDel="002A7833" w:rsidRDefault="00D549CA">
      <w:pPr>
        <w:pStyle w:val="TOC1"/>
        <w:rPr>
          <w:del w:id="420" w:author="Chris Satterlee" w:date="2022-01-25T15:33:00Z"/>
          <w:noProof/>
          <w:lang w:eastAsia="ja-JP"/>
        </w:rPr>
      </w:pPr>
      <w:del w:id="421" w:author="Chris Satterlee" w:date="2022-01-25T15:33:00Z">
        <w:r w:rsidDel="002A7833">
          <w:rPr>
            <w:noProof/>
          </w:rPr>
          <w:delText>Step 45: Connect Perma-Proto to Arduino</w:delText>
        </w:r>
        <w:r w:rsidDel="002A7833">
          <w:rPr>
            <w:noProof/>
          </w:rPr>
          <w:tab/>
          <w:delText>55</w:delText>
        </w:r>
      </w:del>
    </w:p>
    <w:p w14:paraId="751BCD75" w14:textId="46DEF871" w:rsidR="00D549CA" w:rsidDel="002A7833" w:rsidRDefault="00D549CA">
      <w:pPr>
        <w:pStyle w:val="TOC1"/>
        <w:rPr>
          <w:del w:id="422" w:author="Chris Satterlee" w:date="2022-01-25T15:33:00Z"/>
          <w:noProof/>
          <w:lang w:eastAsia="ja-JP"/>
        </w:rPr>
      </w:pPr>
      <w:del w:id="423" w:author="Chris Satterlee" w:date="2022-01-25T15:33:00Z">
        <w:r w:rsidDel="002A7833">
          <w:rPr>
            <w:noProof/>
          </w:rPr>
          <w:delText>Step 46: Connect screw-down side of relay module</w:delText>
        </w:r>
        <w:r w:rsidDel="002A7833">
          <w:rPr>
            <w:noProof/>
          </w:rPr>
          <w:tab/>
          <w:delText>56</w:delText>
        </w:r>
      </w:del>
    </w:p>
    <w:p w14:paraId="46A5F62B" w14:textId="1D24DDF3" w:rsidR="00D549CA" w:rsidDel="002A7833" w:rsidRDefault="00D549CA">
      <w:pPr>
        <w:pStyle w:val="TOC1"/>
        <w:rPr>
          <w:del w:id="424" w:author="Chris Satterlee" w:date="2022-01-25T15:33:00Z"/>
          <w:noProof/>
          <w:lang w:eastAsia="ja-JP"/>
        </w:rPr>
      </w:pPr>
      <w:del w:id="425" w:author="Chris Satterlee" w:date="2022-01-25T15:33:00Z">
        <w:r w:rsidDel="002A7833">
          <w:rPr>
            <w:noProof/>
          </w:rPr>
          <w:delText>Step 47: Install relay module</w:delText>
        </w:r>
        <w:r w:rsidDel="002A7833">
          <w:rPr>
            <w:noProof/>
          </w:rPr>
          <w:tab/>
          <w:delText>57</w:delText>
        </w:r>
      </w:del>
    </w:p>
    <w:p w14:paraId="67E1A26A" w14:textId="102FF075" w:rsidR="00D549CA" w:rsidDel="002A7833" w:rsidRDefault="00D549CA">
      <w:pPr>
        <w:pStyle w:val="TOC1"/>
        <w:rPr>
          <w:del w:id="426" w:author="Chris Satterlee" w:date="2022-01-25T15:33:00Z"/>
          <w:noProof/>
          <w:lang w:eastAsia="ja-JP"/>
        </w:rPr>
      </w:pPr>
      <w:del w:id="427" w:author="Chris Satterlee" w:date="2022-01-25T15:33:00Z">
        <w:r w:rsidDel="002A7833">
          <w:rPr>
            <w:noProof/>
          </w:rPr>
          <w:delText>Step 48: Connect relay module jumpers</w:delText>
        </w:r>
        <w:r w:rsidDel="002A7833">
          <w:rPr>
            <w:noProof/>
          </w:rPr>
          <w:tab/>
          <w:delText>57</w:delText>
        </w:r>
      </w:del>
    </w:p>
    <w:p w14:paraId="5620B1B2" w14:textId="7A221F59" w:rsidR="00D549CA" w:rsidDel="002A7833" w:rsidRDefault="00D549CA">
      <w:pPr>
        <w:pStyle w:val="TOC1"/>
        <w:rPr>
          <w:del w:id="428" w:author="Chris Satterlee" w:date="2022-01-25T15:33:00Z"/>
          <w:noProof/>
          <w:lang w:eastAsia="ja-JP"/>
        </w:rPr>
      </w:pPr>
      <w:del w:id="429" w:author="Chris Satterlee" w:date="2022-01-25T15:33:00Z">
        <w:r w:rsidDel="002A7833">
          <w:rPr>
            <w:noProof/>
          </w:rPr>
          <w:delText>Step 49: Drill USB connector hole</w:delText>
        </w:r>
        <w:r w:rsidDel="002A7833">
          <w:rPr>
            <w:noProof/>
          </w:rPr>
          <w:tab/>
          <w:delText>57</w:delText>
        </w:r>
      </w:del>
    </w:p>
    <w:p w14:paraId="3F4DD6CD" w14:textId="181705C9" w:rsidR="00D549CA" w:rsidDel="002A7833" w:rsidRDefault="00D549CA">
      <w:pPr>
        <w:pStyle w:val="TOC1"/>
        <w:rPr>
          <w:del w:id="430" w:author="Chris Satterlee" w:date="2022-01-25T15:33:00Z"/>
          <w:noProof/>
          <w:lang w:eastAsia="ja-JP"/>
        </w:rPr>
      </w:pPr>
      <w:del w:id="431" w:author="Chris Satterlee" w:date="2022-01-25T15:33:00Z">
        <w:r w:rsidDel="002A7833">
          <w:rPr>
            <w:noProof/>
          </w:rPr>
          <w:delText>Step 50: Make PV cables</w:delText>
        </w:r>
        <w:r w:rsidDel="002A7833">
          <w:rPr>
            <w:noProof/>
          </w:rPr>
          <w:tab/>
          <w:delText>58</w:delText>
        </w:r>
      </w:del>
    </w:p>
    <w:p w14:paraId="283647D9" w14:textId="59374598" w:rsidR="00D549CA" w:rsidDel="002A7833" w:rsidRDefault="00D549CA">
      <w:pPr>
        <w:pStyle w:val="TOC1"/>
        <w:rPr>
          <w:del w:id="432" w:author="Chris Satterlee" w:date="2022-01-25T15:33:00Z"/>
          <w:noProof/>
          <w:lang w:eastAsia="ja-JP"/>
        </w:rPr>
      </w:pPr>
      <w:del w:id="433" w:author="Chris Satterlee" w:date="2022-01-25T15:33:00Z">
        <w:r w:rsidDel="002A7833">
          <w:rPr>
            <w:noProof/>
          </w:rPr>
          <w:delText>Step 51: Final test</w:delText>
        </w:r>
        <w:r w:rsidDel="002A7833">
          <w:rPr>
            <w:noProof/>
          </w:rPr>
          <w:tab/>
          <w:delText>59</w:delText>
        </w:r>
      </w:del>
    </w:p>
    <w:p w14:paraId="566ABF5E" w14:textId="222016D4" w:rsidR="0059303A" w:rsidRPr="005B0058" w:rsidDel="00AA47A7" w:rsidRDefault="00C83733">
      <w:pPr>
        <w:rPr>
          <w:del w:id="434" w:author="Chris Satterlee" w:date="2022-02-03T16:15:00Z"/>
          <w:rFonts w:ascii="Courier" w:hAnsi="Courier"/>
        </w:rPr>
      </w:pPr>
      <w:del w:id="435" w:author="Chris Satterlee" w:date="2022-02-03T16:15:00Z">
        <w:r w:rsidDel="00AA47A7">
          <w:rPr>
            <w:rFonts w:ascii="Courier" w:hAnsi="Courier"/>
          </w:rPr>
          <w:fldChar w:fldCharType="end"/>
        </w:r>
      </w:del>
    </w:p>
    <w:p w14:paraId="45E1A2ED" w14:textId="44456D7C" w:rsidR="005B0058" w:rsidDel="00AA47A7" w:rsidRDefault="005B0058">
      <w:pPr>
        <w:rPr>
          <w:del w:id="436" w:author="Chris Satterlee" w:date="2022-02-03T16:17:00Z"/>
          <w:rFonts w:asciiTheme="majorHAnsi" w:eastAsiaTheme="majorEastAsia" w:hAnsiTheme="majorHAnsi" w:cstheme="majorBidi"/>
          <w:b/>
          <w:bCs/>
          <w:color w:val="345A8A" w:themeColor="accent1" w:themeShade="B5"/>
          <w:sz w:val="32"/>
          <w:szCs w:val="32"/>
        </w:rPr>
      </w:pPr>
      <w:del w:id="437" w:author="Chris Satterlee" w:date="2022-02-03T16:17:00Z">
        <w:r w:rsidDel="00AA47A7">
          <w:br w:type="page"/>
        </w:r>
      </w:del>
    </w:p>
    <w:p w14:paraId="5EED1CBF" w14:textId="4175238D" w:rsidR="00C83733" w:rsidRDefault="00C83733" w:rsidP="00C83733">
      <w:pPr>
        <w:pStyle w:val="Heading1"/>
      </w:pPr>
      <w:bookmarkStart w:id="438" w:name="_Toc94795576"/>
      <w:bookmarkStart w:id="439" w:name="_Toc94797584"/>
      <w:r>
        <w:t>Intro</w:t>
      </w:r>
      <w:bookmarkEnd w:id="438"/>
      <w:bookmarkEnd w:id="439"/>
    </w:p>
    <w:p w14:paraId="4B0045F7" w14:textId="77777777" w:rsidR="00C83733" w:rsidRDefault="00C83733" w:rsidP="00C83733"/>
    <w:p w14:paraId="221368A5" w14:textId="01801E0E" w:rsidR="00C83733" w:rsidRP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IV Swinger 2 is an IV curve tracer for photovoltaic (PV) solar panels</w:t>
      </w:r>
      <w:r w:rsidR="00F2149B">
        <w:rPr>
          <w:rFonts w:ascii="Courier" w:hAnsi="Courier" w:cs="Arial"/>
          <w:sz w:val="24"/>
          <w:szCs w:val="24"/>
        </w:rPr>
        <w:t xml:space="preserve"> (modules)</w:t>
      </w:r>
      <w:r w:rsidRPr="00F2149B">
        <w:rPr>
          <w:rFonts w:ascii="Courier" w:hAnsi="Courier" w:cs="Arial"/>
          <w:sz w:val="24"/>
          <w:szCs w:val="24"/>
        </w:rPr>
        <w:t>.</w:t>
      </w:r>
      <w:r w:rsidR="00F2149B">
        <w:rPr>
          <w:rFonts w:ascii="Courier" w:hAnsi="Courier" w:cs="Arial"/>
          <w:sz w:val="24"/>
          <w:szCs w:val="24"/>
        </w:rPr>
        <w:t xml:space="preserve"> There is also a version that works with PV cells.</w:t>
      </w:r>
    </w:p>
    <w:p w14:paraId="5DA23976" w14:textId="3951FDA9" w:rsidR="00C83733" w:rsidRPr="00F2149B" w:rsidRDefault="00C546B4" w:rsidP="00C83733">
      <w:pPr>
        <w:pStyle w:val="NormalWeb"/>
        <w:spacing w:before="0" w:beforeAutospacing="0"/>
        <w:rPr>
          <w:rFonts w:ascii="Courier" w:hAnsi="Courier" w:cs="Arial"/>
          <w:sz w:val="24"/>
          <w:szCs w:val="24"/>
        </w:rPr>
      </w:pPr>
      <w:ins w:id="440" w:author="Chris Satterlee" w:date="2022-01-25T15:24:00Z">
        <w:r>
          <w:rPr>
            <w:rFonts w:ascii="Courier" w:hAnsi="Courier" w:cs="Arial"/>
            <w:sz w:val="24"/>
            <w:szCs w:val="24"/>
          </w:rPr>
          <w:t>In 2017, t</w:t>
        </w:r>
      </w:ins>
      <w:del w:id="441" w:author="Chris Satterlee" w:date="2022-01-25T15:24:00Z">
        <w:r w:rsidR="00C83733" w:rsidRPr="00F2149B" w:rsidDel="00C546B4">
          <w:rPr>
            <w:rFonts w:ascii="Courier" w:hAnsi="Courier" w:cs="Arial"/>
            <w:sz w:val="24"/>
            <w:szCs w:val="24"/>
          </w:rPr>
          <w:delText>T</w:delText>
        </w:r>
      </w:del>
      <w:r w:rsidR="00C83733" w:rsidRPr="00F2149B">
        <w:rPr>
          <w:rFonts w:ascii="Courier" w:hAnsi="Courier" w:cs="Arial"/>
          <w:sz w:val="24"/>
          <w:szCs w:val="24"/>
        </w:rPr>
        <w:t xml:space="preserve">he total cost of materials </w:t>
      </w:r>
      <w:ins w:id="442" w:author="Chris Satterlee" w:date="2022-01-25T15:24:00Z">
        <w:r>
          <w:rPr>
            <w:rFonts w:ascii="Courier" w:hAnsi="Courier" w:cs="Arial"/>
            <w:sz w:val="24"/>
            <w:szCs w:val="24"/>
          </w:rPr>
          <w:t>wa</w:t>
        </w:r>
      </w:ins>
      <w:del w:id="443" w:author="Chris Satterlee" w:date="2022-01-25T15:24:00Z">
        <w:r w:rsidR="00C83733" w:rsidRPr="00F2149B" w:rsidDel="00C546B4">
          <w:rPr>
            <w:rFonts w:ascii="Courier" w:hAnsi="Courier" w:cs="Arial"/>
            <w:sz w:val="24"/>
            <w:szCs w:val="24"/>
          </w:rPr>
          <w:delText>i</w:delText>
        </w:r>
      </w:del>
      <w:r w:rsidR="00C83733" w:rsidRPr="00F2149B">
        <w:rPr>
          <w:rFonts w:ascii="Courier" w:hAnsi="Courier" w:cs="Arial"/>
          <w:sz w:val="24"/>
          <w:szCs w:val="24"/>
        </w:rPr>
        <w:t xml:space="preserve">s about $50 </w:t>
      </w:r>
      <w:r w:rsidR="00F2149B">
        <w:rPr>
          <w:rFonts w:ascii="Courier" w:hAnsi="Courier" w:cs="Arial"/>
          <w:sz w:val="24"/>
          <w:szCs w:val="24"/>
        </w:rPr>
        <w:t xml:space="preserve">(for the least expensive version) </w:t>
      </w:r>
      <w:r w:rsidR="00C83733" w:rsidRPr="00F2149B">
        <w:rPr>
          <w:rFonts w:ascii="Courier" w:hAnsi="Courier" w:cs="Arial"/>
          <w:sz w:val="24"/>
          <w:szCs w:val="24"/>
        </w:rPr>
        <w:t>but may be more to build a single IV Swinger 2 since that assumes some items are purchased in larger quantities. It also does not include tools or the Windows/Mac laptop that</w:t>
      </w:r>
      <w:r w:rsidR="00C83733" w:rsidRPr="00F2149B">
        <w:rPr>
          <w:rStyle w:val="apple-converted-space"/>
          <w:rFonts w:ascii="Courier" w:hAnsi="Courier" w:cs="Arial"/>
          <w:sz w:val="24"/>
          <w:szCs w:val="24"/>
        </w:rPr>
        <w:t> </w:t>
      </w:r>
      <w:r w:rsidR="00C83733" w:rsidRPr="00F2149B">
        <w:rPr>
          <w:rFonts w:ascii="Courier" w:hAnsi="Courier" w:cs="Arial"/>
          <w:sz w:val="24"/>
          <w:szCs w:val="24"/>
        </w:rPr>
        <w:t>is</w:t>
      </w:r>
      <w:r w:rsidR="00C83733" w:rsidRPr="00F2149B">
        <w:rPr>
          <w:rStyle w:val="apple-converted-space"/>
          <w:rFonts w:ascii="Courier" w:hAnsi="Courier" w:cs="Arial"/>
          <w:sz w:val="24"/>
          <w:szCs w:val="24"/>
        </w:rPr>
        <w:t> </w:t>
      </w:r>
      <w:r w:rsidR="00C83733" w:rsidRPr="00F2149B">
        <w:rPr>
          <w:rFonts w:ascii="Courier" w:hAnsi="Courier" w:cs="Arial"/>
          <w:sz w:val="24"/>
          <w:szCs w:val="24"/>
        </w:rPr>
        <w:t>required to use it.</w:t>
      </w:r>
    </w:p>
    <w:p w14:paraId="3383548F" w14:textId="3439C744" w:rsidR="00C83733" w:rsidRP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 xml:space="preserve">This is a successor to IV Swinger, which was used for Gil Masters' CEE176B class at Stanford in 2015 and 2016. IV Swinger 2 </w:t>
      </w:r>
      <w:ins w:id="444" w:author="Chris Satterlee" w:date="2022-02-02T17:14:00Z">
        <w:r w:rsidR="00F42C75">
          <w:rPr>
            <w:rFonts w:ascii="Courier" w:hAnsi="Courier" w:cs="Arial"/>
            <w:sz w:val="24"/>
            <w:szCs w:val="24"/>
          </w:rPr>
          <w:t>w</w:t>
        </w:r>
      </w:ins>
      <w:del w:id="445" w:author="Chris Satterlee" w:date="2022-02-02T17:14:00Z">
        <w:r w:rsidR="00F2149B" w:rsidDel="00F42C75">
          <w:rPr>
            <w:rFonts w:ascii="Courier" w:hAnsi="Courier" w:cs="Arial"/>
            <w:sz w:val="24"/>
            <w:szCs w:val="24"/>
          </w:rPr>
          <w:delText>h</w:delText>
        </w:r>
      </w:del>
      <w:r w:rsidR="00F2149B">
        <w:rPr>
          <w:rFonts w:ascii="Courier" w:hAnsi="Courier" w:cs="Arial"/>
          <w:sz w:val="24"/>
          <w:szCs w:val="24"/>
        </w:rPr>
        <w:t xml:space="preserve">as </w:t>
      </w:r>
      <w:del w:id="446" w:author="Chris Satterlee" w:date="2022-02-02T17:14:00Z">
        <w:r w:rsidR="00F2149B" w:rsidDel="00F42C75">
          <w:rPr>
            <w:rFonts w:ascii="Courier" w:hAnsi="Courier" w:cs="Arial"/>
            <w:sz w:val="24"/>
            <w:szCs w:val="24"/>
          </w:rPr>
          <w:delText>been</w:delText>
        </w:r>
        <w:r w:rsidR="00F2149B" w:rsidRPr="008A50EA" w:rsidDel="00F42C75">
          <w:rPr>
            <w:rFonts w:ascii="Courier" w:hAnsi="Courier" w:cs="Arial"/>
            <w:sz w:val="24"/>
            <w:szCs w:val="24"/>
          </w:rPr>
          <w:delText xml:space="preserve"> </w:delText>
        </w:r>
      </w:del>
      <w:r w:rsidR="00F2149B" w:rsidRPr="008A50EA">
        <w:rPr>
          <w:rFonts w:ascii="Courier" w:hAnsi="Courier" w:cs="Arial"/>
          <w:sz w:val="24"/>
          <w:szCs w:val="24"/>
        </w:rPr>
        <w:t>us</w:t>
      </w:r>
      <w:r w:rsidR="00F2149B">
        <w:rPr>
          <w:rFonts w:ascii="Courier" w:hAnsi="Courier" w:cs="Arial"/>
          <w:sz w:val="24"/>
          <w:szCs w:val="24"/>
        </w:rPr>
        <w:t xml:space="preserve">ed for that class </w:t>
      </w:r>
      <w:del w:id="447" w:author="Chris Satterlee" w:date="2022-02-02T17:15:00Z">
        <w:r w:rsidR="00F2149B" w:rsidDel="00F42C75">
          <w:rPr>
            <w:rFonts w:ascii="Courier" w:hAnsi="Courier" w:cs="Arial"/>
            <w:sz w:val="24"/>
            <w:szCs w:val="24"/>
          </w:rPr>
          <w:delText xml:space="preserve">since </w:delText>
        </w:r>
      </w:del>
      <w:ins w:id="448" w:author="Chris Satterlee" w:date="2022-02-02T17:15:00Z">
        <w:r w:rsidR="00F42C75">
          <w:rPr>
            <w:rFonts w:ascii="Courier" w:hAnsi="Courier" w:cs="Arial"/>
            <w:sz w:val="24"/>
            <w:szCs w:val="24"/>
          </w:rPr>
          <w:t xml:space="preserve">from </w:t>
        </w:r>
      </w:ins>
      <w:r w:rsidR="00F2149B">
        <w:rPr>
          <w:rFonts w:ascii="Courier" w:hAnsi="Courier" w:cs="Arial"/>
          <w:sz w:val="24"/>
          <w:szCs w:val="24"/>
        </w:rPr>
        <w:t>2017</w:t>
      </w:r>
      <w:ins w:id="449" w:author="Chris Satterlee" w:date="2022-02-02T17:15:00Z">
        <w:r w:rsidR="00F42C75">
          <w:rPr>
            <w:rFonts w:ascii="Courier" w:hAnsi="Courier" w:cs="Arial"/>
            <w:sz w:val="24"/>
            <w:szCs w:val="24"/>
          </w:rPr>
          <w:t xml:space="preserve"> until Gil’s retirement in 2020</w:t>
        </w:r>
      </w:ins>
      <w:r w:rsidRPr="00F2149B">
        <w:rPr>
          <w:rFonts w:ascii="Courier" w:hAnsi="Courier" w:cs="Arial"/>
          <w:sz w:val="24"/>
          <w:szCs w:val="24"/>
        </w:rPr>
        <w:t xml:space="preserve">. It is my sincere hope that IV Swinger 2 will be used at other colleges and universities that teach PV principles. For that matter, it can be very useful for anyone wanting to learn about the effects of insolation/irradiance, temperature, and especially shading on the power production of a single PV module. </w:t>
      </w:r>
      <w:r w:rsidR="00F2149B" w:rsidRPr="008A50EA">
        <w:rPr>
          <w:rFonts w:ascii="Courier" w:hAnsi="Courier" w:cs="Arial"/>
          <w:sz w:val="24"/>
          <w:szCs w:val="24"/>
        </w:rPr>
        <w:t>While th</w:t>
      </w:r>
      <w:r w:rsidR="00F2149B">
        <w:rPr>
          <w:rFonts w:ascii="Courier" w:hAnsi="Courier" w:cs="Arial"/>
          <w:sz w:val="24"/>
          <w:szCs w:val="24"/>
        </w:rPr>
        <w:t>e software does support calibration</w:t>
      </w:r>
      <w:r w:rsidR="00F2149B" w:rsidRPr="008A50EA">
        <w:rPr>
          <w:rFonts w:ascii="Courier" w:hAnsi="Courier" w:cs="Arial"/>
          <w:sz w:val="24"/>
          <w:szCs w:val="24"/>
        </w:rPr>
        <w:t>,</w:t>
      </w:r>
      <w:r w:rsidR="00F2149B">
        <w:rPr>
          <w:rFonts w:ascii="Courier" w:hAnsi="Courier" w:cs="Arial"/>
          <w:sz w:val="24"/>
          <w:szCs w:val="24"/>
        </w:rPr>
        <w:t xml:space="preserve"> there are no guarantees as to the device’s precision or accuracy</w:t>
      </w:r>
      <w:r w:rsidR="00F2149B" w:rsidRPr="008A50EA">
        <w:rPr>
          <w:rFonts w:ascii="Courier" w:hAnsi="Courier" w:cs="Arial"/>
          <w:sz w:val="24"/>
          <w:szCs w:val="24"/>
        </w:rPr>
        <w:t>.</w:t>
      </w:r>
    </w:p>
    <w:p w14:paraId="504FD2FB" w14:textId="77777777" w:rsidR="00C83733" w:rsidRP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The following two YouTube videos demonstrate IV Swinger 2 in action:</w:t>
      </w:r>
    </w:p>
    <w:p w14:paraId="215DC9A4" w14:textId="0E852BA8" w:rsidR="00C83733" w:rsidRPr="00C83733" w:rsidRDefault="00855FB7" w:rsidP="00C83733">
      <w:pPr>
        <w:pStyle w:val="NormalWeb"/>
        <w:spacing w:before="0" w:beforeAutospacing="0"/>
        <w:rPr>
          <w:rFonts w:ascii="Courier" w:hAnsi="Courier" w:cs="Arial"/>
          <w:color w:val="555555"/>
          <w:sz w:val="24"/>
          <w:szCs w:val="24"/>
        </w:rPr>
      </w:pPr>
      <w:hyperlink r:id="rId14" w:history="1">
        <w:r w:rsidR="00C83733">
          <w:rPr>
            <w:rStyle w:val="Hyperlink"/>
            <w:rFonts w:ascii="Courier" w:hAnsi="Courier" w:cs="Arial"/>
            <w:sz w:val="24"/>
            <w:szCs w:val="24"/>
          </w:rPr>
          <w:t>Part I: https://youtu.be/WhnTWciiNNo</w:t>
        </w:r>
        <w:r w:rsidR="00C83733" w:rsidRPr="00C83733">
          <w:rPr>
            <w:rStyle w:val="Hyperlink"/>
            <w:rFonts w:ascii="Courier" w:hAnsi="Courier" w:cs="Arial"/>
            <w:sz w:val="24"/>
            <w:szCs w:val="24"/>
            <w:u w:val="none"/>
          </w:rPr>
          <w:t xml:space="preserve"> </w:t>
        </w:r>
        <w:r w:rsidR="00C83733" w:rsidRPr="00C83733">
          <w:rPr>
            <w:rStyle w:val="Hyperlink"/>
            <w:rFonts w:ascii="Courier" w:hAnsi="Courier" w:cs="Arial"/>
            <w:color w:val="auto"/>
            <w:sz w:val="24"/>
            <w:szCs w:val="24"/>
            <w:u w:val="none"/>
          </w:rPr>
          <w:t>(7:02)</w:t>
        </w:r>
      </w:hyperlink>
    </w:p>
    <w:p w14:paraId="260D65FB" w14:textId="25E8838E" w:rsidR="00C83733" w:rsidRPr="00C83733" w:rsidRDefault="00855FB7" w:rsidP="00C83733">
      <w:pPr>
        <w:pStyle w:val="NormalWeb"/>
        <w:spacing w:before="0" w:beforeAutospacing="0"/>
        <w:rPr>
          <w:rFonts w:ascii="Courier" w:hAnsi="Courier" w:cs="Arial"/>
          <w:color w:val="555555"/>
          <w:sz w:val="24"/>
          <w:szCs w:val="24"/>
        </w:rPr>
      </w:pPr>
      <w:hyperlink r:id="rId15" w:history="1">
        <w:r w:rsidR="00C83733">
          <w:rPr>
            <w:rStyle w:val="Hyperlink"/>
            <w:rFonts w:ascii="Courier" w:hAnsi="Courier" w:cs="Arial"/>
            <w:sz w:val="24"/>
            <w:szCs w:val="24"/>
          </w:rPr>
          <w:t>Part II: https://youtu.be/9iPq5AsuU_U</w:t>
        </w:r>
        <w:r w:rsidR="00C83733" w:rsidRPr="00C83733">
          <w:rPr>
            <w:rStyle w:val="Hyperlink"/>
            <w:rFonts w:ascii="Courier" w:hAnsi="Courier" w:cs="Arial"/>
            <w:color w:val="auto"/>
            <w:sz w:val="24"/>
            <w:szCs w:val="24"/>
            <w:u w:val="none"/>
          </w:rPr>
          <w:t xml:space="preserve"> (6:48)</w:t>
        </w:r>
      </w:hyperlink>
    </w:p>
    <w:p w14:paraId="6B0E1A02" w14:textId="46AA5651" w:rsidR="00C83733" w:rsidRP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 xml:space="preserve">The hardware and software designs and documentation for IV Swinger 2 </w:t>
      </w:r>
      <w:r w:rsidR="00F2149B">
        <w:rPr>
          <w:rFonts w:ascii="Courier" w:hAnsi="Courier" w:cs="Arial"/>
          <w:sz w:val="24"/>
          <w:szCs w:val="24"/>
        </w:rPr>
        <w:t xml:space="preserve">(and </w:t>
      </w:r>
      <w:r w:rsidR="00F2149B" w:rsidRPr="008A50EA">
        <w:rPr>
          <w:rFonts w:ascii="Courier" w:hAnsi="Courier" w:cs="Arial"/>
          <w:sz w:val="24"/>
          <w:szCs w:val="24"/>
        </w:rPr>
        <w:t>the original IV Swinger</w:t>
      </w:r>
      <w:r w:rsidR="00F2149B">
        <w:rPr>
          <w:rFonts w:ascii="Courier" w:hAnsi="Courier" w:cs="Arial"/>
          <w:sz w:val="24"/>
          <w:szCs w:val="24"/>
        </w:rPr>
        <w:t xml:space="preserve">) </w:t>
      </w:r>
      <w:r w:rsidRPr="00F2149B">
        <w:rPr>
          <w:rFonts w:ascii="Courier" w:hAnsi="Courier" w:cs="Arial"/>
          <w:sz w:val="24"/>
          <w:szCs w:val="24"/>
        </w:rPr>
        <w:t>are on GitHub:</w:t>
      </w:r>
    </w:p>
    <w:p w14:paraId="1708B80A" w14:textId="640BA8EA" w:rsidR="00C83733" w:rsidRPr="00C83733" w:rsidRDefault="00855FB7" w:rsidP="00C83733">
      <w:pPr>
        <w:pStyle w:val="NormalWeb"/>
        <w:spacing w:before="0" w:beforeAutospacing="0"/>
        <w:rPr>
          <w:rFonts w:ascii="Courier" w:hAnsi="Courier" w:cs="Arial"/>
          <w:color w:val="555555"/>
          <w:sz w:val="24"/>
          <w:szCs w:val="24"/>
        </w:rPr>
      </w:pPr>
      <w:hyperlink r:id="rId16" w:history="1">
        <w:r w:rsidR="00C83733" w:rsidRPr="00C83733">
          <w:rPr>
            <w:rStyle w:val="Hyperlink"/>
            <w:rFonts w:ascii="Courier" w:hAnsi="Courier" w:cs="Arial"/>
            <w:sz w:val="24"/>
            <w:szCs w:val="24"/>
          </w:rPr>
          <w:t>https://github.com/csatt/IV_Swinger</w:t>
        </w:r>
      </w:hyperlink>
    </w:p>
    <w:p w14:paraId="44890E1B" w14:textId="2E5BFA0B" w:rsidR="00C83733" w:rsidRPr="00C83733" w:rsidRDefault="00C83733" w:rsidP="00C83733">
      <w:pPr>
        <w:pStyle w:val="NormalWeb"/>
        <w:spacing w:before="0" w:beforeAutospacing="0"/>
        <w:rPr>
          <w:rFonts w:ascii="Courier" w:hAnsi="Courier" w:cs="Arial"/>
          <w:color w:val="555555"/>
          <w:sz w:val="24"/>
          <w:szCs w:val="24"/>
        </w:rPr>
      </w:pPr>
      <w:r w:rsidRPr="00F2149B">
        <w:rPr>
          <w:rFonts w:ascii="Courier" w:hAnsi="Courier" w:cs="Arial"/>
          <w:sz w:val="24"/>
          <w:szCs w:val="24"/>
        </w:rPr>
        <w:t>I also want to acknowledge Jason Alderman (whom I have never met or even corresponded with). I stumbled on his wireless IV curve tracer design</w:t>
      </w:r>
      <w:r w:rsidRPr="00C83733">
        <w:rPr>
          <w:rFonts w:ascii="Courier" w:hAnsi="Courier" w:cs="Arial"/>
          <w:color w:val="555555"/>
          <w:sz w:val="24"/>
          <w:szCs w:val="24"/>
        </w:rPr>
        <w:t xml:space="preserve"> (</w:t>
      </w:r>
      <w:hyperlink r:id="rId17" w:history="1">
        <w:r w:rsidRPr="00C83733">
          <w:rPr>
            <w:rStyle w:val="Hyperlink"/>
            <w:rFonts w:ascii="Courier" w:hAnsi="Courier" w:cs="Arial"/>
            <w:sz w:val="24"/>
            <w:szCs w:val="24"/>
          </w:rPr>
          <w:t>http://jalderman.org/?p=57</w:t>
        </w:r>
      </w:hyperlink>
      <w:r w:rsidRPr="00C83733">
        <w:rPr>
          <w:rFonts w:ascii="Courier" w:hAnsi="Courier" w:cs="Arial"/>
          <w:color w:val="555555"/>
          <w:sz w:val="24"/>
          <w:szCs w:val="24"/>
        </w:rPr>
        <w:t xml:space="preserve">), </w:t>
      </w:r>
      <w:r w:rsidRPr="00F2149B">
        <w:rPr>
          <w:rFonts w:ascii="Courier" w:hAnsi="Courier" w:cs="Arial"/>
          <w:sz w:val="24"/>
          <w:szCs w:val="24"/>
        </w:rPr>
        <w:t>and that was the "Aha!" moment without which IV Swinger 2 might not have happened.</w:t>
      </w:r>
    </w:p>
    <w:p w14:paraId="775CFB5F" w14:textId="0705E429"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sz w:val="24"/>
          <w:szCs w:val="24"/>
        </w:rPr>
        <w:t>This document contains step-by-step instructions to build an IV Swinger 2.</w:t>
      </w:r>
    </w:p>
    <w:p w14:paraId="45245B14" w14:textId="77777777" w:rsidR="00C83733" w:rsidRPr="00C83733" w:rsidRDefault="00C83733" w:rsidP="00C83733">
      <w:pPr>
        <w:rPr>
          <w:rFonts w:ascii="Courier" w:hAnsi="Courier"/>
        </w:rPr>
      </w:pPr>
    </w:p>
    <w:p w14:paraId="50874F55" w14:textId="7F892070" w:rsidR="00F2149B" w:rsidRPr="00BE08E1" w:rsidRDefault="00F2149B" w:rsidP="00F2149B">
      <w:pPr>
        <w:rPr>
          <w:rFonts w:ascii="Courier" w:hAnsi="Courier"/>
        </w:rPr>
      </w:pPr>
      <w:r w:rsidRPr="00BE08E1">
        <w:rPr>
          <w:rFonts w:ascii="Courier" w:hAnsi="Courier"/>
        </w:rPr>
        <w:t>The original IV Swinger 2 designs (for PV modules and PV cells) use a</w:t>
      </w:r>
      <w:r>
        <w:rPr>
          <w:rFonts w:ascii="Courier" w:hAnsi="Courier"/>
        </w:rPr>
        <w:t>n Adafruit</w:t>
      </w:r>
      <w:r w:rsidRPr="00BE08E1">
        <w:rPr>
          <w:rFonts w:ascii="Courier" w:hAnsi="Courier"/>
        </w:rPr>
        <w:t xml:space="preserve"> "Perma-Proto" board and hand-cut, hand-stripped, hand-soldered hookup wires for all of the connections between the resistors, capacitors</w:t>
      </w:r>
      <w:r>
        <w:rPr>
          <w:rFonts w:ascii="Courier" w:hAnsi="Courier"/>
        </w:rPr>
        <w:t xml:space="preserve">, ICs, and power/ground rails. </w:t>
      </w:r>
      <w:r w:rsidRPr="00BE08E1">
        <w:rPr>
          <w:rFonts w:ascii="Courier" w:hAnsi="Courier"/>
        </w:rPr>
        <w:t>Hookup wire is also used for the connections between the Perma-Proto and the Arduino.</w:t>
      </w:r>
    </w:p>
    <w:p w14:paraId="71FB4A17" w14:textId="77777777" w:rsidR="00F2149B" w:rsidRPr="00BE08E1" w:rsidRDefault="00F2149B" w:rsidP="00F2149B">
      <w:pPr>
        <w:rPr>
          <w:rFonts w:ascii="Courier" w:hAnsi="Courier"/>
        </w:rPr>
      </w:pPr>
    </w:p>
    <w:p w14:paraId="505648DE" w14:textId="5153FF55" w:rsidR="00F2149B" w:rsidRPr="00BE08E1" w:rsidRDefault="00F2149B" w:rsidP="00F2149B">
      <w:pPr>
        <w:rPr>
          <w:rFonts w:ascii="Courier" w:hAnsi="Courier"/>
        </w:rPr>
      </w:pPr>
      <w:r w:rsidRPr="00BE08E1">
        <w:rPr>
          <w:rFonts w:ascii="Courier" w:hAnsi="Courier"/>
        </w:rPr>
        <w:t xml:space="preserve">Now there are printed circuit boards (PCBs) available that provide all of these connections, making the construction much simpler, faster, and more mistake-proof.  Furthermore, there are versions of the PCBs that support on-board solid-state relays (SSRs) </w:t>
      </w:r>
      <w:ins w:id="450" w:author="Chris Satterlee" w:date="2022-02-02T17:16:00Z">
        <w:r w:rsidR="00F42C75">
          <w:rPr>
            <w:rFonts w:ascii="Courier" w:hAnsi="Courier"/>
          </w:rPr>
          <w:t xml:space="preserve">or field-effect transistors (FETs) </w:t>
        </w:r>
      </w:ins>
      <w:r w:rsidRPr="00BE08E1">
        <w:rPr>
          <w:rFonts w:ascii="Courier" w:hAnsi="Courier"/>
        </w:rPr>
        <w:t>instead of the off-board electromagnetic relays (EMRs).</w:t>
      </w:r>
    </w:p>
    <w:p w14:paraId="193657E0" w14:textId="77777777" w:rsidR="00F2149B" w:rsidRPr="00BE08E1" w:rsidRDefault="00F2149B" w:rsidP="00F2149B">
      <w:pPr>
        <w:rPr>
          <w:rFonts w:ascii="Courier" w:hAnsi="Courier"/>
        </w:rPr>
      </w:pPr>
    </w:p>
    <w:p w14:paraId="2C0B8202" w14:textId="643A4723" w:rsidR="00F2149B" w:rsidRDefault="00F2149B" w:rsidP="00F2149B">
      <w:pPr>
        <w:rPr>
          <w:rFonts w:ascii="Courier" w:hAnsi="Courier"/>
          <w:b/>
        </w:rPr>
      </w:pPr>
      <w:r>
        <w:rPr>
          <w:rFonts w:ascii="Courier" w:hAnsi="Courier"/>
        </w:rPr>
        <w:t>It is still possible to build an IV Swinger 2 using a Perma-Proto; the documentation still exists and the software doesn’t care. However, it is recommended that</w:t>
      </w:r>
      <w:r w:rsidRPr="00BE08E1">
        <w:rPr>
          <w:rFonts w:ascii="Courier" w:hAnsi="Courier"/>
        </w:rPr>
        <w:t xml:space="preserve"> moving forward, all IV Swinger 2 constructions use the PCB-based designs</w:t>
      </w:r>
      <w:r>
        <w:rPr>
          <w:rFonts w:ascii="Courier" w:hAnsi="Courier"/>
        </w:rPr>
        <w:t>.</w:t>
      </w:r>
    </w:p>
    <w:p w14:paraId="2B8F24A7" w14:textId="77777777" w:rsidR="00F2149B" w:rsidRDefault="00F2149B" w:rsidP="00F2149B">
      <w:pPr>
        <w:rPr>
          <w:rFonts w:ascii="Courier" w:hAnsi="Courier"/>
        </w:rPr>
      </w:pPr>
    </w:p>
    <w:p w14:paraId="648903A0" w14:textId="19943417" w:rsidR="00C83733" w:rsidRDefault="00C83733" w:rsidP="00C83733">
      <w:pPr>
        <w:rPr>
          <w:rFonts w:ascii="Courier" w:hAnsi="Courier"/>
        </w:rPr>
      </w:pPr>
      <w:r>
        <w:rPr>
          <w:rFonts w:ascii="Courier" w:hAnsi="Courier"/>
        </w:rPr>
        <w:t xml:space="preserve">These are the same instructions that are on </w:t>
      </w:r>
      <w:hyperlink r:id="rId18" w:history="1">
        <w:r w:rsidRPr="00BA55C8">
          <w:rPr>
            <w:rStyle w:val="Hyperlink"/>
            <w:rFonts w:ascii="Courier" w:hAnsi="Courier"/>
          </w:rPr>
          <w:t>www.instructables.com</w:t>
        </w:r>
      </w:hyperlink>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p>
    <w:p w14:paraId="07DECAC2" w14:textId="77777777" w:rsidR="005B0058" w:rsidRDefault="005B0058" w:rsidP="00C83733">
      <w:pPr>
        <w:rPr>
          <w:rFonts w:ascii="Courier" w:hAnsi="Courier"/>
        </w:rPr>
      </w:pPr>
    </w:p>
    <w:p w14:paraId="5EA71B87" w14:textId="659F23C1" w:rsidR="00F2149B" w:rsidRDefault="00855FB7" w:rsidP="00C83733">
      <w:pPr>
        <w:rPr>
          <w:rStyle w:val="Hyperlink"/>
          <w:rFonts w:ascii="Courier" w:hAnsi="Courier"/>
        </w:rPr>
      </w:pPr>
      <w:hyperlink r:id="rId19" w:history="1">
        <w:r w:rsidR="005B0058" w:rsidRPr="00BA55C8">
          <w:rPr>
            <w:rStyle w:val="Hyperlink"/>
            <w:rFonts w:ascii="Courier" w:hAnsi="Courier"/>
          </w:rPr>
          <w:t>https://www.instructables.com/id/IV-Swinger-2-a-50-IV-Curve-Tracer</w:t>
        </w:r>
      </w:hyperlink>
    </w:p>
    <w:p w14:paraId="4C0BD7AF" w14:textId="77777777" w:rsidR="00F2149B" w:rsidRDefault="00F2149B">
      <w:pPr>
        <w:rPr>
          <w:rStyle w:val="Hyperlink"/>
          <w:rFonts w:ascii="Courier" w:hAnsi="Courier"/>
        </w:rPr>
      </w:pPr>
      <w:r>
        <w:rPr>
          <w:rStyle w:val="Hyperlink"/>
          <w:rFonts w:ascii="Courier" w:hAnsi="Courier"/>
        </w:rPr>
        <w:br w:type="page"/>
      </w:r>
    </w:p>
    <w:p w14:paraId="49C224CA" w14:textId="0FBE3D11" w:rsidR="00C83733" w:rsidRDefault="00C83733" w:rsidP="00C83733">
      <w:pPr>
        <w:pStyle w:val="Heading1"/>
      </w:pPr>
      <w:bookmarkStart w:id="451" w:name="_Toc94795577"/>
      <w:bookmarkStart w:id="452" w:name="_Toc94797585"/>
      <w:r>
        <w:lastRenderedPageBreak/>
        <w:t xml:space="preserve">Step 1: </w:t>
      </w:r>
      <w:r w:rsidR="00103ED4">
        <w:t xml:space="preserve">Understand the </w:t>
      </w:r>
      <w:r w:rsidR="00F2149B">
        <w:t>HW</w:t>
      </w:r>
      <w:r w:rsidR="00103ED4">
        <w:t xml:space="preserve"> d</w:t>
      </w:r>
      <w:r>
        <w:t>esign</w:t>
      </w:r>
      <w:r w:rsidR="00F2149B">
        <w:t xml:space="preserve"> / Choose Variant</w:t>
      </w:r>
      <w:bookmarkEnd w:id="451"/>
      <w:bookmarkEnd w:id="452"/>
    </w:p>
    <w:p w14:paraId="6EB8F1FF" w14:textId="77777777" w:rsidR="00C83733" w:rsidRDefault="00C83733" w:rsidP="00C83733"/>
    <w:p w14:paraId="59D344AD" w14:textId="18FE790A" w:rsidR="00F2149B" w:rsidRPr="00C546B4" w:rsidRDefault="00F2149B" w:rsidP="00C83733">
      <w:pPr>
        <w:pStyle w:val="NormalWeb"/>
        <w:spacing w:before="0" w:beforeAutospacing="0"/>
        <w:rPr>
          <w:rFonts w:ascii="Courier" w:hAnsi="Courier" w:cs="Arial"/>
          <w:b/>
          <w:sz w:val="24"/>
          <w:szCs w:val="24"/>
          <w:u w:val="single"/>
        </w:rPr>
      </w:pPr>
      <w:r w:rsidRPr="00C546B4">
        <w:rPr>
          <w:rFonts w:ascii="Courier" w:hAnsi="Courier" w:cs="Arial"/>
          <w:b/>
          <w:sz w:val="24"/>
          <w:szCs w:val="24"/>
          <w:u w:val="single"/>
        </w:rPr>
        <w:t>Understand the hardware design:</w:t>
      </w:r>
    </w:p>
    <w:p w14:paraId="057E4914" w14:textId="58C64A9F" w:rsidR="00F2149B" w:rsidRDefault="00F2149B" w:rsidP="00C83733">
      <w:pPr>
        <w:pStyle w:val="NormalWeb"/>
        <w:spacing w:before="0" w:beforeAutospacing="0"/>
        <w:rPr>
          <w:rFonts w:ascii="Courier" w:hAnsi="Courier" w:cs="Arial"/>
          <w:sz w:val="24"/>
          <w:szCs w:val="24"/>
        </w:rPr>
      </w:pPr>
      <w:r>
        <w:rPr>
          <w:rFonts w:ascii="Courier" w:hAnsi="Courier" w:cs="Arial"/>
          <w:sz w:val="24"/>
          <w:szCs w:val="24"/>
        </w:rPr>
        <w:t>Although it is possible to build an IV Swinger 2 without understanding how the hardware works, you will get more out of it if you do and will have a better chance of being able to diagnose any problems.</w:t>
      </w:r>
    </w:p>
    <w:p w14:paraId="01506BA1" w14:textId="77777777" w:rsidR="00C83733" w:rsidRP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The IV Swinger 2 hardware consists of the following:</w:t>
      </w:r>
    </w:p>
    <w:p w14:paraId="597F9E19" w14:textId="77777777" w:rsidR="00C83733" w:rsidRPr="00F2149B" w:rsidRDefault="00C83733" w:rsidP="00C83733">
      <w:pPr>
        <w:pStyle w:val="NormalWeb"/>
        <w:numPr>
          <w:ilvl w:val="0"/>
          <w:numId w:val="200"/>
        </w:numPr>
        <w:rPr>
          <w:rFonts w:ascii="Courier" w:hAnsi="Courier" w:cs="Arial"/>
          <w:sz w:val="24"/>
          <w:szCs w:val="24"/>
        </w:rPr>
      </w:pPr>
      <w:r w:rsidRPr="00F2149B">
        <w:rPr>
          <w:rFonts w:ascii="Courier" w:hAnsi="Courier" w:cs="Arial"/>
          <w:sz w:val="24"/>
          <w:szCs w:val="24"/>
        </w:rPr>
        <w:t>Load:</w:t>
      </w:r>
    </w:p>
    <w:p w14:paraId="0FE11434" w14:textId="77777777" w:rsidR="00C83733" w:rsidRPr="00F2149B" w:rsidRDefault="00C83733" w:rsidP="00C83733">
      <w:pPr>
        <w:pStyle w:val="NormalWeb"/>
        <w:numPr>
          <w:ilvl w:val="1"/>
          <w:numId w:val="200"/>
        </w:numPr>
        <w:rPr>
          <w:rFonts w:ascii="Courier" w:hAnsi="Courier" w:cs="Arial"/>
          <w:sz w:val="24"/>
          <w:szCs w:val="24"/>
        </w:rPr>
      </w:pPr>
      <w:r w:rsidRPr="00F2149B">
        <w:rPr>
          <w:rFonts w:ascii="Courier" w:hAnsi="Courier" w:cs="Arial"/>
          <w:sz w:val="24"/>
          <w:szCs w:val="24"/>
        </w:rPr>
        <w:t>Capacitors</w:t>
      </w:r>
    </w:p>
    <w:p w14:paraId="48D0D0AD" w14:textId="77777777" w:rsidR="00C83733" w:rsidRPr="00F2149B" w:rsidRDefault="00C83733" w:rsidP="00C83733">
      <w:pPr>
        <w:pStyle w:val="NormalWeb"/>
        <w:numPr>
          <w:ilvl w:val="1"/>
          <w:numId w:val="200"/>
        </w:numPr>
        <w:rPr>
          <w:rFonts w:ascii="Courier" w:hAnsi="Courier" w:cs="Arial"/>
          <w:sz w:val="24"/>
          <w:szCs w:val="24"/>
        </w:rPr>
      </w:pPr>
      <w:r w:rsidRPr="00F2149B">
        <w:rPr>
          <w:rFonts w:ascii="Courier" w:hAnsi="Courier" w:cs="Arial"/>
          <w:sz w:val="24"/>
          <w:szCs w:val="24"/>
        </w:rPr>
        <w:t>Bleed resistor</w:t>
      </w:r>
    </w:p>
    <w:p w14:paraId="0DE2691F" w14:textId="77777777" w:rsidR="00C83733" w:rsidRPr="00F2149B" w:rsidRDefault="00C83733" w:rsidP="00C83733">
      <w:pPr>
        <w:pStyle w:val="NormalWeb"/>
        <w:numPr>
          <w:ilvl w:val="1"/>
          <w:numId w:val="200"/>
        </w:numPr>
        <w:rPr>
          <w:rFonts w:ascii="Courier" w:hAnsi="Courier" w:cs="Arial"/>
          <w:sz w:val="24"/>
          <w:szCs w:val="24"/>
        </w:rPr>
      </w:pPr>
      <w:r w:rsidRPr="00F2149B">
        <w:rPr>
          <w:rFonts w:ascii="Courier" w:hAnsi="Courier" w:cs="Arial"/>
          <w:sz w:val="24"/>
          <w:szCs w:val="24"/>
        </w:rPr>
        <w:t>Relay</w:t>
      </w:r>
    </w:p>
    <w:p w14:paraId="41E78FCC" w14:textId="77777777" w:rsidR="00C83733" w:rsidRPr="00F2149B" w:rsidRDefault="00C83733" w:rsidP="00C83733">
      <w:pPr>
        <w:pStyle w:val="NormalWeb"/>
        <w:numPr>
          <w:ilvl w:val="0"/>
          <w:numId w:val="200"/>
        </w:numPr>
        <w:rPr>
          <w:rFonts w:ascii="Courier" w:hAnsi="Courier" w:cs="Arial"/>
          <w:sz w:val="24"/>
          <w:szCs w:val="24"/>
        </w:rPr>
      </w:pPr>
      <w:r w:rsidRPr="00F2149B">
        <w:rPr>
          <w:rFonts w:ascii="Courier" w:hAnsi="Courier" w:cs="Arial"/>
          <w:sz w:val="24"/>
          <w:szCs w:val="24"/>
        </w:rPr>
        <w:t>Ammeter and voltmeter:</w:t>
      </w:r>
    </w:p>
    <w:p w14:paraId="6B844E2A" w14:textId="77777777" w:rsidR="00C83733" w:rsidRPr="00F2149B" w:rsidRDefault="00C83733" w:rsidP="00C83733">
      <w:pPr>
        <w:pStyle w:val="NormalWeb"/>
        <w:numPr>
          <w:ilvl w:val="1"/>
          <w:numId w:val="200"/>
        </w:numPr>
        <w:rPr>
          <w:rFonts w:ascii="Courier" w:hAnsi="Courier" w:cs="Arial"/>
          <w:sz w:val="24"/>
          <w:szCs w:val="24"/>
        </w:rPr>
      </w:pPr>
      <w:r w:rsidRPr="00F2149B">
        <w:rPr>
          <w:rFonts w:ascii="Courier" w:hAnsi="Courier" w:cs="Arial"/>
          <w:sz w:val="24"/>
          <w:szCs w:val="24"/>
        </w:rPr>
        <w:t>Shunt resistor</w:t>
      </w:r>
    </w:p>
    <w:p w14:paraId="4DB77EEB" w14:textId="77777777" w:rsidR="00C83733" w:rsidRPr="00F2149B" w:rsidRDefault="00C83733" w:rsidP="00C83733">
      <w:pPr>
        <w:pStyle w:val="NormalWeb"/>
        <w:numPr>
          <w:ilvl w:val="1"/>
          <w:numId w:val="200"/>
        </w:numPr>
        <w:rPr>
          <w:rFonts w:ascii="Courier" w:hAnsi="Courier" w:cs="Arial"/>
          <w:sz w:val="24"/>
          <w:szCs w:val="24"/>
        </w:rPr>
      </w:pPr>
      <w:r w:rsidRPr="00F2149B">
        <w:rPr>
          <w:rFonts w:ascii="Courier" w:hAnsi="Courier" w:cs="Arial"/>
          <w:sz w:val="24"/>
          <w:szCs w:val="24"/>
        </w:rPr>
        <w:t>Voltage divider</w:t>
      </w:r>
    </w:p>
    <w:p w14:paraId="138CD950" w14:textId="77777777" w:rsidR="00C83733" w:rsidRPr="00F2149B" w:rsidRDefault="00C83733" w:rsidP="00C83733">
      <w:pPr>
        <w:pStyle w:val="NormalWeb"/>
        <w:numPr>
          <w:ilvl w:val="1"/>
          <w:numId w:val="200"/>
        </w:numPr>
        <w:rPr>
          <w:rFonts w:ascii="Courier" w:hAnsi="Courier" w:cs="Arial"/>
          <w:sz w:val="24"/>
          <w:szCs w:val="24"/>
        </w:rPr>
      </w:pPr>
      <w:r w:rsidRPr="00F2149B">
        <w:rPr>
          <w:rFonts w:ascii="Courier" w:hAnsi="Courier" w:cs="Arial"/>
          <w:sz w:val="24"/>
          <w:szCs w:val="24"/>
        </w:rPr>
        <w:t>Op amp circuits</w:t>
      </w:r>
    </w:p>
    <w:p w14:paraId="49FD8AC5" w14:textId="4923751D" w:rsidR="00C83733" w:rsidRPr="00F2149B" w:rsidRDefault="00C83733" w:rsidP="00C83733">
      <w:pPr>
        <w:pStyle w:val="NormalWeb"/>
        <w:numPr>
          <w:ilvl w:val="0"/>
          <w:numId w:val="200"/>
        </w:numPr>
        <w:rPr>
          <w:rFonts w:ascii="Courier" w:hAnsi="Courier" w:cs="Arial"/>
          <w:sz w:val="24"/>
          <w:szCs w:val="24"/>
        </w:rPr>
      </w:pPr>
      <w:r w:rsidRPr="00F2149B">
        <w:rPr>
          <w:rFonts w:ascii="Courier" w:hAnsi="Courier" w:cs="Arial"/>
          <w:sz w:val="24"/>
          <w:szCs w:val="24"/>
        </w:rPr>
        <w:t>Arduino UNO</w:t>
      </w:r>
    </w:p>
    <w:p w14:paraId="3176822A" w14:textId="77777777" w:rsidR="00C83733" w:rsidRP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The following YouTube video gives a high-level description of how a capacitor load is used to trace an IV curve:</w:t>
      </w:r>
    </w:p>
    <w:p w14:paraId="2A6C61B9" w14:textId="252B954E" w:rsidR="00C83733" w:rsidRPr="00C83733" w:rsidRDefault="00855FB7" w:rsidP="00C83733">
      <w:pPr>
        <w:pStyle w:val="NormalWeb"/>
        <w:spacing w:before="0" w:beforeAutospacing="0"/>
        <w:rPr>
          <w:rFonts w:ascii="Courier" w:hAnsi="Courier" w:cs="Arial"/>
          <w:color w:val="555555"/>
          <w:sz w:val="24"/>
          <w:szCs w:val="24"/>
        </w:rPr>
      </w:pPr>
      <w:hyperlink r:id="rId20" w:history="1">
        <w:r w:rsidR="00C83733" w:rsidRPr="00C83733">
          <w:rPr>
            <w:rStyle w:val="Hyperlink"/>
            <w:rFonts w:ascii="Courier" w:hAnsi="Courier" w:cs="Arial"/>
            <w:sz w:val="24"/>
            <w:szCs w:val="24"/>
          </w:rPr>
          <w:t>https://youtu.be/eTSCVlSTUP4 (6:00)</w:t>
        </w:r>
      </w:hyperlink>
    </w:p>
    <w:p w14:paraId="6E37FF2F" w14:textId="4B6BCCF9" w:rsidR="00F2149B" w:rsidRDefault="00F2149B" w:rsidP="00F2149B">
      <w:pPr>
        <w:pStyle w:val="NormalWeb"/>
        <w:spacing w:before="0" w:beforeAutospacing="0"/>
        <w:rPr>
          <w:rFonts w:ascii="Courier" w:hAnsi="Courier" w:cs="Arial"/>
          <w:sz w:val="24"/>
          <w:szCs w:val="24"/>
        </w:rPr>
      </w:pPr>
      <w:r>
        <w:rPr>
          <w:rFonts w:ascii="Courier" w:hAnsi="Courier" w:cs="Arial"/>
          <w:sz w:val="24"/>
          <w:szCs w:val="24"/>
        </w:rPr>
        <w:t>There are s</w:t>
      </w:r>
      <w:ins w:id="453" w:author="Chris Satterlee" w:date="2022-02-02T17:17:00Z">
        <w:r w:rsidR="00F42C75">
          <w:rPr>
            <w:rFonts w:ascii="Courier" w:hAnsi="Courier" w:cs="Arial"/>
            <w:sz w:val="24"/>
            <w:szCs w:val="24"/>
          </w:rPr>
          <w:t>even</w:t>
        </w:r>
      </w:ins>
      <w:del w:id="454" w:author="Chris Satterlee" w:date="2022-02-02T17:17:00Z">
        <w:r w:rsidDel="00F42C75">
          <w:rPr>
            <w:rFonts w:ascii="Courier" w:hAnsi="Courier" w:cs="Arial"/>
            <w:sz w:val="24"/>
            <w:szCs w:val="24"/>
          </w:rPr>
          <w:delText>ix</w:delText>
        </w:r>
      </w:del>
      <w:r>
        <w:rPr>
          <w:rFonts w:ascii="Courier" w:hAnsi="Courier" w:cs="Arial"/>
          <w:sz w:val="24"/>
          <w:szCs w:val="24"/>
        </w:rPr>
        <w:t xml:space="preserve"> design variants.</w:t>
      </w:r>
    </w:p>
    <w:p w14:paraId="151DCD64" w14:textId="277066E3" w:rsidR="00F2149B" w:rsidRDefault="00F2149B" w:rsidP="00F2149B">
      <w:pPr>
        <w:pStyle w:val="NormalWeb"/>
        <w:spacing w:before="0" w:beforeAutospacing="0"/>
        <w:rPr>
          <w:rFonts w:ascii="Courier" w:hAnsi="Courier" w:cs="Arial"/>
          <w:sz w:val="24"/>
          <w:szCs w:val="24"/>
        </w:rPr>
      </w:pPr>
      <w:r>
        <w:rPr>
          <w:rFonts w:ascii="Courier" w:hAnsi="Courier" w:cs="Arial"/>
          <w:sz w:val="24"/>
          <w:szCs w:val="24"/>
        </w:rPr>
        <w:t>Perma-Proto:</w:t>
      </w:r>
    </w:p>
    <w:p w14:paraId="51FB0EB7" w14:textId="68939C7E" w:rsidR="00F2149B" w:rsidRDefault="00F2149B" w:rsidP="00C546B4">
      <w:pPr>
        <w:pStyle w:val="NormalWeb"/>
        <w:numPr>
          <w:ilvl w:val="0"/>
          <w:numId w:val="205"/>
        </w:numPr>
        <w:spacing w:before="0" w:beforeAutospacing="0"/>
        <w:rPr>
          <w:rFonts w:ascii="Courier" w:hAnsi="Courier" w:cs="Arial"/>
          <w:sz w:val="24"/>
          <w:szCs w:val="24"/>
        </w:rPr>
      </w:pPr>
      <w:r>
        <w:rPr>
          <w:rFonts w:ascii="Courier" w:hAnsi="Courier" w:cs="Arial"/>
          <w:sz w:val="24"/>
          <w:szCs w:val="24"/>
        </w:rPr>
        <w:t>PV module version, electromechanical relay (EMR)</w:t>
      </w:r>
    </w:p>
    <w:p w14:paraId="01E76CDD" w14:textId="64CB753C" w:rsidR="00F2149B" w:rsidRDefault="00F2149B" w:rsidP="00C546B4">
      <w:pPr>
        <w:pStyle w:val="NormalWeb"/>
        <w:numPr>
          <w:ilvl w:val="0"/>
          <w:numId w:val="205"/>
        </w:numPr>
        <w:spacing w:before="0" w:beforeAutospacing="0"/>
        <w:rPr>
          <w:rFonts w:ascii="Courier" w:hAnsi="Courier" w:cs="Arial"/>
          <w:sz w:val="24"/>
          <w:szCs w:val="24"/>
        </w:rPr>
      </w:pPr>
      <w:r>
        <w:rPr>
          <w:rFonts w:ascii="Courier" w:hAnsi="Courier" w:cs="Arial"/>
          <w:sz w:val="24"/>
          <w:szCs w:val="24"/>
        </w:rPr>
        <w:t>PV cell version, electromechanical relay (EMR)</w:t>
      </w:r>
    </w:p>
    <w:p w14:paraId="6C5D6FA3" w14:textId="5790AF2F" w:rsidR="00F2149B" w:rsidRDefault="00F2149B" w:rsidP="00F2149B">
      <w:pPr>
        <w:pStyle w:val="NormalWeb"/>
        <w:spacing w:before="0" w:beforeAutospacing="0"/>
        <w:rPr>
          <w:rFonts w:ascii="Courier" w:hAnsi="Courier" w:cs="Arial"/>
          <w:sz w:val="24"/>
          <w:szCs w:val="24"/>
        </w:rPr>
      </w:pPr>
      <w:r>
        <w:rPr>
          <w:rFonts w:ascii="Courier" w:hAnsi="Courier" w:cs="Arial"/>
          <w:sz w:val="24"/>
          <w:szCs w:val="24"/>
        </w:rPr>
        <w:t>PCB:</w:t>
      </w:r>
    </w:p>
    <w:p w14:paraId="754591A7" w14:textId="77777777" w:rsidR="00F2149B" w:rsidRDefault="00F2149B" w:rsidP="00F2149B">
      <w:pPr>
        <w:pStyle w:val="NormalWeb"/>
        <w:numPr>
          <w:ilvl w:val="0"/>
          <w:numId w:val="204"/>
        </w:numPr>
        <w:spacing w:before="0" w:beforeAutospacing="0"/>
        <w:rPr>
          <w:rFonts w:ascii="Courier" w:hAnsi="Courier" w:cs="Arial"/>
          <w:sz w:val="24"/>
          <w:szCs w:val="24"/>
        </w:rPr>
      </w:pPr>
      <w:r>
        <w:rPr>
          <w:rFonts w:ascii="Courier" w:hAnsi="Courier" w:cs="Arial"/>
          <w:sz w:val="24"/>
          <w:szCs w:val="24"/>
        </w:rPr>
        <w:t>PV module version, electromechanical relay (EMR)</w:t>
      </w:r>
    </w:p>
    <w:p w14:paraId="08F19CF2" w14:textId="5B2502BD" w:rsidR="00F2149B" w:rsidRDefault="00F2149B" w:rsidP="00F2149B">
      <w:pPr>
        <w:pStyle w:val="NormalWeb"/>
        <w:numPr>
          <w:ilvl w:val="0"/>
          <w:numId w:val="204"/>
        </w:numPr>
        <w:spacing w:before="0" w:beforeAutospacing="0"/>
        <w:rPr>
          <w:ins w:id="455" w:author="Chris Satterlee" w:date="2022-02-02T17:17:00Z"/>
          <w:rFonts w:ascii="Courier" w:hAnsi="Courier" w:cs="Arial"/>
          <w:sz w:val="24"/>
          <w:szCs w:val="24"/>
        </w:rPr>
      </w:pPr>
      <w:r>
        <w:rPr>
          <w:rFonts w:ascii="Courier" w:hAnsi="Courier" w:cs="Arial"/>
          <w:sz w:val="24"/>
          <w:szCs w:val="24"/>
        </w:rPr>
        <w:t>PV module version, solid-state relays (SSR)</w:t>
      </w:r>
    </w:p>
    <w:p w14:paraId="35E6E8BF" w14:textId="0856C398" w:rsidR="00F42C75" w:rsidRPr="00F42C75" w:rsidRDefault="00F42C75" w:rsidP="00F42C75">
      <w:pPr>
        <w:pStyle w:val="NormalWeb"/>
        <w:numPr>
          <w:ilvl w:val="0"/>
          <w:numId w:val="204"/>
        </w:numPr>
        <w:spacing w:before="0" w:beforeAutospacing="0"/>
        <w:rPr>
          <w:rFonts w:ascii="Courier" w:hAnsi="Courier" w:cs="Arial"/>
          <w:sz w:val="24"/>
          <w:szCs w:val="24"/>
        </w:rPr>
      </w:pPr>
      <w:ins w:id="456" w:author="Chris Satterlee" w:date="2022-02-02T17:17:00Z">
        <w:r>
          <w:rPr>
            <w:rFonts w:ascii="Courier" w:hAnsi="Courier" w:cs="Arial"/>
            <w:sz w:val="24"/>
            <w:szCs w:val="24"/>
          </w:rPr>
          <w:t>PV module version, field-effect transistors (FET)</w:t>
        </w:r>
      </w:ins>
    </w:p>
    <w:p w14:paraId="381EAB55" w14:textId="77777777" w:rsidR="00F2149B" w:rsidRDefault="00F2149B" w:rsidP="00F2149B">
      <w:pPr>
        <w:pStyle w:val="NormalWeb"/>
        <w:numPr>
          <w:ilvl w:val="0"/>
          <w:numId w:val="204"/>
        </w:numPr>
        <w:spacing w:before="0" w:beforeAutospacing="0"/>
        <w:rPr>
          <w:rFonts w:ascii="Courier" w:hAnsi="Courier" w:cs="Arial"/>
          <w:sz w:val="24"/>
          <w:szCs w:val="24"/>
        </w:rPr>
      </w:pPr>
      <w:r>
        <w:rPr>
          <w:rFonts w:ascii="Courier" w:hAnsi="Courier" w:cs="Arial"/>
          <w:sz w:val="24"/>
          <w:szCs w:val="24"/>
        </w:rPr>
        <w:t>PV cell version, electromechanical relays (EMR)</w:t>
      </w:r>
    </w:p>
    <w:p w14:paraId="0B9FB74C" w14:textId="77777777" w:rsidR="00F2149B" w:rsidRDefault="00F2149B" w:rsidP="00F2149B">
      <w:pPr>
        <w:pStyle w:val="NormalWeb"/>
        <w:numPr>
          <w:ilvl w:val="0"/>
          <w:numId w:val="204"/>
        </w:numPr>
        <w:spacing w:before="0" w:beforeAutospacing="0"/>
        <w:rPr>
          <w:rFonts w:ascii="Courier" w:hAnsi="Courier" w:cs="Arial"/>
          <w:sz w:val="24"/>
          <w:szCs w:val="24"/>
        </w:rPr>
      </w:pPr>
      <w:r>
        <w:rPr>
          <w:rFonts w:ascii="Courier" w:hAnsi="Courier" w:cs="Arial"/>
          <w:sz w:val="24"/>
          <w:szCs w:val="24"/>
        </w:rPr>
        <w:t>PV cell version, solid-state relays (SSR)</w:t>
      </w:r>
    </w:p>
    <w:p w14:paraId="7101788D" w14:textId="38C60115" w:rsid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The GitHub repository</w:t>
      </w:r>
      <w:r>
        <w:rPr>
          <w:rFonts w:ascii="Courier" w:hAnsi="Courier" w:cs="Arial"/>
          <w:color w:val="555555"/>
          <w:sz w:val="24"/>
          <w:szCs w:val="24"/>
        </w:rPr>
        <w:t xml:space="preserve"> (</w:t>
      </w:r>
      <w:hyperlink r:id="rId21" w:history="1">
        <w:r w:rsidRPr="00BA55C8">
          <w:rPr>
            <w:rStyle w:val="Hyperlink"/>
            <w:rFonts w:ascii="Courier" w:hAnsi="Courier" w:cs="Arial"/>
            <w:sz w:val="24"/>
            <w:szCs w:val="24"/>
          </w:rPr>
          <w:t>https://github.com/csatt/IV_Swinger</w:t>
        </w:r>
      </w:hyperlink>
      <w:r>
        <w:rPr>
          <w:rFonts w:ascii="Courier" w:hAnsi="Courier" w:cs="Arial"/>
          <w:color w:val="555555"/>
          <w:sz w:val="24"/>
          <w:szCs w:val="24"/>
        </w:rPr>
        <w:t xml:space="preserve">) </w:t>
      </w:r>
      <w:r w:rsidRPr="00F2149B">
        <w:rPr>
          <w:rFonts w:ascii="Courier" w:hAnsi="Courier" w:cs="Arial"/>
          <w:sz w:val="24"/>
          <w:szCs w:val="24"/>
        </w:rPr>
        <w:t>contains Fritzing design file</w:t>
      </w:r>
      <w:r w:rsidR="00F2149B">
        <w:rPr>
          <w:rFonts w:ascii="Courier" w:hAnsi="Courier" w:cs="Arial"/>
          <w:sz w:val="24"/>
          <w:szCs w:val="24"/>
        </w:rPr>
        <w:t>s</w:t>
      </w:r>
      <w:r w:rsidRPr="00F2149B">
        <w:rPr>
          <w:rFonts w:ascii="Courier" w:hAnsi="Courier" w:cs="Arial"/>
          <w:sz w:val="24"/>
          <w:szCs w:val="24"/>
        </w:rPr>
        <w:t xml:space="preserve"> for </w:t>
      </w:r>
      <w:r w:rsidR="00F2149B">
        <w:rPr>
          <w:rFonts w:ascii="Courier" w:hAnsi="Courier" w:cs="Arial"/>
          <w:sz w:val="24"/>
          <w:szCs w:val="24"/>
        </w:rPr>
        <w:t xml:space="preserve">the Perma-Proto module and cell </w:t>
      </w:r>
      <w:r w:rsidRPr="00F2149B">
        <w:rPr>
          <w:rFonts w:ascii="Courier" w:hAnsi="Courier" w:cs="Arial"/>
          <w:sz w:val="24"/>
          <w:szCs w:val="24"/>
        </w:rPr>
        <w:t>IV Swinger 2</w:t>
      </w:r>
      <w:r w:rsidR="00F2149B">
        <w:rPr>
          <w:rFonts w:ascii="Courier" w:hAnsi="Courier" w:cs="Arial"/>
          <w:sz w:val="24"/>
          <w:szCs w:val="24"/>
        </w:rPr>
        <w:t xml:space="preserve"> designs</w:t>
      </w:r>
      <w:r w:rsidRPr="00F2149B">
        <w:rPr>
          <w:rFonts w:ascii="Courier" w:hAnsi="Courier" w:cs="Arial"/>
          <w:sz w:val="24"/>
          <w:szCs w:val="24"/>
        </w:rPr>
        <w:t>.</w:t>
      </w:r>
      <w:r w:rsidR="00F2149B">
        <w:rPr>
          <w:rFonts w:ascii="Courier" w:hAnsi="Courier" w:cs="Arial"/>
          <w:sz w:val="24"/>
          <w:szCs w:val="24"/>
        </w:rPr>
        <w:t xml:space="preserve"> </w:t>
      </w:r>
      <w:r w:rsidRPr="00F2149B">
        <w:rPr>
          <w:rFonts w:ascii="Courier" w:hAnsi="Courier" w:cs="Arial"/>
          <w:sz w:val="24"/>
          <w:szCs w:val="24"/>
        </w:rPr>
        <w:t xml:space="preserve">Images of the Breadboard View and Schematic View </w:t>
      </w:r>
      <w:r w:rsidR="00F2149B">
        <w:rPr>
          <w:rFonts w:ascii="Courier" w:hAnsi="Courier" w:cs="Arial"/>
          <w:sz w:val="24"/>
          <w:szCs w:val="24"/>
        </w:rPr>
        <w:t xml:space="preserve">(module only) </w:t>
      </w:r>
      <w:r w:rsidRPr="00F2149B">
        <w:rPr>
          <w:rFonts w:ascii="Courier" w:hAnsi="Courier" w:cs="Arial"/>
          <w:sz w:val="24"/>
          <w:szCs w:val="24"/>
        </w:rPr>
        <w:t>are attached to this step in the Instructable.</w:t>
      </w:r>
      <w:r w:rsidR="00F2149B">
        <w:rPr>
          <w:rFonts w:ascii="Courier" w:hAnsi="Courier" w:cs="Arial"/>
          <w:sz w:val="24"/>
          <w:szCs w:val="24"/>
        </w:rPr>
        <w:t xml:space="preserve"> The repository also contains the </w:t>
      </w:r>
      <w:r w:rsidR="00F2149B">
        <w:rPr>
          <w:rFonts w:ascii="Courier" w:hAnsi="Courier" w:cs="Arial"/>
          <w:sz w:val="24"/>
          <w:szCs w:val="24"/>
        </w:rPr>
        <w:lastRenderedPageBreak/>
        <w:t xml:space="preserve">PCB designs that were created with the EAGLE tool (free version). Each PCB has a PDF folder that contains the schematic of the circuit design. These schematics are for the PCB only. Even if you are building a PCB-based IV Swinger 2, it is still useful to look at the schematic created with the Fritzing tool for the original design, since it includes the external components (Arduino, relay, binding posts) and it shows the internal op amps in the TLV2462 IC. The circuit design </w:t>
      </w:r>
      <w:ins w:id="457" w:author="Chris Satterlee" w:date="2022-02-02T17:18:00Z">
        <w:r w:rsidR="00F42C75">
          <w:rPr>
            <w:rFonts w:ascii="Courier" w:hAnsi="Courier" w:cs="Arial"/>
            <w:sz w:val="24"/>
            <w:szCs w:val="24"/>
          </w:rPr>
          <w:t>is</w:t>
        </w:r>
      </w:ins>
      <w:del w:id="458" w:author="Chris Satterlee" w:date="2022-02-02T17:18:00Z">
        <w:r w:rsidR="00F2149B" w:rsidRPr="008A50EA" w:rsidDel="00F42C75">
          <w:rPr>
            <w:rFonts w:ascii="Courier" w:hAnsi="Courier" w:cs="Arial"/>
            <w:sz w:val="24"/>
            <w:szCs w:val="24"/>
          </w:rPr>
          <w:delText>will be</w:delText>
        </w:r>
      </w:del>
      <w:r w:rsidR="00F2149B" w:rsidRPr="008A50EA">
        <w:rPr>
          <w:rFonts w:ascii="Courier" w:hAnsi="Courier" w:cs="Arial"/>
          <w:sz w:val="24"/>
          <w:szCs w:val="24"/>
        </w:rPr>
        <w:t xml:space="preserve"> described in detail in </w:t>
      </w:r>
      <w:del w:id="459" w:author="Chris Satterlee" w:date="2022-02-02T17:19:00Z">
        <w:r w:rsidR="00F2149B" w:rsidRPr="008A50EA" w:rsidDel="008062C7">
          <w:rPr>
            <w:rFonts w:ascii="Courier" w:hAnsi="Courier" w:cs="Arial"/>
            <w:sz w:val="24"/>
            <w:szCs w:val="24"/>
          </w:rPr>
          <w:delText>a yet-to-be-written design document, but anyone with a moderate level of electronics knowledge should be able to understand it without further explanation</w:delText>
        </w:r>
      </w:del>
      <w:ins w:id="460" w:author="Chris Satterlee" w:date="2022-02-02T17:19:00Z">
        <w:r w:rsidR="008062C7">
          <w:rPr>
            <w:rFonts w:ascii="Courier" w:hAnsi="Courier" w:cs="Arial"/>
            <w:sz w:val="24"/>
            <w:szCs w:val="24"/>
          </w:rPr>
          <w:t>the document titled “IV Swinger 2: Design and Theory of Operation” (file n</w:t>
        </w:r>
      </w:ins>
      <w:ins w:id="461" w:author="Chris Satterlee" w:date="2022-02-02T17:20:00Z">
        <w:r w:rsidR="008062C7">
          <w:rPr>
            <w:rFonts w:ascii="Courier" w:hAnsi="Courier" w:cs="Arial"/>
            <w:sz w:val="24"/>
            <w:szCs w:val="24"/>
          </w:rPr>
          <w:t>ame IV_Swinger2_Design.pdf), available in the GitHub repository under docs/IV_Swinger2</w:t>
        </w:r>
      </w:ins>
      <w:r w:rsidR="00F2149B" w:rsidRPr="008A50EA">
        <w:rPr>
          <w:rFonts w:ascii="Courier" w:hAnsi="Courier" w:cs="Arial"/>
          <w:sz w:val="24"/>
          <w:szCs w:val="24"/>
        </w:rPr>
        <w:t>.</w:t>
      </w:r>
    </w:p>
    <w:p w14:paraId="607AAEDC" w14:textId="380A595F" w:rsidR="00F2149B" w:rsidRPr="00C546B4" w:rsidRDefault="00F2149B" w:rsidP="00C83733">
      <w:pPr>
        <w:pStyle w:val="NormalWeb"/>
        <w:spacing w:before="0" w:beforeAutospacing="0"/>
        <w:rPr>
          <w:rFonts w:ascii="Courier" w:hAnsi="Courier" w:cs="Arial"/>
          <w:b/>
          <w:sz w:val="24"/>
          <w:szCs w:val="24"/>
          <w:u w:val="single"/>
        </w:rPr>
      </w:pPr>
      <w:r w:rsidRPr="00C546B4">
        <w:rPr>
          <w:rFonts w:ascii="Courier" w:hAnsi="Courier" w:cs="Arial"/>
          <w:b/>
          <w:sz w:val="24"/>
          <w:szCs w:val="24"/>
          <w:u w:val="single"/>
        </w:rPr>
        <w:t>Choose Variant:</w:t>
      </w:r>
    </w:p>
    <w:p w14:paraId="1975DE06" w14:textId="0534F078" w:rsidR="00F2149B" w:rsidRDefault="00F2149B" w:rsidP="00C83733">
      <w:pPr>
        <w:pStyle w:val="NormalWeb"/>
        <w:spacing w:before="0" w:beforeAutospacing="0"/>
        <w:rPr>
          <w:rFonts w:ascii="Courier" w:hAnsi="Courier" w:cs="Arial"/>
          <w:sz w:val="24"/>
          <w:szCs w:val="24"/>
        </w:rPr>
      </w:pPr>
      <w:r>
        <w:rPr>
          <w:rFonts w:ascii="Courier" w:hAnsi="Courier" w:cs="Arial"/>
          <w:sz w:val="24"/>
          <w:szCs w:val="24"/>
        </w:rPr>
        <w:t>Deciding which variant to build comes down to three choices:</w:t>
      </w:r>
    </w:p>
    <w:p w14:paraId="32A7E4B6" w14:textId="6DFDE81D" w:rsidR="00F2149B" w:rsidRDefault="00F2149B" w:rsidP="00F2149B">
      <w:pPr>
        <w:pStyle w:val="ListParagraph"/>
        <w:numPr>
          <w:ilvl w:val="0"/>
          <w:numId w:val="206"/>
        </w:numPr>
        <w:rPr>
          <w:rFonts w:ascii="Courier" w:hAnsi="Courier"/>
        </w:rPr>
      </w:pPr>
      <w:r>
        <w:rPr>
          <w:rFonts w:ascii="Courier" w:hAnsi="Courier"/>
        </w:rPr>
        <w:t>Perma-Proto vs PCB</w:t>
      </w:r>
    </w:p>
    <w:p w14:paraId="75E1A55D" w14:textId="77777777" w:rsidR="00F2149B" w:rsidRDefault="00F2149B" w:rsidP="00F2149B">
      <w:pPr>
        <w:pStyle w:val="ListParagraph"/>
        <w:numPr>
          <w:ilvl w:val="0"/>
          <w:numId w:val="206"/>
        </w:numPr>
        <w:rPr>
          <w:rFonts w:ascii="Courier" w:hAnsi="Courier"/>
        </w:rPr>
      </w:pPr>
      <w:r>
        <w:rPr>
          <w:rFonts w:ascii="Courier" w:hAnsi="Courier"/>
        </w:rPr>
        <w:t>PV module vs PV cell</w:t>
      </w:r>
    </w:p>
    <w:p w14:paraId="40BEA41C" w14:textId="32C73C2C" w:rsidR="00F2149B" w:rsidRPr="00C546B4" w:rsidRDefault="00F2149B" w:rsidP="00C546B4">
      <w:pPr>
        <w:pStyle w:val="ListParagraph"/>
        <w:numPr>
          <w:ilvl w:val="0"/>
          <w:numId w:val="206"/>
        </w:numPr>
        <w:rPr>
          <w:rFonts w:ascii="Courier" w:hAnsi="Courier"/>
        </w:rPr>
      </w:pPr>
      <w:r>
        <w:rPr>
          <w:rFonts w:ascii="Courier" w:hAnsi="Courier"/>
        </w:rPr>
        <w:t>EMR vs SSR</w:t>
      </w:r>
      <w:ins w:id="462" w:author="Chris Satterlee" w:date="2022-02-02T17:21:00Z">
        <w:r w:rsidR="008062C7">
          <w:rPr>
            <w:rFonts w:ascii="Courier" w:hAnsi="Courier"/>
          </w:rPr>
          <w:t xml:space="preserve"> vs FET</w:t>
        </w:r>
      </w:ins>
      <w:r>
        <w:rPr>
          <w:rFonts w:ascii="Courier" w:hAnsi="Courier"/>
        </w:rPr>
        <w:br/>
      </w:r>
    </w:p>
    <w:p w14:paraId="6CAA9E83" w14:textId="678BEA62" w:rsidR="00F2149B" w:rsidRDefault="00F2149B" w:rsidP="00C83733">
      <w:pPr>
        <w:pStyle w:val="NormalWeb"/>
        <w:spacing w:before="0" w:beforeAutospacing="0"/>
        <w:rPr>
          <w:rFonts w:ascii="Courier" w:hAnsi="Courier" w:cs="Arial"/>
          <w:sz w:val="24"/>
          <w:szCs w:val="24"/>
        </w:rPr>
      </w:pPr>
      <w:r>
        <w:rPr>
          <w:rFonts w:ascii="Courier" w:hAnsi="Courier" w:cs="Arial"/>
          <w:sz w:val="24"/>
          <w:szCs w:val="24"/>
        </w:rPr>
        <w:t>As mentioned earlier, it is recommended that from now on, everyone should choose PCB over Perma-Proto. This is especially true if you need to build the cell version, since there is no Instructable and no step-by-step instruction document for the Perma-Proto cell version.</w:t>
      </w:r>
    </w:p>
    <w:p w14:paraId="3097FD16" w14:textId="3FEAF89A" w:rsidR="00F2149B" w:rsidRDefault="00F2149B" w:rsidP="00F2149B">
      <w:pPr>
        <w:rPr>
          <w:rFonts w:ascii="Courier" w:hAnsi="Courier"/>
        </w:rPr>
      </w:pPr>
      <w:r>
        <w:rPr>
          <w:rFonts w:ascii="Courier" w:hAnsi="Courier"/>
        </w:rPr>
        <w:t xml:space="preserve">If you </w:t>
      </w:r>
      <w:r w:rsidRPr="00BF68B3">
        <w:rPr>
          <w:rFonts w:ascii="Courier" w:hAnsi="Courier"/>
          <w:u w:val="single"/>
        </w:rPr>
        <w:t>need</w:t>
      </w:r>
      <w:r>
        <w:rPr>
          <w:rFonts w:ascii="Courier" w:hAnsi="Courier"/>
        </w:rPr>
        <w:t xml:space="preserve"> to trace IV curves for </w:t>
      </w:r>
      <w:ins w:id="463" w:author="Chris Satterlee" w:date="2022-02-02T17:22:00Z">
        <w:r w:rsidR="008062C7">
          <w:rPr>
            <w:rFonts w:ascii="Courier" w:hAnsi="Courier"/>
          </w:rPr>
          <w:t>high-po</w:t>
        </w:r>
      </w:ins>
      <w:ins w:id="464" w:author="Chris Satterlee" w:date="2022-02-02T17:23:00Z">
        <w:r w:rsidR="008062C7">
          <w:rPr>
            <w:rFonts w:ascii="Courier" w:hAnsi="Courier"/>
          </w:rPr>
          <w:t xml:space="preserve">wer </w:t>
        </w:r>
      </w:ins>
      <w:r>
        <w:rPr>
          <w:rFonts w:ascii="Courier" w:hAnsi="Courier"/>
        </w:rPr>
        <w:t>PV cells, one of the cell versions must be chosen. You should know, however, that the cell versions:</w:t>
      </w:r>
      <w:r>
        <w:rPr>
          <w:rFonts w:ascii="Courier" w:hAnsi="Courier"/>
        </w:rPr>
        <w:br/>
      </w:r>
    </w:p>
    <w:p w14:paraId="51D50CA8" w14:textId="77777777" w:rsidR="00F2149B" w:rsidRDefault="00F2149B" w:rsidP="00F2149B">
      <w:pPr>
        <w:pStyle w:val="ListParagraph"/>
        <w:numPr>
          <w:ilvl w:val="0"/>
          <w:numId w:val="207"/>
        </w:numPr>
        <w:rPr>
          <w:rFonts w:ascii="Courier" w:hAnsi="Courier"/>
        </w:rPr>
      </w:pPr>
      <w:r>
        <w:rPr>
          <w:rFonts w:ascii="Courier" w:hAnsi="Courier"/>
        </w:rPr>
        <w:t>Are more expensive and difficult to build</w:t>
      </w:r>
    </w:p>
    <w:p w14:paraId="755376CC" w14:textId="19AE18E8" w:rsidR="00F2149B" w:rsidRDefault="00F2149B" w:rsidP="00F2149B">
      <w:pPr>
        <w:pStyle w:val="ListParagraph"/>
        <w:numPr>
          <w:ilvl w:val="0"/>
          <w:numId w:val="207"/>
        </w:numPr>
        <w:rPr>
          <w:rFonts w:ascii="Courier" w:hAnsi="Courier"/>
        </w:rPr>
      </w:pPr>
      <w:r>
        <w:rPr>
          <w:rFonts w:ascii="Courier" w:hAnsi="Courier"/>
        </w:rPr>
        <w:t xml:space="preserve">Require an external “bias battery” </w:t>
      </w:r>
      <w:del w:id="465" w:author="Chris Satterlee" w:date="2022-02-02T17:23:00Z">
        <w:r w:rsidDel="008062C7">
          <w:rPr>
            <w:rFonts w:ascii="Courier" w:hAnsi="Courier"/>
          </w:rPr>
          <w:delText>for high power cells</w:delText>
        </w:r>
      </w:del>
    </w:p>
    <w:p w14:paraId="1E017449" w14:textId="01D52756" w:rsidR="00F2149B" w:rsidRDefault="00F2149B" w:rsidP="00F2149B">
      <w:pPr>
        <w:pStyle w:val="ListParagraph"/>
        <w:numPr>
          <w:ilvl w:val="0"/>
          <w:numId w:val="207"/>
        </w:numPr>
        <w:rPr>
          <w:ins w:id="466" w:author="Chris Satterlee" w:date="2022-02-02T17:21:00Z"/>
          <w:rFonts w:ascii="Courier" w:hAnsi="Courier"/>
        </w:rPr>
      </w:pPr>
      <w:r>
        <w:rPr>
          <w:rFonts w:ascii="Courier" w:hAnsi="Courier"/>
        </w:rPr>
        <w:t>Are trickier to calibrate</w:t>
      </w:r>
    </w:p>
    <w:p w14:paraId="6952B14E" w14:textId="136554DE" w:rsidR="008062C7" w:rsidRPr="001A5CD4" w:rsidRDefault="008062C7" w:rsidP="00F2149B">
      <w:pPr>
        <w:pStyle w:val="ListParagraph"/>
        <w:numPr>
          <w:ilvl w:val="0"/>
          <w:numId w:val="207"/>
        </w:numPr>
        <w:rPr>
          <w:rFonts w:ascii="Courier" w:hAnsi="Courier"/>
        </w:rPr>
      </w:pPr>
      <w:ins w:id="467" w:author="Chris Satterlee" w:date="2022-02-02T17:21:00Z">
        <w:r>
          <w:rPr>
            <w:rFonts w:ascii="Courier" w:hAnsi="Courier"/>
          </w:rPr>
          <w:t>Are no</w:t>
        </w:r>
      </w:ins>
      <w:ins w:id="468" w:author="Chris Satterlee" w:date="2022-02-02T17:22:00Z">
        <w:r>
          <w:rPr>
            <w:rFonts w:ascii="Courier" w:hAnsi="Courier"/>
          </w:rPr>
          <w:t>t necessary at all for low</w:t>
        </w:r>
      </w:ins>
      <w:ins w:id="469" w:author="Chris Satterlee" w:date="2022-02-02T17:23:00Z">
        <w:r>
          <w:rPr>
            <w:rFonts w:ascii="Courier" w:hAnsi="Courier"/>
          </w:rPr>
          <w:t>-</w:t>
        </w:r>
      </w:ins>
      <w:ins w:id="470" w:author="Chris Satterlee" w:date="2022-02-02T17:22:00Z">
        <w:r>
          <w:rPr>
            <w:rFonts w:ascii="Courier" w:hAnsi="Courier"/>
          </w:rPr>
          <w:t>power cells</w:t>
        </w:r>
      </w:ins>
      <w:ins w:id="471" w:author="Chris Satterlee" w:date="2022-02-02T17:24:00Z">
        <w:r w:rsidR="004F7524">
          <w:rPr>
            <w:rFonts w:ascii="Courier" w:hAnsi="Courier"/>
          </w:rPr>
          <w:t xml:space="preserve">, which can be accommodated </w:t>
        </w:r>
      </w:ins>
      <w:ins w:id="472" w:author="Chris Satterlee" w:date="2022-02-02T17:25:00Z">
        <w:r w:rsidR="004F7524">
          <w:rPr>
            <w:rFonts w:ascii="Courier" w:hAnsi="Courier"/>
          </w:rPr>
          <w:t>with a “scaled</w:t>
        </w:r>
      </w:ins>
      <w:ins w:id="473" w:author="Chris Satterlee" w:date="2022-02-03T14:44:00Z">
        <w:r w:rsidR="001D5110">
          <w:rPr>
            <w:rFonts w:ascii="Courier" w:hAnsi="Courier"/>
          </w:rPr>
          <w:t>-</w:t>
        </w:r>
      </w:ins>
      <w:ins w:id="474" w:author="Chris Satterlee" w:date="2022-02-02T17:34:00Z">
        <w:r w:rsidR="00C6787E">
          <w:rPr>
            <w:rFonts w:ascii="Courier" w:hAnsi="Courier"/>
          </w:rPr>
          <w:t>down</w:t>
        </w:r>
      </w:ins>
      <w:ins w:id="475" w:author="Chris Satterlee" w:date="2022-02-02T17:25:00Z">
        <w:r w:rsidR="004F7524">
          <w:rPr>
            <w:rFonts w:ascii="Courier" w:hAnsi="Courier"/>
          </w:rPr>
          <w:t>” module version (please read the document titled “</w:t>
        </w:r>
      </w:ins>
      <w:ins w:id="476" w:author="Chris Satterlee" w:date="2022-02-02T17:26:00Z">
        <w:r w:rsidR="004F7524">
          <w:rPr>
            <w:rFonts w:ascii="Courier" w:hAnsi="Courier"/>
          </w:rPr>
          <w:t>IV Swinger 2: Hardware Scaling”</w:t>
        </w:r>
      </w:ins>
      <w:ins w:id="477" w:author="Chris Satterlee" w:date="2022-02-02T17:27:00Z">
        <w:r w:rsidR="004F7524">
          <w:rPr>
            <w:rFonts w:ascii="Courier" w:hAnsi="Courier"/>
          </w:rPr>
          <w:t>,</w:t>
        </w:r>
      </w:ins>
      <w:ins w:id="478" w:author="Chris Satterlee" w:date="2022-02-02T17:28:00Z">
        <w:r w:rsidR="00C6787E">
          <w:rPr>
            <w:rFonts w:ascii="Courier" w:hAnsi="Courier"/>
          </w:rPr>
          <w:t xml:space="preserve"> </w:t>
        </w:r>
      </w:ins>
      <w:ins w:id="479" w:author="Chris Satterlee" w:date="2022-02-02T17:26:00Z">
        <w:r w:rsidR="004F7524">
          <w:rPr>
            <w:rFonts w:ascii="Courier" w:hAnsi="Courier"/>
          </w:rPr>
          <w:t>filename</w:t>
        </w:r>
      </w:ins>
      <w:ins w:id="480" w:author="Chris Satterlee" w:date="2022-02-02T17:27:00Z">
        <w:r w:rsidR="004F7524">
          <w:rPr>
            <w:rFonts w:ascii="Courier" w:hAnsi="Courier"/>
          </w:rPr>
          <w:t>:</w:t>
        </w:r>
      </w:ins>
      <w:ins w:id="481" w:author="Chris Satterlee" w:date="2022-02-02T17:26:00Z">
        <w:r w:rsidR="004F7524">
          <w:rPr>
            <w:rFonts w:ascii="Courier" w:hAnsi="Courier"/>
          </w:rPr>
          <w:t xml:space="preserve"> IV_Swinger2_Scaling.pdf to determine</w:t>
        </w:r>
      </w:ins>
      <w:ins w:id="482" w:author="Chris Satterlee" w:date="2022-02-02T17:27:00Z">
        <w:r w:rsidR="004F7524">
          <w:rPr>
            <w:rFonts w:ascii="Courier" w:hAnsi="Courier"/>
          </w:rPr>
          <w:t xml:space="preserve"> whether your cells </w:t>
        </w:r>
      </w:ins>
      <w:ins w:id="483" w:author="Chris Satterlee" w:date="2022-02-02T17:29:00Z">
        <w:r w:rsidR="00C6787E">
          <w:rPr>
            <w:rFonts w:ascii="Courier" w:hAnsi="Courier"/>
          </w:rPr>
          <w:t>will work</w:t>
        </w:r>
      </w:ins>
      <w:ins w:id="484" w:author="Chris Satterlee" w:date="2022-02-02T17:28:00Z">
        <w:r w:rsidR="004F7524">
          <w:rPr>
            <w:rFonts w:ascii="Courier" w:hAnsi="Courier"/>
          </w:rPr>
          <w:t xml:space="preserve"> </w:t>
        </w:r>
      </w:ins>
      <w:ins w:id="485" w:author="Chris Satterlee" w:date="2022-02-02T17:29:00Z">
        <w:r w:rsidR="00C6787E">
          <w:rPr>
            <w:rFonts w:ascii="Courier" w:hAnsi="Courier"/>
          </w:rPr>
          <w:t>with</w:t>
        </w:r>
      </w:ins>
      <w:ins w:id="486" w:author="Chris Satterlee" w:date="2022-02-02T17:28:00Z">
        <w:r w:rsidR="004F7524">
          <w:rPr>
            <w:rFonts w:ascii="Courier" w:hAnsi="Courier"/>
          </w:rPr>
          <w:t xml:space="preserve"> a scaled module version and what component</w:t>
        </w:r>
      </w:ins>
      <w:ins w:id="487" w:author="Chris Satterlee" w:date="2022-02-02T17:29:00Z">
        <w:r w:rsidR="00C6787E">
          <w:rPr>
            <w:rFonts w:ascii="Courier" w:hAnsi="Courier"/>
          </w:rPr>
          <w:t xml:space="preserve"> values to use to accomplish that.)</w:t>
        </w:r>
      </w:ins>
      <w:ins w:id="488" w:author="Chris Satterlee" w:date="2022-02-02T17:28:00Z">
        <w:r w:rsidR="004F7524">
          <w:rPr>
            <w:rFonts w:ascii="Courier" w:hAnsi="Courier"/>
          </w:rPr>
          <w:t xml:space="preserve"> </w:t>
        </w:r>
      </w:ins>
      <w:ins w:id="489" w:author="Chris Satterlee" w:date="2022-02-02T17:26:00Z">
        <w:r w:rsidR="004F7524">
          <w:rPr>
            <w:rFonts w:ascii="Courier" w:hAnsi="Courier"/>
          </w:rPr>
          <w:t xml:space="preserve"> </w:t>
        </w:r>
      </w:ins>
    </w:p>
    <w:p w14:paraId="38D6D7E1" w14:textId="77777777" w:rsidR="00F2149B" w:rsidRDefault="00F2149B" w:rsidP="00F2149B">
      <w:pPr>
        <w:ind w:left="140"/>
        <w:rPr>
          <w:rFonts w:ascii="Courier" w:hAnsi="Courier"/>
        </w:rPr>
      </w:pPr>
    </w:p>
    <w:p w14:paraId="2524B7E5" w14:textId="77777777" w:rsidR="00F2149B" w:rsidRDefault="00F2149B" w:rsidP="00F2149B">
      <w:pPr>
        <w:ind w:left="140"/>
        <w:rPr>
          <w:rFonts w:ascii="Courier" w:hAnsi="Courier"/>
        </w:rPr>
      </w:pPr>
      <w:r>
        <w:rPr>
          <w:rFonts w:ascii="Courier" w:hAnsi="Courier"/>
        </w:rPr>
        <w:t>From an educational standpoint, more can be learned from IV curves for PV modules since they show the effects of module-level electronics (namely bypass diodes).</w:t>
      </w:r>
    </w:p>
    <w:p w14:paraId="0CAF87EA" w14:textId="77777777" w:rsidR="00F2149B" w:rsidRDefault="00F2149B" w:rsidP="00F2149B">
      <w:pPr>
        <w:ind w:left="140"/>
        <w:rPr>
          <w:rFonts w:ascii="Courier" w:hAnsi="Courier"/>
        </w:rPr>
      </w:pPr>
    </w:p>
    <w:p w14:paraId="44FDC691" w14:textId="226CA92E" w:rsidR="00F2149B" w:rsidRDefault="00F2149B" w:rsidP="00F2149B">
      <w:pPr>
        <w:ind w:left="140"/>
        <w:rPr>
          <w:rFonts w:ascii="Courier" w:hAnsi="Courier"/>
        </w:rPr>
      </w:pPr>
      <w:r>
        <w:rPr>
          <w:rFonts w:ascii="Courier" w:hAnsi="Courier"/>
        </w:rPr>
        <w:lastRenderedPageBreak/>
        <w:t>Choosing between the electromechanical relay (EMR) versions</w:t>
      </w:r>
      <w:ins w:id="490" w:author="Chris Satterlee" w:date="2022-02-02T17:36:00Z">
        <w:r w:rsidR="004B3A62">
          <w:rPr>
            <w:rFonts w:ascii="Courier" w:hAnsi="Courier"/>
          </w:rPr>
          <w:t xml:space="preserve">, </w:t>
        </w:r>
      </w:ins>
      <w:del w:id="491" w:author="Chris Satterlee" w:date="2022-02-02T17:36:00Z">
        <w:r w:rsidDel="004B3A62">
          <w:rPr>
            <w:rFonts w:ascii="Courier" w:hAnsi="Courier"/>
          </w:rPr>
          <w:delText xml:space="preserve"> and the </w:delText>
        </w:r>
      </w:del>
      <w:r>
        <w:rPr>
          <w:rFonts w:ascii="Courier" w:hAnsi="Courier"/>
        </w:rPr>
        <w:t>solid-state relay (SSR)</w:t>
      </w:r>
      <w:ins w:id="492" w:author="Chris Satterlee" w:date="2022-02-02T17:36:00Z">
        <w:r w:rsidR="004B3A62">
          <w:rPr>
            <w:rFonts w:ascii="Courier" w:hAnsi="Courier"/>
          </w:rPr>
          <w:t xml:space="preserve"> versions</w:t>
        </w:r>
      </w:ins>
      <w:ins w:id="493" w:author="Chris Satterlee" w:date="2022-02-02T17:34:00Z">
        <w:r w:rsidR="004B3A62">
          <w:rPr>
            <w:rFonts w:ascii="Courier" w:hAnsi="Courier"/>
          </w:rPr>
          <w:t xml:space="preserve"> </w:t>
        </w:r>
      </w:ins>
      <w:ins w:id="494" w:author="Chris Satterlee" w:date="2022-02-02T17:36:00Z">
        <w:r w:rsidR="004B3A62">
          <w:rPr>
            <w:rFonts w:ascii="Courier" w:hAnsi="Courier"/>
          </w:rPr>
          <w:t>and</w:t>
        </w:r>
      </w:ins>
      <w:ins w:id="495" w:author="Chris Satterlee" w:date="2022-02-02T17:34:00Z">
        <w:r w:rsidR="004B3A62">
          <w:rPr>
            <w:rFonts w:ascii="Courier" w:hAnsi="Courier"/>
          </w:rPr>
          <w:t xml:space="preserve"> field-effect transistor </w:t>
        </w:r>
      </w:ins>
      <w:ins w:id="496" w:author="Chris Satterlee" w:date="2022-02-02T17:35:00Z">
        <w:r w:rsidR="004B3A62">
          <w:rPr>
            <w:rFonts w:ascii="Courier" w:hAnsi="Courier"/>
          </w:rPr>
          <w:t>(FET)</w:t>
        </w:r>
      </w:ins>
      <w:r>
        <w:rPr>
          <w:rFonts w:ascii="Courier" w:hAnsi="Courier"/>
        </w:rPr>
        <w:t xml:space="preserve"> version</w:t>
      </w:r>
      <w:del w:id="497" w:author="Chris Satterlee" w:date="2022-02-02T17:36:00Z">
        <w:r w:rsidDel="004B3A62">
          <w:rPr>
            <w:rFonts w:ascii="Courier" w:hAnsi="Courier"/>
          </w:rPr>
          <w:delText>s</w:delText>
        </w:r>
      </w:del>
      <w:r>
        <w:rPr>
          <w:rFonts w:ascii="Courier" w:hAnsi="Courier"/>
        </w:rPr>
        <w:t xml:space="preserve"> comes down to:</w:t>
      </w:r>
      <w:r>
        <w:rPr>
          <w:rFonts w:ascii="Courier" w:hAnsi="Courier"/>
        </w:rPr>
        <w:br/>
      </w:r>
    </w:p>
    <w:p w14:paraId="56B7891C" w14:textId="2F28C7EF" w:rsidR="00F2149B" w:rsidRDefault="00F2149B" w:rsidP="00F2149B">
      <w:pPr>
        <w:pStyle w:val="ListParagraph"/>
        <w:numPr>
          <w:ilvl w:val="0"/>
          <w:numId w:val="208"/>
        </w:numPr>
        <w:rPr>
          <w:rFonts w:ascii="Courier" w:hAnsi="Courier"/>
        </w:rPr>
      </w:pPr>
      <w:r w:rsidRPr="00BF68B3">
        <w:rPr>
          <w:rFonts w:ascii="Courier" w:hAnsi="Courier"/>
          <w:u w:val="single"/>
        </w:rPr>
        <w:t>Cost</w:t>
      </w:r>
      <w:r>
        <w:rPr>
          <w:rFonts w:ascii="Courier" w:hAnsi="Courier"/>
        </w:rPr>
        <w:t xml:space="preserve">: the EMR versions are </w:t>
      </w:r>
      <w:ins w:id="498" w:author="Chris Satterlee" w:date="2022-02-02T17:36:00Z">
        <w:r w:rsidR="004B3A62">
          <w:rPr>
            <w:rFonts w:ascii="Courier" w:hAnsi="Courier"/>
          </w:rPr>
          <w:t xml:space="preserve">the </w:t>
        </w:r>
      </w:ins>
      <w:r>
        <w:rPr>
          <w:rFonts w:ascii="Courier" w:hAnsi="Courier"/>
        </w:rPr>
        <w:t>le</w:t>
      </w:r>
      <w:ins w:id="499" w:author="Chris Satterlee" w:date="2022-02-02T17:36:00Z">
        <w:r w:rsidR="004B3A62">
          <w:rPr>
            <w:rFonts w:ascii="Courier" w:hAnsi="Courier"/>
          </w:rPr>
          <w:t>a</w:t>
        </w:r>
      </w:ins>
      <w:del w:id="500" w:author="Chris Satterlee" w:date="2022-02-02T17:36:00Z">
        <w:r w:rsidDel="004B3A62">
          <w:rPr>
            <w:rFonts w:ascii="Courier" w:hAnsi="Courier"/>
          </w:rPr>
          <w:delText>s</w:delText>
        </w:r>
      </w:del>
      <w:r>
        <w:rPr>
          <w:rFonts w:ascii="Courier" w:hAnsi="Courier"/>
        </w:rPr>
        <w:t>s</w:t>
      </w:r>
      <w:ins w:id="501" w:author="Chris Satterlee" w:date="2022-02-02T17:36:00Z">
        <w:r w:rsidR="004B3A62">
          <w:rPr>
            <w:rFonts w:ascii="Courier" w:hAnsi="Courier"/>
          </w:rPr>
          <w:t>t</w:t>
        </w:r>
      </w:ins>
      <w:r>
        <w:rPr>
          <w:rFonts w:ascii="Courier" w:hAnsi="Courier"/>
        </w:rPr>
        <w:t xml:space="preserve"> expensive to build</w:t>
      </w:r>
      <w:ins w:id="502" w:author="Chris Satterlee" w:date="2022-02-02T17:36:00Z">
        <w:r w:rsidR="004B3A62">
          <w:rPr>
            <w:rFonts w:ascii="Courier" w:hAnsi="Courier"/>
          </w:rPr>
          <w:t xml:space="preserve">. The FET </w:t>
        </w:r>
      </w:ins>
      <w:ins w:id="503" w:author="Chris Satterlee" w:date="2022-02-02T17:37:00Z">
        <w:r w:rsidR="004B3A62">
          <w:rPr>
            <w:rFonts w:ascii="Courier" w:hAnsi="Courier"/>
          </w:rPr>
          <w:t>version</w:t>
        </w:r>
      </w:ins>
      <w:ins w:id="504" w:author="Chris Satterlee" w:date="2022-02-02T17:38:00Z">
        <w:r w:rsidR="004B3A62">
          <w:rPr>
            <w:rFonts w:ascii="Courier" w:hAnsi="Courier"/>
          </w:rPr>
          <w:t xml:space="preserve"> (module only) is next, and the SSR versions are the most expensive.</w:t>
        </w:r>
      </w:ins>
    </w:p>
    <w:p w14:paraId="5A13C83E" w14:textId="2F51C77E" w:rsidR="00F2149B" w:rsidRDefault="00F2149B" w:rsidP="00F2149B">
      <w:pPr>
        <w:pStyle w:val="ListParagraph"/>
        <w:numPr>
          <w:ilvl w:val="0"/>
          <w:numId w:val="208"/>
        </w:numPr>
        <w:rPr>
          <w:rFonts w:ascii="Courier" w:hAnsi="Courier"/>
        </w:rPr>
      </w:pPr>
      <w:r>
        <w:rPr>
          <w:rFonts w:ascii="Courier" w:hAnsi="Courier"/>
          <w:u w:val="single"/>
        </w:rPr>
        <w:t>Availability</w:t>
      </w:r>
      <w:r w:rsidRPr="001A5CD4">
        <w:rPr>
          <w:rFonts w:ascii="Courier" w:hAnsi="Courier"/>
        </w:rPr>
        <w:t>:</w:t>
      </w:r>
      <w:r>
        <w:rPr>
          <w:rFonts w:ascii="Courier" w:hAnsi="Courier"/>
        </w:rPr>
        <w:t xml:space="preserve"> The EMR modules are very common and available from many sources. The SSRs are a very specific part that </w:t>
      </w:r>
      <w:del w:id="505" w:author="Chris Satterlee" w:date="2022-02-02T17:40:00Z">
        <w:r w:rsidDel="00A92B71">
          <w:rPr>
            <w:rFonts w:ascii="Courier" w:hAnsi="Courier"/>
          </w:rPr>
          <w:delText>may go out of stock at some point</w:delText>
        </w:r>
      </w:del>
      <w:ins w:id="506" w:author="Chris Satterlee" w:date="2022-02-02T17:40:00Z">
        <w:r w:rsidR="00A92B71">
          <w:rPr>
            <w:rFonts w:ascii="Courier" w:hAnsi="Courier"/>
          </w:rPr>
          <w:t xml:space="preserve">has been </w:t>
        </w:r>
      </w:ins>
      <w:ins w:id="507" w:author="Chris Satterlee" w:date="2022-02-02T17:56:00Z">
        <w:r w:rsidR="00AC14CD">
          <w:rPr>
            <w:rFonts w:ascii="Courier" w:hAnsi="Courier"/>
          </w:rPr>
          <w:t>nearly impossible</w:t>
        </w:r>
      </w:ins>
      <w:ins w:id="508" w:author="Chris Satterlee" w:date="2022-02-02T17:40:00Z">
        <w:r w:rsidR="00A92B71">
          <w:rPr>
            <w:rFonts w:ascii="Courier" w:hAnsi="Courier"/>
          </w:rPr>
          <w:t xml:space="preserve"> to find during the </w:t>
        </w:r>
      </w:ins>
      <w:ins w:id="509" w:author="Chris Satterlee" w:date="2022-02-02T17:43:00Z">
        <w:r w:rsidR="00A92B71">
          <w:rPr>
            <w:rFonts w:ascii="Courier" w:hAnsi="Courier"/>
          </w:rPr>
          <w:t xml:space="preserve">global </w:t>
        </w:r>
      </w:ins>
      <w:ins w:id="510" w:author="Chris Satterlee" w:date="2022-02-02T17:40:00Z">
        <w:r w:rsidR="00A92B71">
          <w:rPr>
            <w:rFonts w:ascii="Courier" w:hAnsi="Courier"/>
          </w:rPr>
          <w:t xml:space="preserve">semiconductor shortages of </w:t>
        </w:r>
      </w:ins>
      <w:ins w:id="511" w:author="Chris Satterlee" w:date="2022-02-02T17:41:00Z">
        <w:r w:rsidR="00A92B71">
          <w:rPr>
            <w:rFonts w:ascii="Courier" w:hAnsi="Courier"/>
          </w:rPr>
          <w:t>2021 and 2022</w:t>
        </w:r>
      </w:ins>
      <w:r>
        <w:rPr>
          <w:rFonts w:ascii="Courier" w:hAnsi="Courier"/>
        </w:rPr>
        <w:t>.</w:t>
      </w:r>
      <w:ins w:id="512" w:author="Chris Satterlee" w:date="2022-02-02T17:41:00Z">
        <w:r w:rsidR="00A92B71">
          <w:rPr>
            <w:rFonts w:ascii="Courier" w:hAnsi="Courier"/>
          </w:rPr>
          <w:t xml:space="preserve"> The FET version was developed s</w:t>
        </w:r>
      </w:ins>
      <w:ins w:id="513" w:author="Chris Satterlee" w:date="2022-02-02T17:42:00Z">
        <w:r w:rsidR="00A92B71">
          <w:rPr>
            <w:rFonts w:ascii="Courier" w:hAnsi="Courier"/>
          </w:rPr>
          <w:t xml:space="preserve">pecifically to address the unavailability of the SSR parts, but also requires a part </w:t>
        </w:r>
      </w:ins>
      <w:ins w:id="514" w:author="Chris Satterlee" w:date="2022-02-02T17:43:00Z">
        <w:r w:rsidR="00A92B71">
          <w:rPr>
            <w:rFonts w:ascii="Courier" w:hAnsi="Courier"/>
          </w:rPr>
          <w:t>(</w:t>
        </w:r>
      </w:ins>
      <w:ins w:id="515" w:author="Chris Satterlee" w:date="2022-02-02T17:42:00Z">
        <w:r w:rsidR="00A92B71">
          <w:rPr>
            <w:rFonts w:ascii="Courier" w:hAnsi="Courier"/>
          </w:rPr>
          <w:t>CPC1596</w:t>
        </w:r>
      </w:ins>
      <w:ins w:id="516" w:author="Chris Satterlee" w:date="2022-02-02T17:43:00Z">
        <w:r w:rsidR="00A92B71">
          <w:rPr>
            <w:rFonts w:ascii="Courier" w:hAnsi="Courier"/>
          </w:rPr>
          <w:t>) that could encounter similar shortages.</w:t>
        </w:r>
      </w:ins>
    </w:p>
    <w:p w14:paraId="43F5E0E5" w14:textId="422C65E7" w:rsidR="00F2149B" w:rsidRDefault="00F2149B" w:rsidP="00F2149B">
      <w:pPr>
        <w:pStyle w:val="ListParagraph"/>
        <w:numPr>
          <w:ilvl w:val="0"/>
          <w:numId w:val="208"/>
        </w:numPr>
        <w:rPr>
          <w:rFonts w:ascii="Courier" w:hAnsi="Courier"/>
        </w:rPr>
      </w:pPr>
      <w:r w:rsidRPr="00BF68B3">
        <w:rPr>
          <w:rFonts w:ascii="Courier" w:hAnsi="Courier"/>
          <w:u w:val="single"/>
        </w:rPr>
        <w:t>Simplicity</w:t>
      </w:r>
      <w:r>
        <w:rPr>
          <w:rFonts w:ascii="Courier" w:hAnsi="Courier"/>
        </w:rPr>
        <w:t xml:space="preserve">: the SSR </w:t>
      </w:r>
      <w:ins w:id="517" w:author="Chris Satterlee" w:date="2022-02-02T17:45:00Z">
        <w:r w:rsidR="003C394A">
          <w:rPr>
            <w:rFonts w:ascii="Courier" w:hAnsi="Courier"/>
          </w:rPr>
          <w:t xml:space="preserve">and FET </w:t>
        </w:r>
      </w:ins>
      <w:r>
        <w:rPr>
          <w:rFonts w:ascii="Courier" w:hAnsi="Courier"/>
        </w:rPr>
        <w:t>versions have fewer external wires to connect and no EMR to mount in the case</w:t>
      </w:r>
      <w:ins w:id="518" w:author="Chris Satterlee" w:date="2022-02-02T17:55:00Z">
        <w:r w:rsidR="00AC14CD">
          <w:rPr>
            <w:rFonts w:ascii="Courier" w:hAnsi="Courier"/>
          </w:rPr>
          <w:t>.</w:t>
        </w:r>
      </w:ins>
    </w:p>
    <w:p w14:paraId="4AC17A05" w14:textId="06E89B90" w:rsidR="00F2149B" w:rsidRDefault="00F2149B" w:rsidP="00F2149B">
      <w:pPr>
        <w:pStyle w:val="ListParagraph"/>
        <w:numPr>
          <w:ilvl w:val="0"/>
          <w:numId w:val="208"/>
        </w:numPr>
        <w:rPr>
          <w:rFonts w:ascii="Courier" w:hAnsi="Courier"/>
        </w:rPr>
      </w:pPr>
      <w:r w:rsidRPr="00BF68B3">
        <w:rPr>
          <w:rFonts w:ascii="Courier" w:hAnsi="Courier"/>
          <w:u w:val="single"/>
        </w:rPr>
        <w:t>High voltage tolerance</w:t>
      </w:r>
      <w:r>
        <w:rPr>
          <w:rFonts w:ascii="Courier" w:hAnsi="Courier"/>
        </w:rPr>
        <w:t xml:space="preserve">: The SSR </w:t>
      </w:r>
      <w:ins w:id="519" w:author="Chris Satterlee" w:date="2022-02-02T17:45:00Z">
        <w:r w:rsidR="003C394A">
          <w:rPr>
            <w:rFonts w:ascii="Courier" w:hAnsi="Courier"/>
          </w:rPr>
          <w:t xml:space="preserve">and FET </w:t>
        </w:r>
      </w:ins>
      <w:r>
        <w:rPr>
          <w:rFonts w:ascii="Courier" w:hAnsi="Courier"/>
        </w:rPr>
        <w:t>version</w:t>
      </w:r>
      <w:ins w:id="520" w:author="Chris Satterlee" w:date="2022-02-02T17:45:00Z">
        <w:r w:rsidR="003C394A">
          <w:rPr>
            <w:rFonts w:ascii="Courier" w:hAnsi="Courier"/>
          </w:rPr>
          <w:t>s</w:t>
        </w:r>
      </w:ins>
      <w:r>
        <w:rPr>
          <w:rFonts w:ascii="Courier" w:hAnsi="Courier"/>
        </w:rPr>
        <w:t xml:space="preserve"> can handle PV modules with a Voc up to </w:t>
      </w:r>
      <w:ins w:id="521" w:author="Chris Satterlee" w:date="2022-02-28T17:12:00Z">
        <w:r w:rsidR="000C0EEB">
          <w:rPr>
            <w:rFonts w:ascii="Courier" w:hAnsi="Courier"/>
          </w:rPr>
          <w:t>8</w:t>
        </w:r>
      </w:ins>
      <w:del w:id="522" w:author="Chris Satterlee" w:date="2022-02-28T17:12:00Z">
        <w:r w:rsidDel="000C0EEB">
          <w:rPr>
            <w:rFonts w:ascii="Courier" w:hAnsi="Courier"/>
          </w:rPr>
          <w:delText>10</w:delText>
        </w:r>
      </w:del>
      <w:r>
        <w:rPr>
          <w:rFonts w:ascii="Courier" w:hAnsi="Courier"/>
        </w:rPr>
        <w:t>0 volts. The EMR version will wear out quickly at voltages over about 40V and may even burn out immediately with a Voc higher than some (unknown) voltage.</w:t>
      </w:r>
    </w:p>
    <w:p w14:paraId="7B7300EF" w14:textId="77777777" w:rsidR="00F2149B" w:rsidRDefault="00F2149B" w:rsidP="00F2149B">
      <w:pPr>
        <w:pStyle w:val="ListParagraph"/>
        <w:numPr>
          <w:ilvl w:val="0"/>
          <w:numId w:val="208"/>
        </w:numPr>
        <w:rPr>
          <w:rFonts w:ascii="Courier" w:hAnsi="Courier"/>
        </w:rPr>
      </w:pPr>
      <w:r>
        <w:rPr>
          <w:rFonts w:ascii="Courier" w:hAnsi="Courier"/>
          <w:u w:val="single"/>
        </w:rPr>
        <w:t>Lifespan</w:t>
      </w:r>
      <w:r w:rsidRPr="00BF68B3">
        <w:rPr>
          <w:rFonts w:ascii="Courier" w:hAnsi="Courier"/>
        </w:rPr>
        <w:t>:</w:t>
      </w:r>
      <w:r>
        <w:rPr>
          <w:rFonts w:ascii="Courier" w:hAnsi="Courier"/>
        </w:rPr>
        <w:t xml:space="preserve"> An EMR has moving parts and will eventually wear out, even at lower voltages. </w:t>
      </w:r>
    </w:p>
    <w:p w14:paraId="05F7B8FA" w14:textId="023F9386" w:rsidR="00F2149B" w:rsidRDefault="00F2149B" w:rsidP="00F2149B">
      <w:pPr>
        <w:pStyle w:val="ListParagraph"/>
        <w:numPr>
          <w:ilvl w:val="0"/>
          <w:numId w:val="208"/>
        </w:numPr>
        <w:rPr>
          <w:rFonts w:ascii="Courier" w:hAnsi="Courier"/>
        </w:rPr>
      </w:pPr>
      <w:r>
        <w:rPr>
          <w:rFonts w:ascii="Courier" w:hAnsi="Courier"/>
          <w:u w:val="single"/>
        </w:rPr>
        <w:t>Repairability</w:t>
      </w:r>
      <w:r w:rsidRPr="00BF68B3">
        <w:rPr>
          <w:rFonts w:ascii="Courier" w:hAnsi="Courier"/>
        </w:rPr>
        <w:t>:</w:t>
      </w:r>
      <w:r>
        <w:rPr>
          <w:rFonts w:ascii="Courier" w:hAnsi="Courier"/>
        </w:rPr>
        <w:t xml:space="preserve"> The EMR is easy to replace if it goes bad. The SSRs</w:t>
      </w:r>
      <w:ins w:id="523" w:author="Chris Satterlee" w:date="2022-02-02T17:45:00Z">
        <w:r w:rsidR="003C394A">
          <w:rPr>
            <w:rFonts w:ascii="Courier" w:hAnsi="Courier"/>
          </w:rPr>
          <w:t xml:space="preserve"> and FETs</w:t>
        </w:r>
      </w:ins>
      <w:r>
        <w:rPr>
          <w:rFonts w:ascii="Courier" w:hAnsi="Courier"/>
        </w:rPr>
        <w:t xml:space="preserve"> are difficult to replace (but shouldn’t go bad, so this point may be moot).</w:t>
      </w:r>
    </w:p>
    <w:p w14:paraId="0B8014E2" w14:textId="71023DD8" w:rsidR="00F2149B" w:rsidRDefault="00F2149B" w:rsidP="00F2149B">
      <w:pPr>
        <w:pStyle w:val="ListParagraph"/>
        <w:numPr>
          <w:ilvl w:val="0"/>
          <w:numId w:val="208"/>
        </w:numPr>
        <w:rPr>
          <w:ins w:id="524" w:author="Chris Satterlee" w:date="2022-02-02T17:47:00Z"/>
          <w:rFonts w:ascii="Courier" w:hAnsi="Courier"/>
        </w:rPr>
      </w:pPr>
      <w:r>
        <w:rPr>
          <w:rFonts w:ascii="Courier" w:hAnsi="Courier"/>
          <w:u w:val="single"/>
        </w:rPr>
        <w:t>Sound</w:t>
      </w:r>
      <w:r w:rsidRPr="00BF68B3">
        <w:rPr>
          <w:rFonts w:ascii="Courier" w:hAnsi="Courier"/>
        </w:rPr>
        <w:t>:</w:t>
      </w:r>
      <w:r>
        <w:rPr>
          <w:rFonts w:ascii="Courier" w:hAnsi="Courier"/>
        </w:rPr>
        <w:t xml:space="preserve"> An EMR clicks when it switches. This can be a nice audible cue that an IV curve was swung. The SSRs </w:t>
      </w:r>
      <w:ins w:id="525" w:author="Chris Satterlee" w:date="2022-02-02T17:46:00Z">
        <w:r w:rsidR="003C394A">
          <w:rPr>
            <w:rFonts w:ascii="Courier" w:hAnsi="Courier"/>
          </w:rPr>
          <w:t xml:space="preserve">and FETs </w:t>
        </w:r>
      </w:ins>
      <w:r>
        <w:rPr>
          <w:rFonts w:ascii="Courier" w:hAnsi="Courier"/>
        </w:rPr>
        <w:t>are silent.</w:t>
      </w:r>
    </w:p>
    <w:p w14:paraId="09C722EB" w14:textId="1D774472" w:rsidR="003A5CB8" w:rsidRDefault="003C394A" w:rsidP="00F2149B">
      <w:pPr>
        <w:pStyle w:val="ListParagraph"/>
        <w:numPr>
          <w:ilvl w:val="0"/>
          <w:numId w:val="208"/>
        </w:numPr>
        <w:rPr>
          <w:ins w:id="526" w:author="Chris Satterlee" w:date="2022-02-02T17:52:00Z"/>
          <w:rFonts w:ascii="Courier" w:hAnsi="Courier"/>
        </w:rPr>
      </w:pPr>
      <w:ins w:id="527" w:author="Chris Satterlee" w:date="2022-02-02T17:48:00Z">
        <w:r w:rsidRPr="003C394A">
          <w:rPr>
            <w:rFonts w:ascii="Courier" w:hAnsi="Courier"/>
            <w:rPrChange w:id="528" w:author="Chris Satterlee" w:date="2022-02-02T17:48:00Z">
              <w:rPr>
                <w:rFonts w:ascii="Courier" w:hAnsi="Courier"/>
                <w:u w:val="single"/>
              </w:rPr>
            </w:rPrChange>
          </w:rPr>
          <w:t>Isc accuracy:</w:t>
        </w:r>
        <w:r>
          <w:rPr>
            <w:rFonts w:ascii="Courier" w:hAnsi="Courier"/>
          </w:rPr>
          <w:t xml:space="preserve"> The </w:t>
        </w:r>
      </w:ins>
      <w:ins w:id="529" w:author="Chris Satterlee" w:date="2022-02-02T17:49:00Z">
        <w:r>
          <w:rPr>
            <w:rFonts w:ascii="Courier" w:hAnsi="Courier"/>
          </w:rPr>
          <w:t xml:space="preserve">first </w:t>
        </w:r>
      </w:ins>
      <w:ins w:id="530" w:author="Chris Satterlee" w:date="2022-02-02T17:51:00Z">
        <w:r w:rsidR="003A5CB8">
          <w:rPr>
            <w:rFonts w:ascii="Courier" w:hAnsi="Courier"/>
          </w:rPr>
          <w:t>measurement</w:t>
        </w:r>
      </w:ins>
      <w:ins w:id="531" w:author="Chris Satterlee" w:date="2022-02-02T17:49:00Z">
        <w:r>
          <w:rPr>
            <w:rFonts w:ascii="Courier" w:hAnsi="Courier"/>
          </w:rPr>
          <w:t xml:space="preserve"> that the </w:t>
        </w:r>
      </w:ins>
      <w:ins w:id="532" w:author="Chris Satterlee" w:date="2022-02-02T17:48:00Z">
        <w:r>
          <w:rPr>
            <w:rFonts w:ascii="Courier" w:hAnsi="Courier"/>
          </w:rPr>
          <w:t>SSR and FET versions</w:t>
        </w:r>
      </w:ins>
      <w:ins w:id="533" w:author="Chris Satterlee" w:date="2022-02-02T17:49:00Z">
        <w:r w:rsidR="003A5CB8">
          <w:rPr>
            <w:rFonts w:ascii="Courier" w:hAnsi="Courier"/>
          </w:rPr>
          <w:t xml:space="preserve"> capture is </w:t>
        </w:r>
      </w:ins>
      <w:ins w:id="534" w:author="Chris Satterlee" w:date="2022-02-02T17:50:00Z">
        <w:r w:rsidR="003A5CB8">
          <w:rPr>
            <w:rFonts w:ascii="Courier" w:hAnsi="Courier"/>
          </w:rPr>
          <w:t xml:space="preserve">at a voltage closer to zero than the EMR version, so the </w:t>
        </w:r>
      </w:ins>
      <w:ins w:id="535" w:author="Chris Satterlee" w:date="2022-02-02T17:57:00Z">
        <w:r w:rsidR="00AC14CD">
          <w:rPr>
            <w:rFonts w:ascii="Courier" w:hAnsi="Courier"/>
          </w:rPr>
          <w:t xml:space="preserve">(extrapolated) </w:t>
        </w:r>
      </w:ins>
      <w:ins w:id="536" w:author="Chris Satterlee" w:date="2022-02-02T17:51:00Z">
        <w:r w:rsidR="003A5CB8">
          <w:rPr>
            <w:rFonts w:ascii="Courier" w:hAnsi="Courier"/>
          </w:rPr>
          <w:t>value of Isc</w:t>
        </w:r>
      </w:ins>
      <w:ins w:id="537" w:author="Chris Satterlee" w:date="2022-02-02T17:57:00Z">
        <w:r w:rsidR="00AC14CD">
          <w:rPr>
            <w:rFonts w:ascii="Courier" w:hAnsi="Courier"/>
          </w:rPr>
          <w:t xml:space="preserve"> </w:t>
        </w:r>
      </w:ins>
      <w:ins w:id="538" w:author="Chris Satterlee" w:date="2022-02-02T17:51:00Z">
        <w:r w:rsidR="003A5CB8">
          <w:rPr>
            <w:rFonts w:ascii="Courier" w:hAnsi="Courier"/>
          </w:rPr>
          <w:t xml:space="preserve">is more </w:t>
        </w:r>
      </w:ins>
      <w:ins w:id="539" w:author="Chris Satterlee" w:date="2022-02-02T17:52:00Z">
        <w:r w:rsidR="003A5CB8">
          <w:rPr>
            <w:rFonts w:ascii="Courier" w:hAnsi="Courier"/>
          </w:rPr>
          <w:t>accurate.</w:t>
        </w:r>
      </w:ins>
    </w:p>
    <w:p w14:paraId="6F3AF940" w14:textId="57BF6F0A" w:rsidR="005B6BF7" w:rsidRDefault="003A5CB8" w:rsidP="00F2149B">
      <w:pPr>
        <w:pStyle w:val="ListParagraph"/>
        <w:numPr>
          <w:ilvl w:val="0"/>
          <w:numId w:val="208"/>
        </w:numPr>
        <w:rPr>
          <w:ins w:id="540" w:author="Chris Satterlee" w:date="2022-02-02T18:01:00Z"/>
          <w:rFonts w:ascii="Courier" w:hAnsi="Courier"/>
        </w:rPr>
      </w:pPr>
      <w:ins w:id="541" w:author="Chris Satterlee" w:date="2022-02-02T17:52:00Z">
        <w:r>
          <w:rPr>
            <w:rFonts w:ascii="Courier" w:hAnsi="Courier"/>
          </w:rPr>
          <w:t xml:space="preserve">Current calibration: The SSR and FET versions support an advanced </w:t>
        </w:r>
      </w:ins>
      <w:ins w:id="542" w:author="Chris Satterlee" w:date="2022-02-02T17:53:00Z">
        <w:r>
          <w:rPr>
            <w:rFonts w:ascii="Courier" w:hAnsi="Courier"/>
          </w:rPr>
          <w:t>method of calibrating the current measurements which is</w:t>
        </w:r>
      </w:ins>
      <w:ins w:id="543" w:author="Chris Satterlee" w:date="2022-02-02T17:55:00Z">
        <w:r w:rsidR="00AC14CD">
          <w:rPr>
            <w:rFonts w:ascii="Courier" w:hAnsi="Courier"/>
          </w:rPr>
          <w:t xml:space="preserve"> more accurate than the method for the EMR versions</w:t>
        </w:r>
      </w:ins>
      <w:ins w:id="544" w:author="Chris Satterlee" w:date="2022-02-03T14:50:00Z">
        <w:r w:rsidR="001D5110">
          <w:rPr>
            <w:rFonts w:ascii="Courier" w:hAnsi="Courier"/>
          </w:rPr>
          <w:t>.</w:t>
        </w:r>
      </w:ins>
    </w:p>
    <w:p w14:paraId="7E0B783B" w14:textId="724BC2D1" w:rsidR="003C394A" w:rsidRPr="00BF68B3" w:rsidRDefault="005B6BF7" w:rsidP="00F2149B">
      <w:pPr>
        <w:pStyle w:val="ListParagraph"/>
        <w:numPr>
          <w:ilvl w:val="0"/>
          <w:numId w:val="208"/>
        </w:numPr>
        <w:rPr>
          <w:rFonts w:ascii="Courier" w:hAnsi="Courier"/>
        </w:rPr>
      </w:pPr>
      <w:ins w:id="545" w:author="Chris Satterlee" w:date="2022-02-02T18:01:00Z">
        <w:r w:rsidRPr="005B6BF7">
          <w:rPr>
            <w:rFonts w:ascii="Courier" w:hAnsi="Courier"/>
            <w:u w:val="single"/>
            <w:rPrChange w:id="546" w:author="Chris Satterlee" w:date="2022-02-02T18:01:00Z">
              <w:rPr>
                <w:rFonts w:ascii="Courier" w:hAnsi="Courier"/>
              </w:rPr>
            </w:rPrChange>
          </w:rPr>
          <w:t>Track record</w:t>
        </w:r>
        <w:r>
          <w:rPr>
            <w:rFonts w:ascii="Courier" w:hAnsi="Courier"/>
          </w:rPr>
          <w:t xml:space="preserve">: the EMR and SSR versions have </w:t>
        </w:r>
      </w:ins>
      <w:ins w:id="547" w:author="Chris Satterlee" w:date="2022-02-02T18:02:00Z">
        <w:r>
          <w:rPr>
            <w:rFonts w:ascii="Courier" w:hAnsi="Courier"/>
          </w:rPr>
          <w:t xml:space="preserve">been built many times and are </w:t>
        </w:r>
      </w:ins>
      <w:ins w:id="548" w:author="Chris Satterlee" w:date="2022-02-02T18:03:00Z">
        <w:r>
          <w:rPr>
            <w:rFonts w:ascii="Courier" w:hAnsi="Courier"/>
          </w:rPr>
          <w:t>known</w:t>
        </w:r>
      </w:ins>
      <w:ins w:id="549" w:author="Chris Satterlee" w:date="2022-02-02T18:02:00Z">
        <w:r>
          <w:rPr>
            <w:rFonts w:ascii="Courier" w:hAnsi="Courier"/>
          </w:rPr>
          <w:t xml:space="preserve"> to work well. The FET version is</w:t>
        </w:r>
      </w:ins>
      <w:ins w:id="550" w:author="Chris Satterlee" w:date="2022-02-02T18:03:00Z">
        <w:r>
          <w:rPr>
            <w:rFonts w:ascii="Courier" w:hAnsi="Courier"/>
          </w:rPr>
          <w:t xml:space="preserve"> new (as of Feb 2022).</w:t>
        </w:r>
      </w:ins>
      <w:ins w:id="551" w:author="Chris Satterlee" w:date="2022-02-02T17:52:00Z">
        <w:r w:rsidR="003A5CB8">
          <w:rPr>
            <w:rFonts w:ascii="Courier" w:hAnsi="Courier"/>
          </w:rPr>
          <w:t xml:space="preserve"> </w:t>
        </w:r>
      </w:ins>
      <w:ins w:id="552" w:author="Chris Satterlee" w:date="2022-02-02T17:51:00Z">
        <w:r w:rsidR="003A5CB8">
          <w:rPr>
            <w:rFonts w:ascii="Courier" w:hAnsi="Courier"/>
          </w:rPr>
          <w:t xml:space="preserve"> </w:t>
        </w:r>
      </w:ins>
      <w:ins w:id="553" w:author="Chris Satterlee" w:date="2022-02-02T17:48:00Z">
        <w:r w:rsidR="003C394A">
          <w:rPr>
            <w:rFonts w:ascii="Courier" w:hAnsi="Courier"/>
          </w:rPr>
          <w:t xml:space="preserve"> </w:t>
        </w:r>
      </w:ins>
    </w:p>
    <w:p w14:paraId="4BADCF35" w14:textId="77777777" w:rsidR="00F2149B" w:rsidRDefault="00F2149B" w:rsidP="00F2149B">
      <w:pPr>
        <w:rPr>
          <w:rFonts w:ascii="Courier" w:hAnsi="Courier"/>
        </w:rPr>
      </w:pPr>
    </w:p>
    <w:p w14:paraId="65F30B6E" w14:textId="6A5E3378" w:rsidR="00F2149B" w:rsidRDefault="00F2149B" w:rsidP="00F2149B">
      <w:pPr>
        <w:rPr>
          <w:rFonts w:ascii="Courier" w:hAnsi="Courier"/>
        </w:rPr>
      </w:pPr>
      <w:r>
        <w:rPr>
          <w:rFonts w:ascii="Courier" w:hAnsi="Courier"/>
        </w:rPr>
        <w:t>If cost isn’t a big concern, the SSR</w:t>
      </w:r>
      <w:ins w:id="554" w:author="Chris Satterlee" w:date="2022-02-02T17:58:00Z">
        <w:r w:rsidR="00AC14CD">
          <w:rPr>
            <w:rFonts w:ascii="Courier" w:hAnsi="Courier"/>
          </w:rPr>
          <w:t xml:space="preserve"> or FET</w:t>
        </w:r>
      </w:ins>
      <w:r>
        <w:rPr>
          <w:rFonts w:ascii="Courier" w:hAnsi="Courier"/>
        </w:rPr>
        <w:t xml:space="preserve"> versions are probably a better choice</w:t>
      </w:r>
      <w:ins w:id="555" w:author="Chris Satterlee" w:date="2022-02-02T17:58:00Z">
        <w:r w:rsidR="00AC14CD">
          <w:rPr>
            <w:rFonts w:ascii="Courier" w:hAnsi="Courier"/>
          </w:rPr>
          <w:t xml:space="preserve"> than the EMR versions</w:t>
        </w:r>
      </w:ins>
      <w:r>
        <w:rPr>
          <w:rFonts w:ascii="Courier" w:hAnsi="Courier"/>
        </w:rPr>
        <w:t>.</w:t>
      </w:r>
    </w:p>
    <w:p w14:paraId="11E6FB4E" w14:textId="77777777" w:rsidR="00F2149B" w:rsidRDefault="00F2149B" w:rsidP="00F2149B">
      <w:pPr>
        <w:rPr>
          <w:rFonts w:ascii="Courier" w:hAnsi="Courier"/>
        </w:rPr>
      </w:pPr>
    </w:p>
    <w:p w14:paraId="305F43E7" w14:textId="55556439" w:rsidR="00F2149B" w:rsidRDefault="00F2149B" w:rsidP="00C83733">
      <w:pPr>
        <w:pStyle w:val="NormalWeb"/>
        <w:spacing w:before="0" w:beforeAutospacing="0"/>
        <w:rPr>
          <w:rFonts w:ascii="Courier" w:hAnsi="Courier" w:cs="Arial"/>
          <w:sz w:val="24"/>
          <w:szCs w:val="24"/>
        </w:rPr>
      </w:pPr>
      <w:r>
        <w:rPr>
          <w:rFonts w:ascii="Courier" w:hAnsi="Courier" w:cs="Arial"/>
          <w:sz w:val="24"/>
          <w:szCs w:val="24"/>
        </w:rPr>
        <w:lastRenderedPageBreak/>
        <w:t>The step-by-step construction documents for the PCB-based designs can be found in the GitHub repository:</w:t>
      </w:r>
    </w:p>
    <w:p w14:paraId="6C11FA88" w14:textId="77777777" w:rsidR="00F2149B" w:rsidRDefault="00F2149B" w:rsidP="00C83733">
      <w:pPr>
        <w:pStyle w:val="NormalWeb"/>
        <w:spacing w:before="0" w:beforeAutospacing="0"/>
        <w:rPr>
          <w:rFonts w:ascii="Courier" w:hAnsi="Courier" w:cs="Arial"/>
          <w:sz w:val="24"/>
          <w:szCs w:val="24"/>
        </w:rPr>
      </w:pPr>
      <w:r w:rsidRPr="00F2149B">
        <w:rPr>
          <w:rFonts w:ascii="Courier" w:hAnsi="Courier" w:cs="Arial"/>
          <w:sz w:val="24"/>
          <w:szCs w:val="24"/>
        </w:rPr>
        <w:t>do</w:t>
      </w:r>
      <w:r>
        <w:rPr>
          <w:rFonts w:ascii="Courier" w:hAnsi="Courier" w:cs="Arial"/>
          <w:sz w:val="24"/>
          <w:szCs w:val="24"/>
        </w:rPr>
        <w:t>cs/IV_Swinger2/</w:t>
      </w:r>
      <w:proofErr w:type="spellStart"/>
      <w:r>
        <w:rPr>
          <w:rFonts w:ascii="Courier" w:hAnsi="Courier" w:cs="Arial"/>
          <w:sz w:val="24"/>
          <w:szCs w:val="24"/>
        </w:rPr>
        <w:t>PCB_construction</w:t>
      </w:r>
      <w:proofErr w:type="spellEnd"/>
      <w:r>
        <w:rPr>
          <w:rFonts w:ascii="Courier" w:hAnsi="Courier" w:cs="Arial"/>
          <w:sz w:val="24"/>
          <w:szCs w:val="24"/>
        </w:rPr>
        <w:t>/</w:t>
      </w:r>
    </w:p>
    <w:p w14:paraId="47F2D47F" w14:textId="19D7A742" w:rsidR="00F2149B" w:rsidRDefault="00F2149B" w:rsidP="0031372E">
      <w:pPr>
        <w:pStyle w:val="NormalWeb"/>
        <w:spacing w:before="0" w:beforeAutospacing="0"/>
        <w:ind w:left="720"/>
        <w:rPr>
          <w:rFonts w:ascii="Courier" w:hAnsi="Courier" w:cs="Arial"/>
          <w:sz w:val="24"/>
          <w:szCs w:val="24"/>
        </w:rPr>
      </w:pPr>
      <w:r w:rsidRPr="00F2149B">
        <w:rPr>
          <w:rFonts w:ascii="Courier" w:hAnsi="Courier" w:cs="Arial"/>
          <w:sz w:val="24"/>
          <w:szCs w:val="24"/>
        </w:rPr>
        <w:t>IV_Swinger2_EMR_mod_PCB_Step_by_Step.docx</w:t>
      </w:r>
      <w:r>
        <w:rPr>
          <w:rFonts w:ascii="Courier" w:hAnsi="Courier" w:cs="Arial"/>
          <w:sz w:val="24"/>
          <w:szCs w:val="24"/>
        </w:rPr>
        <w:br/>
      </w:r>
      <w:r w:rsidRPr="00F2149B">
        <w:rPr>
          <w:rFonts w:ascii="Courier" w:hAnsi="Courier" w:cs="Arial"/>
          <w:sz w:val="24"/>
          <w:szCs w:val="24"/>
        </w:rPr>
        <w:t>IV_Swinger2_SSR_mod_PCB_Step_by_Step.docx</w:t>
      </w:r>
      <w:ins w:id="556" w:author="Chris Satterlee" w:date="2022-02-02T18:05:00Z">
        <w:r w:rsidR="0031372E">
          <w:rPr>
            <w:rFonts w:ascii="Courier" w:hAnsi="Courier" w:cs="Arial"/>
            <w:sz w:val="24"/>
            <w:szCs w:val="24"/>
          </w:rPr>
          <w:br/>
        </w:r>
      </w:ins>
      <w:ins w:id="557" w:author="Chris Satterlee" w:date="2022-02-02T18:04:00Z">
        <w:r w:rsidR="0031372E" w:rsidRPr="00F2149B">
          <w:rPr>
            <w:rFonts w:ascii="Courier" w:hAnsi="Courier" w:cs="Arial"/>
            <w:sz w:val="24"/>
            <w:szCs w:val="24"/>
          </w:rPr>
          <w:t>IV_Swinger2_</w:t>
        </w:r>
      </w:ins>
      <w:ins w:id="558" w:author="Chris Satterlee" w:date="2022-02-02T18:05:00Z">
        <w:r w:rsidR="0031372E">
          <w:rPr>
            <w:rFonts w:ascii="Courier" w:hAnsi="Courier" w:cs="Arial"/>
            <w:sz w:val="24"/>
            <w:szCs w:val="24"/>
          </w:rPr>
          <w:t>FET</w:t>
        </w:r>
      </w:ins>
      <w:ins w:id="559" w:author="Chris Satterlee" w:date="2022-02-02T18:04:00Z">
        <w:r w:rsidR="0031372E" w:rsidRPr="00F2149B">
          <w:rPr>
            <w:rFonts w:ascii="Courier" w:hAnsi="Courier" w:cs="Arial"/>
            <w:sz w:val="24"/>
            <w:szCs w:val="24"/>
          </w:rPr>
          <w:t>_mod_PCB_Step_by_Step.docx</w:t>
        </w:r>
      </w:ins>
      <w:r>
        <w:rPr>
          <w:rFonts w:ascii="Courier" w:hAnsi="Courier" w:cs="Arial"/>
          <w:sz w:val="24"/>
          <w:szCs w:val="24"/>
        </w:rPr>
        <w:br/>
      </w:r>
      <w:r w:rsidRPr="00F2149B">
        <w:rPr>
          <w:rFonts w:ascii="Courier" w:hAnsi="Courier" w:cs="Arial"/>
          <w:sz w:val="24"/>
          <w:szCs w:val="24"/>
        </w:rPr>
        <w:t>IV_Swinger2_EMR_cell_PCB_Step_by_Step.docx</w:t>
      </w:r>
      <w:r>
        <w:rPr>
          <w:rFonts w:ascii="Courier" w:hAnsi="Courier" w:cs="Arial"/>
          <w:sz w:val="24"/>
          <w:szCs w:val="24"/>
        </w:rPr>
        <w:br/>
      </w:r>
      <w:r w:rsidRPr="00F2149B">
        <w:rPr>
          <w:rFonts w:ascii="Courier" w:hAnsi="Courier" w:cs="Arial"/>
          <w:sz w:val="24"/>
          <w:szCs w:val="24"/>
        </w:rPr>
        <w:t>IV_Swinger2_SSR_cell_PCB_Step_by_Step.docx</w:t>
      </w:r>
    </w:p>
    <w:p w14:paraId="23C71087" w14:textId="77777777" w:rsidR="00F2149B" w:rsidRDefault="00F2149B" w:rsidP="00F2149B">
      <w:pPr>
        <w:pStyle w:val="NormalWeb"/>
        <w:rPr>
          <w:rFonts w:ascii="Courier" w:hAnsi="Courier" w:cs="Arial"/>
          <w:sz w:val="24"/>
          <w:szCs w:val="24"/>
        </w:rPr>
      </w:pPr>
      <w:r>
        <w:rPr>
          <w:rFonts w:ascii="Courier" w:hAnsi="Courier" w:cs="Arial"/>
          <w:sz w:val="24"/>
          <w:szCs w:val="24"/>
        </w:rPr>
        <w:t>PDFs of those documents are in the same place. Please switch now to the one that corresponds to your choice unless you have decided to build the original (deprecated) Perma-Proto design for PV modules.</w:t>
      </w:r>
    </w:p>
    <w:p w14:paraId="79E3832D" w14:textId="77777777" w:rsidR="00F2149B" w:rsidRPr="005F1BC6" w:rsidRDefault="00F2149B" w:rsidP="00F2149B">
      <w:pPr>
        <w:pStyle w:val="NormalWeb"/>
        <w:spacing w:before="0" w:beforeAutospacing="0"/>
        <w:rPr>
          <w:rFonts w:ascii="Courier" w:hAnsi="Courier" w:cs="Arial"/>
          <w:b/>
          <w:sz w:val="24"/>
          <w:szCs w:val="24"/>
          <w:u w:val="single"/>
        </w:rPr>
      </w:pPr>
      <w:r w:rsidRPr="005F1BC6">
        <w:rPr>
          <w:rFonts w:ascii="Courier" w:hAnsi="Courier" w:cs="Arial"/>
          <w:b/>
          <w:sz w:val="24"/>
          <w:szCs w:val="24"/>
          <w:u w:val="single"/>
        </w:rPr>
        <w:t>The remainder of this document is for the original Perma-Proto design for PV modules.</w:t>
      </w:r>
    </w:p>
    <w:p w14:paraId="3FE61C96" w14:textId="77777777" w:rsidR="00F2149B" w:rsidRDefault="00F2149B" w:rsidP="00F2149B">
      <w:pPr>
        <w:pStyle w:val="NormalWeb"/>
        <w:rPr>
          <w:rFonts w:ascii="Courier" w:hAnsi="Courier" w:cs="Arial"/>
          <w:sz w:val="24"/>
          <w:szCs w:val="24"/>
        </w:rPr>
      </w:pPr>
    </w:p>
    <w:p w14:paraId="4828AAAA" w14:textId="0B6A08B5" w:rsidR="00C83733" w:rsidRPr="00F2149B" w:rsidRDefault="00F2149B" w:rsidP="00C546B4">
      <w:pPr>
        <w:rPr>
          <w:rFonts w:ascii="Courier" w:hAnsi="Courier" w:cs="Arial"/>
        </w:rPr>
      </w:pPr>
      <w:r>
        <w:rPr>
          <w:rFonts w:ascii="Courier" w:hAnsi="Courier" w:cs="Arial"/>
        </w:rPr>
        <w:br w:type="page"/>
      </w:r>
    </w:p>
    <w:p w14:paraId="7DE3014D" w14:textId="7BD997AD" w:rsidR="0010589F" w:rsidRPr="00C83733" w:rsidRDefault="00103ED4" w:rsidP="00C83733">
      <w:pPr>
        <w:pStyle w:val="Heading1"/>
      </w:pPr>
      <w:bookmarkStart w:id="560" w:name="_Toc94795578"/>
      <w:bookmarkStart w:id="561" w:name="_Toc94797586"/>
      <w:r>
        <w:lastRenderedPageBreak/>
        <w:t>Step 2: Install s</w:t>
      </w:r>
      <w:r w:rsidR="00C83733">
        <w:t>oftware</w:t>
      </w:r>
      <w:bookmarkEnd w:id="560"/>
      <w:bookmarkEnd w:id="561"/>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10589F">
      <w:pPr>
        <w:pStyle w:val="ListParagraph"/>
        <w:numPr>
          <w:ilvl w:val="0"/>
          <w:numId w:val="171"/>
        </w:numPr>
        <w:rPr>
          <w:rFonts w:ascii="Courier" w:hAnsi="Courier"/>
          <w:b/>
          <w:sz w:val="28"/>
          <w:szCs w:val="28"/>
        </w:rPr>
      </w:pPr>
      <w:r w:rsidRPr="00A31620">
        <w:rPr>
          <w:rFonts w:ascii="Courier" w:hAnsi="Courier"/>
          <w:b/>
          <w:sz w:val="28"/>
          <w:szCs w:val="28"/>
        </w:rPr>
        <w:t>Install Arduino IDE:</w:t>
      </w:r>
    </w:p>
    <w:p w14:paraId="7FF5847E" w14:textId="1DAA3AEB" w:rsidR="0010589F" w:rsidRPr="00CE10E8" w:rsidRDefault="0010589F" w:rsidP="0010589F">
      <w:pPr>
        <w:pStyle w:val="ListParagraph"/>
        <w:ind w:left="360"/>
        <w:rPr>
          <w:rFonts w:ascii="Courier" w:hAnsi="Courier"/>
        </w:rPr>
      </w:pPr>
      <w:r>
        <w:rPr>
          <w:rFonts w:ascii="Courier" w:hAnsi="Courier"/>
        </w:rPr>
        <w:t xml:space="preserve">       </w:t>
      </w:r>
      <w:hyperlink r:id="rId22" w:history="1">
        <w:r w:rsidRPr="00B10B33">
          <w:rPr>
            <w:rStyle w:val="Hyperlink"/>
            <w:rFonts w:ascii="Courier" w:hAnsi="Courier"/>
          </w:rPr>
          <w:t>https://www.arduino.cc/en/Main/Software</w:t>
        </w:r>
      </w:hyperlink>
      <w:r>
        <w:rPr>
          <w:rFonts w:ascii="Courier" w:hAnsi="Courier"/>
        </w:rPr>
        <w:br/>
      </w:r>
    </w:p>
    <w:p w14:paraId="08E8C891" w14:textId="77777777" w:rsidR="0010589F" w:rsidRPr="00A31620" w:rsidRDefault="0010589F" w:rsidP="0010589F">
      <w:pPr>
        <w:pStyle w:val="ListParagraph"/>
        <w:numPr>
          <w:ilvl w:val="0"/>
          <w:numId w:val="171"/>
        </w:numPr>
        <w:rPr>
          <w:rFonts w:ascii="Courier" w:hAnsi="Courier"/>
          <w:b/>
          <w:sz w:val="28"/>
          <w:szCs w:val="28"/>
        </w:rPr>
      </w:pPr>
      <w:r w:rsidRPr="00A31620">
        <w:rPr>
          <w:rFonts w:ascii="Courier" w:hAnsi="Courier"/>
          <w:b/>
          <w:sz w:val="28"/>
          <w:szCs w:val="28"/>
        </w:rPr>
        <w:t>Install IV Swinger 2 app:</w:t>
      </w:r>
    </w:p>
    <w:p w14:paraId="656320A4" w14:textId="26A31E44" w:rsidR="0010589F" w:rsidRPr="00CE10E8" w:rsidRDefault="0010589F" w:rsidP="0010589F">
      <w:pPr>
        <w:rPr>
          <w:rFonts w:ascii="Courier" w:hAnsi="Courier"/>
        </w:rPr>
      </w:pPr>
      <w:r>
        <w:rPr>
          <w:rFonts w:ascii="Courier" w:hAnsi="Courier"/>
        </w:rPr>
        <w:t xml:space="preserve">          </w:t>
      </w:r>
      <w:hyperlink r:id="rId23" w:history="1">
        <w:r w:rsidRPr="00B10B33">
          <w:rPr>
            <w:rStyle w:val="Hyperlink"/>
            <w:rFonts w:ascii="Courier" w:hAnsi="Courier"/>
          </w:rPr>
          <w:t>https://github.com/csatt/IV_Swinger/releases</w:t>
        </w:r>
      </w:hyperlink>
      <w:r>
        <w:rPr>
          <w:rFonts w:ascii="Courier" w:hAnsi="Courier"/>
        </w:rPr>
        <w:br/>
      </w:r>
    </w:p>
    <w:p w14:paraId="69030719" w14:textId="77777777" w:rsidR="004358B3" w:rsidRDefault="0010589F" w:rsidP="00C83733">
      <w:pPr>
        <w:pStyle w:val="ListParagraph"/>
        <w:numPr>
          <w:ilvl w:val="0"/>
          <w:numId w:val="171"/>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75CFC1BD" w14:textId="77777777" w:rsidR="004358B3" w:rsidRPr="004358B3" w:rsidRDefault="004358B3" w:rsidP="004358B3">
      <w:pPr>
        <w:rPr>
          <w:rFonts w:ascii="Courier" w:hAnsi="Courier"/>
          <w:b/>
          <w:sz w:val="28"/>
          <w:szCs w:val="28"/>
        </w:rPr>
      </w:pPr>
    </w:p>
    <w:p w14:paraId="6FE516C9" w14:textId="34343ED2" w:rsidR="00CE10E8" w:rsidRPr="004358B3" w:rsidRDefault="00103ED4" w:rsidP="004358B3">
      <w:pPr>
        <w:pStyle w:val="Heading1"/>
        <w:rPr>
          <w:rFonts w:ascii="Courier" w:hAnsi="Courier"/>
          <w:sz w:val="28"/>
          <w:szCs w:val="28"/>
        </w:rPr>
      </w:pPr>
      <w:bookmarkStart w:id="562" w:name="_Toc94795579"/>
      <w:bookmarkStart w:id="563" w:name="_Toc94797587"/>
      <w:r>
        <w:t>Step 3: Buy p</w:t>
      </w:r>
      <w:r w:rsidR="00C83733">
        <w:t>arts</w:t>
      </w:r>
      <w:bookmarkEnd w:id="562"/>
      <w:bookmarkEnd w:id="563"/>
      <w:r w:rsidR="00CE10E8">
        <w:br/>
      </w:r>
    </w:p>
    <w:p w14:paraId="7EBE3B5F" w14:textId="77777777" w:rsidR="006D6878" w:rsidRDefault="00CE10E8" w:rsidP="00CE10E8">
      <w:pPr>
        <w:rPr>
          <w:rFonts w:ascii="Courier" w:hAnsi="Courier"/>
        </w:rPr>
      </w:pPr>
      <w:r>
        <w:rPr>
          <w:rFonts w:ascii="Courier" w:hAnsi="Courier"/>
        </w:rPr>
        <w:t>The necessary parts to build an IV Swinger 2 can all be purchased o</w:t>
      </w:r>
      <w:r w:rsidR="006D6878">
        <w:rPr>
          <w:rFonts w:ascii="Courier" w:hAnsi="Courier"/>
        </w:rPr>
        <w:t>nline from Amazon and Digi-Key.</w:t>
      </w:r>
    </w:p>
    <w:p w14:paraId="75FABE97" w14:textId="77777777" w:rsidR="006D6878" w:rsidRDefault="006D6878" w:rsidP="00CE10E8">
      <w:pPr>
        <w:rPr>
          <w:rFonts w:ascii="Courier" w:hAnsi="Courier"/>
        </w:rPr>
      </w:pPr>
    </w:p>
    <w:p w14:paraId="58A0BAEE" w14:textId="77777777" w:rsidR="006D6878" w:rsidRDefault="00CE10E8" w:rsidP="00CE10E8">
      <w:pPr>
        <w:rPr>
          <w:rFonts w:ascii="Courier" w:hAnsi="Courier"/>
        </w:rPr>
      </w:pPr>
      <w:r>
        <w:rPr>
          <w:rFonts w:ascii="Courier" w:hAnsi="Courier"/>
        </w:rPr>
        <w:t xml:space="preserve">The Amazon link below is a “wish list” that can be used to populate your cart. Most of the items come in quantities larger (in some cases much larger) than needed to build a single IV Swinger 2. You may of course choose to find 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1A583AD4" w:rsidR="006D6878" w:rsidRDefault="006D6878" w:rsidP="00CE10E8">
      <w:pPr>
        <w:rPr>
          <w:rFonts w:ascii="Courier" w:hAnsi="Courier"/>
        </w:rPr>
      </w:pPr>
      <w:r>
        <w:rPr>
          <w:rFonts w:ascii="Courier" w:hAnsi="Courier"/>
        </w:rPr>
        <w:t>The Digi-Key link is a pre-populated shopping cart. Again, you’ll want to check if you already have any of the items before ordering.</w:t>
      </w:r>
      <w:ins w:id="564" w:author="Chris Satterlee" w:date="2022-02-03T15:08:00Z">
        <w:r w:rsidR="0088508A">
          <w:rPr>
            <w:rFonts w:ascii="Courier" w:hAnsi="Courier"/>
          </w:rPr>
          <w:t xml:space="preserve"> </w:t>
        </w:r>
        <w:r w:rsidR="0088508A" w:rsidRPr="0088508A">
          <w:rPr>
            <w:rFonts w:ascii="Courier" w:hAnsi="Courier"/>
          </w:rPr>
          <w:t xml:space="preserve">NOTE: any part that has </w:t>
        </w:r>
        <w:proofErr w:type="spellStart"/>
        <w:r w:rsidR="0088508A" w:rsidRPr="0088508A">
          <w:rPr>
            <w:rFonts w:ascii="Courier" w:hAnsi="Courier"/>
          </w:rPr>
          <w:t>ALT_n</w:t>
        </w:r>
        <w:proofErr w:type="spellEnd"/>
        <w:r w:rsidR="0088508A" w:rsidRPr="0088508A">
          <w:rPr>
            <w:rFonts w:ascii="Courier" w:hAnsi="Courier"/>
          </w:rPr>
          <w:t xml:space="preserve"> (e.g., ALT_1, ALT_2) in the “Customer Reference field should be ordered only if the primary version of the same part is marked as “backorder”.</w:t>
        </w:r>
      </w:ins>
    </w:p>
    <w:p w14:paraId="2C5CE829" w14:textId="77777777" w:rsidR="006D6878" w:rsidRDefault="006D6878" w:rsidP="00CE10E8">
      <w:pPr>
        <w:rPr>
          <w:rFonts w:ascii="Courier" w:hAnsi="Courier"/>
        </w:rPr>
      </w:pPr>
    </w:p>
    <w:p w14:paraId="27F033E9" w14:textId="56315A5B" w:rsidR="0088508A" w:rsidRPr="0088508A" w:rsidRDefault="006D6878" w:rsidP="0088508A">
      <w:pPr>
        <w:rPr>
          <w:rFonts w:ascii="Courier" w:hAnsi="Courier"/>
        </w:rPr>
      </w:pPr>
      <w:r>
        <w:rPr>
          <w:rFonts w:ascii="Courier" w:hAnsi="Courier"/>
        </w:rPr>
        <w:t>In both cases, it is possible (or probable) that certain items will go out of stock or be discontinued, so you’ll have to find suitable substitutions.</w:t>
      </w:r>
      <w:r w:rsidR="0088508A">
        <w:rPr>
          <w:rFonts w:ascii="Courier" w:hAnsi="Courier"/>
        </w:rPr>
        <w:t xml:space="preserve"> </w:t>
      </w:r>
      <w:r w:rsidR="0088508A" w:rsidRPr="0088508A">
        <w:rPr>
          <w:rFonts w:ascii="Courier" w:hAnsi="Courier"/>
        </w:rPr>
        <w:t>Occasionally I check the lists and modify them myself, but not very often. Send me a message if you are uncertain about identifying a substitute part.</w:t>
      </w:r>
    </w:p>
    <w:p w14:paraId="44DE2469" w14:textId="45042DAA" w:rsidR="006D6878" w:rsidRDefault="006D6878" w:rsidP="00CE10E8">
      <w:pPr>
        <w:rPr>
          <w:rFonts w:ascii="Courier" w:hAnsi="Courier"/>
        </w:rPr>
      </w:pPr>
    </w:p>
    <w:p w14:paraId="76BDA09F" w14:textId="77777777" w:rsidR="0000205B" w:rsidRDefault="0000205B" w:rsidP="0000205B">
      <w:pPr>
        <w:rPr>
          <w:ins w:id="565" w:author="Chris Satterlee" w:date="2022-02-28T17:26:00Z"/>
          <w:rFonts w:ascii="Courier" w:hAnsi="Courier"/>
        </w:rPr>
      </w:pPr>
      <w:ins w:id="566" w:author="Chris Satterlee" w:date="2022-02-28T17:26:00Z">
        <w:r w:rsidRPr="0000205B">
          <w:rPr>
            <w:rFonts w:ascii="Courier" w:hAnsi="Courier"/>
          </w:rPr>
          <w:t>Alternately, the following CSV file may be used to order from Digi-Key, Mouser or possibly other suppliers that support uploading a BOM spreadsheet. It includes the manufacturer, manufacturer’s part number, Digi-Key part number, and Mouser part number:</w:t>
        </w:r>
      </w:ins>
    </w:p>
    <w:p w14:paraId="6F0E5F80" w14:textId="22177222" w:rsidR="0000205B" w:rsidRDefault="0000205B" w:rsidP="0000205B">
      <w:pPr>
        <w:rPr>
          <w:ins w:id="567" w:author="Chris Satterlee" w:date="2022-02-28T17:27:00Z"/>
          <w:rFonts w:ascii="Courier" w:hAnsi="Courier"/>
        </w:rPr>
      </w:pPr>
    </w:p>
    <w:p w14:paraId="788234ED" w14:textId="0580D163" w:rsidR="0000205B" w:rsidRPr="0000205B" w:rsidRDefault="0000205B" w:rsidP="0000205B">
      <w:pPr>
        <w:rPr>
          <w:ins w:id="568" w:author="Chris Satterlee" w:date="2022-02-28T17:27:00Z"/>
          <w:rFonts w:ascii="Courier" w:hAnsi="Courier"/>
          <w:sz w:val="14"/>
          <w:szCs w:val="14"/>
          <w:rPrChange w:id="569" w:author="Chris Satterlee" w:date="2022-02-28T17:28:00Z">
            <w:rPr>
              <w:ins w:id="570" w:author="Chris Satterlee" w:date="2022-02-28T17:27:00Z"/>
              <w:rFonts w:ascii="Courier" w:hAnsi="Courier"/>
            </w:rPr>
          </w:rPrChange>
        </w:rPr>
      </w:pPr>
      <w:ins w:id="571" w:author="Chris Satterlee" w:date="2022-02-28T17:27:00Z">
        <w:r w:rsidRPr="0000205B">
          <w:rPr>
            <w:rFonts w:ascii="Courier" w:hAnsi="Courier"/>
            <w:sz w:val="14"/>
            <w:szCs w:val="14"/>
            <w:rPrChange w:id="572" w:author="Chris Satterlee" w:date="2022-02-28T17:28:00Z">
              <w:rPr>
                <w:rFonts w:ascii="Courier" w:hAnsi="Courier"/>
              </w:rPr>
            </w:rPrChange>
          </w:rPr>
          <w:fldChar w:fldCharType="begin"/>
        </w:r>
        <w:r w:rsidRPr="0000205B">
          <w:rPr>
            <w:rFonts w:ascii="Courier" w:hAnsi="Courier"/>
            <w:sz w:val="14"/>
            <w:szCs w:val="14"/>
            <w:rPrChange w:id="573" w:author="Chris Satterlee" w:date="2022-02-28T17:28:00Z">
              <w:rPr>
                <w:rFonts w:ascii="Courier" w:hAnsi="Courier"/>
              </w:rPr>
            </w:rPrChange>
          </w:rPr>
          <w:instrText xml:space="preserve"> HYPERLINK "https://github.com/csatt/IV_Swinger/raw/master/PCB/BOM/DigiKeyMouser/PermaProto_Digikey_Mouser.csv" </w:instrText>
        </w:r>
        <w:r w:rsidRPr="0000205B">
          <w:rPr>
            <w:rFonts w:ascii="Courier" w:hAnsi="Courier"/>
            <w:sz w:val="14"/>
            <w:szCs w:val="14"/>
            <w:rPrChange w:id="574" w:author="Chris Satterlee" w:date="2022-02-28T17:28:00Z">
              <w:rPr>
                <w:rFonts w:ascii="Courier" w:hAnsi="Courier"/>
              </w:rPr>
            </w:rPrChange>
          </w:rPr>
          <w:fldChar w:fldCharType="separate"/>
        </w:r>
        <w:r w:rsidRPr="0000205B">
          <w:rPr>
            <w:rStyle w:val="Hyperlink"/>
            <w:rFonts w:ascii="Courier" w:hAnsi="Courier"/>
            <w:sz w:val="14"/>
            <w:szCs w:val="14"/>
            <w:rPrChange w:id="575" w:author="Chris Satterlee" w:date="2022-02-28T17:28:00Z">
              <w:rPr>
                <w:rStyle w:val="Hyperlink"/>
                <w:rFonts w:ascii="Courier" w:hAnsi="Courier"/>
              </w:rPr>
            </w:rPrChange>
          </w:rPr>
          <w:t>https://github.com/csatt/IV_Swinger/raw/master/PCB/BOM/DigiKeyMouser/PermaProto_Digikey_Mouser.csv</w:t>
        </w:r>
        <w:r w:rsidRPr="0000205B">
          <w:rPr>
            <w:rFonts w:ascii="Courier" w:hAnsi="Courier"/>
            <w:sz w:val="14"/>
            <w:szCs w:val="14"/>
            <w:rPrChange w:id="576" w:author="Chris Satterlee" w:date="2022-02-28T17:28:00Z">
              <w:rPr>
                <w:rFonts w:ascii="Courier" w:hAnsi="Courier"/>
              </w:rPr>
            </w:rPrChange>
          </w:rPr>
          <w:fldChar w:fldCharType="end"/>
        </w:r>
      </w:ins>
    </w:p>
    <w:p w14:paraId="6D99BDA9" w14:textId="2F29BB97" w:rsidR="0000205B" w:rsidRPr="0000205B" w:rsidRDefault="0000205B" w:rsidP="0000205B">
      <w:pPr>
        <w:rPr>
          <w:ins w:id="577" w:author="Chris Satterlee" w:date="2022-02-28T17:26:00Z"/>
          <w:rFonts w:ascii="Courier" w:hAnsi="Courier"/>
          <w:sz w:val="14"/>
          <w:szCs w:val="14"/>
          <w:rPrChange w:id="578" w:author="Chris Satterlee" w:date="2022-02-28T17:28:00Z">
            <w:rPr>
              <w:ins w:id="579" w:author="Chris Satterlee" w:date="2022-02-28T17:26:00Z"/>
              <w:rFonts w:ascii="Courier" w:hAnsi="Courier"/>
            </w:rPr>
          </w:rPrChange>
        </w:rPr>
      </w:pPr>
      <w:ins w:id="580" w:author="Chris Satterlee" w:date="2022-02-28T17:26:00Z">
        <w:r w:rsidRPr="0000205B">
          <w:rPr>
            <w:rFonts w:ascii="Courier" w:hAnsi="Courier"/>
            <w:sz w:val="14"/>
            <w:szCs w:val="14"/>
            <w:rPrChange w:id="581" w:author="Chris Satterlee" w:date="2022-02-28T17:28:00Z">
              <w:rPr>
                <w:rFonts w:ascii="Courier" w:hAnsi="Courier"/>
              </w:rPr>
            </w:rPrChange>
          </w:rPr>
          <w:t> </w:t>
        </w:r>
      </w:ins>
    </w:p>
    <w:p w14:paraId="3E0DEDE9" w14:textId="77777777" w:rsidR="0000205B" w:rsidRPr="0000205B" w:rsidRDefault="0000205B" w:rsidP="0000205B">
      <w:pPr>
        <w:rPr>
          <w:ins w:id="582" w:author="Chris Satterlee" w:date="2022-02-28T17:26:00Z"/>
          <w:rFonts w:ascii="Courier" w:hAnsi="Courier"/>
        </w:rPr>
      </w:pPr>
      <w:ins w:id="583" w:author="Chris Satterlee" w:date="2022-02-28T17:26:00Z">
        <w:r w:rsidRPr="0000205B">
          <w:rPr>
            <w:rFonts w:ascii="Courier" w:hAnsi="Courier"/>
          </w:rPr>
          <w:fldChar w:fldCharType="begin"/>
        </w:r>
        <w:r w:rsidRPr="0000205B">
          <w:rPr>
            <w:rFonts w:ascii="Courier" w:hAnsi="Courier"/>
          </w:rPr>
          <w:instrText xml:space="preserve"> HYPERLINK "https://github.com/csatt/IV_Swinger/raw/master/PCB/BOM/DigiKeyMouser/PermaProto_Digikey_Mouser.csv" </w:instrText>
        </w:r>
        <w:r w:rsidRPr="0000205B">
          <w:rPr>
            <w:rFonts w:ascii="Courier" w:hAnsi="Courier"/>
          </w:rPr>
          <w:fldChar w:fldCharType="separate"/>
        </w:r>
        <w:r w:rsidRPr="0000205B">
          <w:rPr>
            <w:rStyle w:val="Hyperlink"/>
            <w:rFonts w:ascii="Courier" w:hAnsi="Courier"/>
          </w:rPr>
          <w:t>https://github.com/csatt/IV_Swinger/raw/master/PCB/BOM/DigiKeyMouser/PermaProto_Digikey_Mouser.csv</w:t>
        </w:r>
        <w:r w:rsidRPr="0000205B">
          <w:rPr>
            <w:rFonts w:ascii="Courier" w:hAnsi="Courier"/>
          </w:rPr>
          <w:fldChar w:fldCharType="end"/>
        </w:r>
      </w:ins>
    </w:p>
    <w:p w14:paraId="4BA7F80A" w14:textId="77777777" w:rsidR="006D6878" w:rsidRDefault="006D6878" w:rsidP="00CE10E8">
      <w:pPr>
        <w:rPr>
          <w:rFonts w:ascii="Courier" w:hAnsi="Courier"/>
        </w:rPr>
      </w:pPr>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0F2E4175" w14:textId="3AAB89A1" w:rsidR="00CE10E8" w:rsidRPr="00CE10E8" w:rsidRDefault="006D6878" w:rsidP="00CE10E8">
      <w:pPr>
        <w:rPr>
          <w:rFonts w:ascii="Courier" w:hAnsi="Courier"/>
        </w:rPr>
      </w:pPr>
      <w:r>
        <w:rPr>
          <w:rFonts w:ascii="Courier" w:hAnsi="Courier"/>
        </w:rPr>
        <w:t xml:space="preserve"> </w:t>
      </w:r>
    </w:p>
    <w:p w14:paraId="42A813B5" w14:textId="5ACCE8D3" w:rsidR="00CE10E8" w:rsidRPr="00CE10E8" w:rsidRDefault="00CE10E8" w:rsidP="00B421DA">
      <w:pPr>
        <w:pStyle w:val="ListParagraph"/>
        <w:numPr>
          <w:ilvl w:val="0"/>
          <w:numId w:val="170"/>
        </w:numPr>
        <w:rPr>
          <w:rFonts w:ascii="Courier" w:hAnsi="Courier"/>
        </w:rPr>
      </w:pPr>
      <w:r w:rsidRPr="006D6878">
        <w:rPr>
          <w:rFonts w:ascii="Courier" w:hAnsi="Courier"/>
          <w:b/>
          <w:sz w:val="28"/>
          <w:szCs w:val="28"/>
        </w:rPr>
        <w:t>Amazon:</w:t>
      </w:r>
      <w:r w:rsidRPr="006D6878">
        <w:rPr>
          <w:rFonts w:ascii="Courier" w:hAnsi="Courier"/>
          <w:b/>
          <w:sz w:val="28"/>
          <w:szCs w:val="28"/>
        </w:rPr>
        <w:br/>
      </w:r>
      <w:r>
        <w:rPr>
          <w:rFonts w:ascii="Courier" w:hAnsi="Courier"/>
        </w:rPr>
        <w:t xml:space="preserve">        </w:t>
      </w:r>
      <w:hyperlink r:id="rId24" w:history="1">
        <w:r w:rsidRPr="00B10B33">
          <w:rPr>
            <w:rStyle w:val="Hyperlink"/>
            <w:rFonts w:ascii="Courier" w:hAnsi="Courier"/>
          </w:rPr>
          <w:t>http://a.co/8RzkH2P</w:t>
        </w:r>
      </w:hyperlink>
      <w:r>
        <w:rPr>
          <w:rFonts w:ascii="Courier" w:hAnsi="Courier"/>
        </w:rPr>
        <w:br/>
      </w:r>
    </w:p>
    <w:p w14:paraId="0732AD6B" w14:textId="77777777" w:rsidR="00CE10E8" w:rsidRPr="006D6878" w:rsidRDefault="00CE10E8" w:rsidP="00B421DA">
      <w:pPr>
        <w:pStyle w:val="ListParagraph"/>
        <w:numPr>
          <w:ilvl w:val="0"/>
          <w:numId w:val="170"/>
        </w:numPr>
        <w:rPr>
          <w:rFonts w:ascii="Courier" w:hAnsi="Courier"/>
          <w:b/>
          <w:sz w:val="28"/>
          <w:szCs w:val="28"/>
        </w:rPr>
      </w:pPr>
      <w:r w:rsidRPr="006D6878">
        <w:rPr>
          <w:rFonts w:ascii="Courier" w:hAnsi="Courier"/>
          <w:b/>
          <w:sz w:val="28"/>
          <w:szCs w:val="28"/>
        </w:rPr>
        <w:t>Digi-Key:</w:t>
      </w:r>
    </w:p>
    <w:p w14:paraId="7EFF0B83" w14:textId="784BE232" w:rsidR="00CE10E8" w:rsidRPr="00CE10E8" w:rsidRDefault="00CE10E8" w:rsidP="00CE10E8">
      <w:pPr>
        <w:pStyle w:val="ListParagraph"/>
        <w:ind w:left="360"/>
        <w:rPr>
          <w:rFonts w:ascii="Courier" w:hAnsi="Courier"/>
        </w:rPr>
      </w:pPr>
      <w:r>
        <w:rPr>
          <w:rFonts w:ascii="Courier" w:hAnsi="Courier"/>
        </w:rPr>
        <w:t xml:space="preserve">        </w:t>
      </w:r>
      <w:r w:rsidR="00A02B8C">
        <w:fldChar w:fldCharType="begin"/>
      </w:r>
      <w:ins w:id="584" w:author="Chris Satterlee" w:date="2022-02-02T18:15:00Z">
        <w:r w:rsidR="0031372E">
          <w:instrText>HYPERLINK "https://www.digikey.com/short/q99cnzz1"</w:instrText>
        </w:r>
      </w:ins>
      <w:del w:id="585" w:author="Chris Satterlee" w:date="2022-02-02T18:15:00Z">
        <w:r w:rsidR="00A02B8C" w:rsidDel="0031372E">
          <w:delInstrText xml:space="preserve"> HYPERLINK "http://www.digikey.com/short/3wtcqc" </w:delInstrText>
        </w:r>
      </w:del>
      <w:r w:rsidR="00A02B8C">
        <w:fldChar w:fldCharType="separate"/>
      </w:r>
      <w:del w:id="586" w:author="Chris Satterlee" w:date="2022-02-02T18:15:00Z">
        <w:r w:rsidRPr="00B10B33" w:rsidDel="0031372E">
          <w:rPr>
            <w:rStyle w:val="Hyperlink"/>
            <w:rFonts w:ascii="Courier" w:hAnsi="Courier"/>
          </w:rPr>
          <w:delText>http://www.digikey.com/short/3wtcqc</w:delText>
        </w:r>
      </w:del>
      <w:ins w:id="587" w:author="Chris Satterlee" w:date="2022-02-02T18:15:00Z">
        <w:r w:rsidR="0031372E">
          <w:rPr>
            <w:rStyle w:val="Hyperlink"/>
            <w:rFonts w:ascii="Courier" w:hAnsi="Courier"/>
          </w:rPr>
          <w:t>https://www.digikey.com/short/q99cnzz1</w:t>
        </w:r>
      </w:ins>
      <w:r w:rsidR="00A02B8C">
        <w:rPr>
          <w:rStyle w:val="Hyperlink"/>
          <w:rFonts w:ascii="Courier" w:hAnsi="Courier"/>
        </w:rPr>
        <w:fldChar w:fldCharType="end"/>
      </w:r>
      <w:r>
        <w:rPr>
          <w:rFonts w:ascii="Courier" w:hAnsi="Courier"/>
        </w:rPr>
        <w:br/>
      </w:r>
    </w:p>
    <w:p w14:paraId="19698BF7" w14:textId="3EB46E46" w:rsidR="00CE10E8" w:rsidRPr="00CE10E8" w:rsidRDefault="00CE10E8" w:rsidP="00B421DA">
      <w:pPr>
        <w:pStyle w:val="ListParagraph"/>
        <w:numPr>
          <w:ilvl w:val="0"/>
          <w:numId w:val="170"/>
        </w:numPr>
        <w:rPr>
          <w:rFonts w:ascii="Courier" w:hAnsi="Courier"/>
        </w:rPr>
      </w:pPr>
      <w:r w:rsidRPr="006D6878">
        <w:rPr>
          <w:rFonts w:ascii="Courier" w:hAnsi="Courier"/>
          <w:b/>
          <w:sz w:val="28"/>
          <w:szCs w:val="28"/>
        </w:rPr>
        <w:t>Donate to Arduino.cc:</w:t>
      </w:r>
      <w:r>
        <w:rPr>
          <w:rFonts w:ascii="Courier" w:hAnsi="Courier"/>
        </w:rPr>
        <w:br/>
        <w:t xml:space="preserve">       </w:t>
      </w:r>
      <w:r w:rsidRPr="00CE10E8">
        <w:rPr>
          <w:rFonts w:ascii="Courier" w:hAnsi="Courier"/>
        </w:rPr>
        <w:t xml:space="preserve"> </w:t>
      </w:r>
      <w:hyperlink r:id="rId25" w:history="1">
        <w:r w:rsidRPr="00B10B33">
          <w:rPr>
            <w:rStyle w:val="Hyperlink"/>
            <w:rFonts w:ascii="Courier" w:hAnsi="Courier"/>
          </w:rPr>
          <w:t>https://www.arduino.cc/en/Main/Contribute</w:t>
        </w:r>
      </w:hyperlink>
      <w:r>
        <w:rPr>
          <w:rFonts w:ascii="Courier" w:hAnsi="Courier"/>
        </w:rPr>
        <w:br/>
      </w:r>
    </w:p>
    <w:p w14:paraId="4FBA9B90" w14:textId="77777777" w:rsidR="004358B3" w:rsidRDefault="004358B3" w:rsidP="004358B3">
      <w:pPr>
        <w:rPr>
          <w:rFonts w:ascii="Courier" w:hAnsi="Courier"/>
          <w:sz w:val="36"/>
          <w:szCs w:val="36"/>
          <w:u w:val="single"/>
        </w:rPr>
      </w:pPr>
    </w:p>
    <w:p w14:paraId="526FC61D" w14:textId="3D787759" w:rsidR="00C83733" w:rsidRPr="004358B3" w:rsidRDefault="00103ED4" w:rsidP="004358B3">
      <w:pPr>
        <w:pStyle w:val="Heading1"/>
        <w:rPr>
          <w:rFonts w:ascii="Courier" w:hAnsi="Courier"/>
          <w:sz w:val="36"/>
          <w:szCs w:val="36"/>
          <w:u w:val="single"/>
        </w:rPr>
      </w:pPr>
      <w:bookmarkStart w:id="588" w:name="_Toc94795580"/>
      <w:bookmarkStart w:id="589" w:name="_Toc94797588"/>
      <w:r>
        <w:t>Step 4: Gather / buy t</w:t>
      </w:r>
      <w:r w:rsidR="00C83733">
        <w:t>ools</w:t>
      </w:r>
      <w:bookmarkEnd w:id="588"/>
      <w:bookmarkEnd w:id="589"/>
    </w:p>
    <w:p w14:paraId="7A4BCB4A" w14:textId="77777777" w:rsidR="00C83733" w:rsidRDefault="00C83733" w:rsidP="00C83733"/>
    <w:p w14:paraId="4E22A3F4" w14:textId="77777777" w:rsidR="00C83733" w:rsidRPr="00C83733" w:rsidRDefault="00C83733" w:rsidP="00C83733">
      <w:pPr>
        <w:pStyle w:val="ListParagraph"/>
        <w:numPr>
          <w:ilvl w:val="0"/>
          <w:numId w:val="201"/>
        </w:numPr>
        <w:rPr>
          <w:rFonts w:ascii="Courier" w:hAnsi="Courier"/>
        </w:rPr>
      </w:pPr>
      <w:r w:rsidRPr="00C83733">
        <w:rPr>
          <w:rFonts w:ascii="Courier" w:hAnsi="Courier"/>
        </w:rPr>
        <w:t>Holding:</w:t>
      </w:r>
    </w:p>
    <w:p w14:paraId="21F89F9C" w14:textId="77777777" w:rsidR="00C83733" w:rsidRPr="00C83733" w:rsidRDefault="00C83733" w:rsidP="00C83733">
      <w:pPr>
        <w:pStyle w:val="ListParagraph"/>
        <w:numPr>
          <w:ilvl w:val="1"/>
          <w:numId w:val="201"/>
        </w:numPr>
        <w:rPr>
          <w:rFonts w:ascii="Courier" w:hAnsi="Courier"/>
        </w:rPr>
      </w:pPr>
      <w:r w:rsidRPr="00C83733">
        <w:rPr>
          <w:rFonts w:ascii="Courier" w:hAnsi="Courier"/>
        </w:rPr>
        <w:t>Vise</w:t>
      </w:r>
    </w:p>
    <w:p w14:paraId="5A0FE09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3rd hand tool with magnifying glass</w:t>
      </w:r>
    </w:p>
    <w:p w14:paraId="2E27CE2F" w14:textId="77777777" w:rsidR="00C83733" w:rsidRPr="00C83733" w:rsidRDefault="00C83733" w:rsidP="00C83733">
      <w:pPr>
        <w:pStyle w:val="ListParagraph"/>
        <w:numPr>
          <w:ilvl w:val="1"/>
          <w:numId w:val="201"/>
        </w:numPr>
        <w:rPr>
          <w:rFonts w:ascii="Courier" w:hAnsi="Courier"/>
        </w:rPr>
      </w:pPr>
      <w:r w:rsidRPr="00C83733">
        <w:rPr>
          <w:rFonts w:ascii="Courier" w:hAnsi="Courier"/>
        </w:rPr>
        <w:t>Tape (preferably Kapton, but Scotch ok)</w:t>
      </w:r>
    </w:p>
    <w:p w14:paraId="481DA5EF" w14:textId="77777777" w:rsidR="00C83733" w:rsidRPr="00C83733" w:rsidRDefault="00C83733" w:rsidP="00C83733">
      <w:pPr>
        <w:pStyle w:val="ListParagraph"/>
        <w:numPr>
          <w:ilvl w:val="1"/>
          <w:numId w:val="201"/>
        </w:numPr>
        <w:rPr>
          <w:rFonts w:ascii="Courier" w:hAnsi="Courier"/>
        </w:rPr>
      </w:pPr>
      <w:r w:rsidRPr="00C83733">
        <w:rPr>
          <w:rFonts w:ascii="Courier" w:hAnsi="Courier"/>
        </w:rPr>
        <w:t>Long/needle-nosed pliers</w:t>
      </w:r>
    </w:p>
    <w:p w14:paraId="347398E4" w14:textId="77777777" w:rsidR="00C83733" w:rsidRPr="00C83733" w:rsidRDefault="00C83733" w:rsidP="00C83733">
      <w:pPr>
        <w:pStyle w:val="ListParagraph"/>
        <w:numPr>
          <w:ilvl w:val="0"/>
          <w:numId w:val="201"/>
        </w:numPr>
        <w:rPr>
          <w:rFonts w:ascii="Courier" w:hAnsi="Courier"/>
        </w:rPr>
      </w:pPr>
      <w:r w:rsidRPr="00C83733">
        <w:rPr>
          <w:rFonts w:ascii="Courier" w:hAnsi="Courier"/>
        </w:rPr>
        <w:t>Soldering:</w:t>
      </w:r>
    </w:p>
    <w:p w14:paraId="51BD3F37"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C83733">
      <w:pPr>
        <w:pStyle w:val="ListParagraph"/>
        <w:numPr>
          <w:ilvl w:val="1"/>
          <w:numId w:val="201"/>
        </w:numPr>
        <w:rPr>
          <w:rFonts w:ascii="Courier" w:hAnsi="Courier"/>
        </w:rPr>
      </w:pPr>
      <w:r w:rsidRPr="00C83733">
        <w:rPr>
          <w:rFonts w:ascii="Courier" w:hAnsi="Courier"/>
        </w:rPr>
        <w:t>Tip cleaner</w:t>
      </w:r>
    </w:p>
    <w:p w14:paraId="79227E6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Rosin core solder</w:t>
      </w:r>
    </w:p>
    <w:p w14:paraId="3B58A9D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Solder sucker or solder wick</w:t>
      </w:r>
    </w:p>
    <w:p w14:paraId="53783E00" w14:textId="77777777" w:rsidR="00C83733" w:rsidRPr="00C83733" w:rsidRDefault="00C83733" w:rsidP="00C83733">
      <w:pPr>
        <w:pStyle w:val="ListParagraph"/>
        <w:numPr>
          <w:ilvl w:val="0"/>
          <w:numId w:val="201"/>
        </w:numPr>
        <w:rPr>
          <w:rFonts w:ascii="Courier" w:hAnsi="Courier"/>
        </w:rPr>
      </w:pPr>
      <w:r w:rsidRPr="00C83733">
        <w:rPr>
          <w:rFonts w:ascii="Courier" w:hAnsi="Courier"/>
        </w:rPr>
        <w:t>Cutting:</w:t>
      </w:r>
    </w:p>
    <w:p w14:paraId="46EF55E0" w14:textId="77777777" w:rsidR="00C83733" w:rsidRPr="00C83733" w:rsidRDefault="00C83733" w:rsidP="00C83733">
      <w:pPr>
        <w:pStyle w:val="ListParagraph"/>
        <w:numPr>
          <w:ilvl w:val="1"/>
          <w:numId w:val="201"/>
        </w:numPr>
        <w:rPr>
          <w:rFonts w:ascii="Courier" w:hAnsi="Courier"/>
        </w:rPr>
      </w:pPr>
      <w:r w:rsidRPr="00C83733">
        <w:rPr>
          <w:rFonts w:ascii="Courier" w:hAnsi="Courier"/>
        </w:rPr>
        <w:t>Utility knife</w:t>
      </w:r>
    </w:p>
    <w:p w14:paraId="66BE3DF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Coping saw (or hacksaw)</w:t>
      </w:r>
    </w:p>
    <w:p w14:paraId="2B5C843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Wire cutter (flush cut)</w:t>
      </w:r>
    </w:p>
    <w:p w14:paraId="174967D6" w14:textId="77777777" w:rsidR="00C83733" w:rsidRPr="00C83733" w:rsidRDefault="00C83733" w:rsidP="00C83733">
      <w:pPr>
        <w:pStyle w:val="ListParagraph"/>
        <w:numPr>
          <w:ilvl w:val="1"/>
          <w:numId w:val="201"/>
        </w:numPr>
        <w:rPr>
          <w:rFonts w:ascii="Courier" w:hAnsi="Courier"/>
        </w:rPr>
      </w:pPr>
      <w:r w:rsidRPr="00C83733">
        <w:rPr>
          <w:rFonts w:ascii="Courier" w:hAnsi="Courier"/>
        </w:rPr>
        <w:lastRenderedPageBreak/>
        <w:t>Wire stripper</w:t>
      </w:r>
    </w:p>
    <w:p w14:paraId="76212A25" w14:textId="77777777" w:rsidR="00C83733" w:rsidRPr="00C83733" w:rsidRDefault="00C83733" w:rsidP="00C83733">
      <w:pPr>
        <w:pStyle w:val="ListParagraph"/>
        <w:numPr>
          <w:ilvl w:val="0"/>
          <w:numId w:val="201"/>
        </w:numPr>
        <w:rPr>
          <w:rFonts w:ascii="Courier" w:hAnsi="Courier"/>
        </w:rPr>
      </w:pPr>
      <w:r w:rsidRPr="00C83733">
        <w:rPr>
          <w:rFonts w:ascii="Courier" w:hAnsi="Courier"/>
        </w:rPr>
        <w:t>Drilling:</w:t>
      </w:r>
    </w:p>
    <w:p w14:paraId="715AD07D" w14:textId="77777777" w:rsidR="00C83733" w:rsidRPr="00C83733" w:rsidRDefault="00C83733" w:rsidP="00C83733">
      <w:pPr>
        <w:pStyle w:val="ListParagraph"/>
        <w:numPr>
          <w:ilvl w:val="1"/>
          <w:numId w:val="201"/>
        </w:numPr>
        <w:rPr>
          <w:rFonts w:ascii="Courier" w:hAnsi="Courier"/>
        </w:rPr>
      </w:pPr>
      <w:r w:rsidRPr="00C83733">
        <w:rPr>
          <w:rFonts w:ascii="Courier" w:hAnsi="Courier"/>
        </w:rPr>
        <w:t>Drill</w:t>
      </w:r>
    </w:p>
    <w:p w14:paraId="43FD3FC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1/16" bit (pilot for 9/64")</w:t>
      </w:r>
    </w:p>
    <w:p w14:paraId="65846C37"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1/8" bit (Perma-Proto)</w:t>
      </w:r>
    </w:p>
    <w:p w14:paraId="2438594B" w14:textId="77777777" w:rsidR="00C83733" w:rsidRPr="00C83733" w:rsidRDefault="00C83733" w:rsidP="00C83733">
      <w:pPr>
        <w:pStyle w:val="ListParagraph"/>
        <w:numPr>
          <w:ilvl w:val="1"/>
          <w:numId w:val="201"/>
        </w:numPr>
        <w:rPr>
          <w:rFonts w:ascii="Courier" w:hAnsi="Courier"/>
        </w:rPr>
      </w:pPr>
      <w:r w:rsidRPr="00C83733">
        <w:rPr>
          <w:rFonts w:ascii="Courier" w:hAnsi="Courier"/>
        </w:rPr>
        <w:t>9/64" bit (standoffs)</w:t>
      </w:r>
    </w:p>
    <w:p w14:paraId="20C6478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11/64" bit (pilot for 13/64")</w:t>
      </w:r>
    </w:p>
    <w:p w14:paraId="71B298C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13/64" bit (binding posts)</w:t>
      </w:r>
    </w:p>
    <w:p w14:paraId="6B9BCD80" w14:textId="77777777" w:rsidR="00C83733" w:rsidRPr="00C83733" w:rsidRDefault="00C83733" w:rsidP="00C83733">
      <w:pPr>
        <w:pStyle w:val="ListParagraph"/>
        <w:numPr>
          <w:ilvl w:val="1"/>
          <w:numId w:val="201"/>
        </w:numPr>
        <w:rPr>
          <w:rFonts w:ascii="Courier" w:hAnsi="Courier"/>
        </w:rPr>
      </w:pPr>
      <w:r w:rsidRPr="00C83733">
        <w:rPr>
          <w:rFonts w:ascii="Courier" w:hAnsi="Courier"/>
        </w:rPr>
        <w:t xml:space="preserve">3/8" </w:t>
      </w:r>
      <w:proofErr w:type="spellStart"/>
      <w:r w:rsidRPr="00C83733">
        <w:rPr>
          <w:rFonts w:ascii="Courier" w:hAnsi="Courier"/>
        </w:rPr>
        <w:t>Forstner</w:t>
      </w:r>
      <w:proofErr w:type="spellEnd"/>
      <w:r w:rsidRPr="00C83733">
        <w:rPr>
          <w:rFonts w:ascii="Courier" w:hAnsi="Courier"/>
        </w:rPr>
        <w:t xml:space="preserve"> bit (preferred - USB cable hole)</w:t>
      </w:r>
    </w:p>
    <w:p w14:paraId="5327A527" w14:textId="77777777" w:rsidR="00C83733" w:rsidRPr="00C83733" w:rsidRDefault="00C83733" w:rsidP="00C83733">
      <w:pPr>
        <w:pStyle w:val="ListParagraph"/>
        <w:numPr>
          <w:ilvl w:val="0"/>
          <w:numId w:val="201"/>
        </w:numPr>
        <w:rPr>
          <w:rFonts w:ascii="Courier" w:hAnsi="Courier"/>
        </w:rPr>
      </w:pPr>
      <w:r w:rsidRPr="00C83733">
        <w:rPr>
          <w:rFonts w:ascii="Courier" w:hAnsi="Courier"/>
        </w:rPr>
        <w:t>Other:</w:t>
      </w:r>
    </w:p>
    <w:p w14:paraId="32F7BA89" w14:textId="77777777" w:rsidR="00C83733" w:rsidRPr="00C83733" w:rsidRDefault="00C83733" w:rsidP="00C83733">
      <w:pPr>
        <w:pStyle w:val="ListParagraph"/>
        <w:numPr>
          <w:ilvl w:val="1"/>
          <w:numId w:val="201"/>
        </w:numPr>
        <w:rPr>
          <w:rFonts w:ascii="Courier" w:hAnsi="Courier"/>
        </w:rPr>
      </w:pPr>
      <w:r w:rsidRPr="00C83733">
        <w:rPr>
          <w:rFonts w:ascii="Courier" w:hAnsi="Courier"/>
        </w:rPr>
        <w:t>Digital Multimeter (DMM)</w:t>
      </w:r>
    </w:p>
    <w:p w14:paraId="64BBECC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Small Phillips screwdriver</w:t>
      </w:r>
    </w:p>
    <w:p w14:paraId="1877E51D" w14:textId="77777777" w:rsidR="00C83733" w:rsidRPr="00C83733" w:rsidRDefault="00C83733" w:rsidP="00C83733">
      <w:pPr>
        <w:pStyle w:val="ListParagraph"/>
        <w:numPr>
          <w:ilvl w:val="1"/>
          <w:numId w:val="201"/>
        </w:numPr>
        <w:rPr>
          <w:rFonts w:ascii="Courier" w:hAnsi="Courier"/>
        </w:rPr>
      </w:pPr>
      <w:r w:rsidRPr="00C83733">
        <w:rPr>
          <w:rFonts w:ascii="Courier" w:hAnsi="Courier"/>
        </w:rPr>
        <w:t>9V battery</w:t>
      </w:r>
    </w:p>
    <w:p w14:paraId="48C2CB5F" w14:textId="4A9D5A4F" w:rsidR="00C83733" w:rsidRDefault="00C83733" w:rsidP="00C83733">
      <w:pPr>
        <w:pStyle w:val="ListParagraph"/>
        <w:numPr>
          <w:ilvl w:val="1"/>
          <w:numId w:val="201"/>
        </w:numPr>
        <w:rPr>
          <w:rFonts w:ascii="Courier" w:hAnsi="Courier"/>
        </w:rPr>
      </w:pPr>
      <w:r w:rsidRPr="00C83733">
        <w:rPr>
          <w:rFonts w:ascii="Courier" w:hAnsi="Courier"/>
        </w:rPr>
        <w:t>Sharpie</w:t>
      </w:r>
    </w:p>
    <w:p w14:paraId="3EBE5442" w14:textId="46CB36C5" w:rsidR="005774B2" w:rsidRDefault="005774B2" w:rsidP="00C83733">
      <w:pPr>
        <w:pStyle w:val="ListParagraph"/>
        <w:numPr>
          <w:ilvl w:val="1"/>
          <w:numId w:val="201"/>
        </w:numPr>
        <w:rPr>
          <w:rFonts w:ascii="Courier" w:hAnsi="Courier"/>
        </w:rPr>
      </w:pPr>
      <w:r>
        <w:rPr>
          <w:rFonts w:ascii="Courier" w:hAnsi="Courier"/>
        </w:rPr>
        <w:t>Ruler</w:t>
      </w:r>
    </w:p>
    <w:p w14:paraId="26B34783" w14:textId="210F3C62" w:rsidR="005774B2" w:rsidRPr="00C83733" w:rsidRDefault="005774B2" w:rsidP="00C83733">
      <w:pPr>
        <w:pStyle w:val="ListParagraph"/>
        <w:numPr>
          <w:ilvl w:val="1"/>
          <w:numId w:val="201"/>
        </w:numPr>
        <w:rPr>
          <w:rFonts w:ascii="Courier" w:hAnsi="Courier"/>
        </w:rPr>
      </w:pPr>
      <w:r>
        <w:rPr>
          <w:rFonts w:ascii="Courier" w:hAnsi="Courier"/>
        </w:rPr>
        <w:t>Water spray bottle</w:t>
      </w:r>
    </w:p>
    <w:p w14:paraId="185B1B14" w14:textId="72728A4B" w:rsidR="00042397" w:rsidRDefault="00C83733" w:rsidP="00C83733">
      <w:pPr>
        <w:pStyle w:val="Heading1"/>
      </w:pPr>
      <w:bookmarkStart w:id="590" w:name="_Toc94795581"/>
      <w:bookmarkStart w:id="591" w:name="_Toc94797589"/>
      <w:r>
        <w:t>Step 5: Modify Perma-Proto</w:t>
      </w:r>
      <w:bookmarkEnd w:id="590"/>
      <w:bookmarkEnd w:id="591"/>
      <w:r w:rsidR="001106DF" w:rsidRPr="001918D2">
        <w:br/>
      </w:r>
    </w:p>
    <w:p w14:paraId="3B8B37F0" w14:textId="77777777" w:rsidR="00C83733" w:rsidRPr="00A24C10" w:rsidRDefault="00C83733" w:rsidP="00C83733">
      <w:pPr>
        <w:rPr>
          <w:rFonts w:ascii="Courier" w:eastAsia="Times New Roman" w:hAnsi="Courier" w:cs="Times New Roman"/>
        </w:rPr>
      </w:pPr>
      <w:r w:rsidRPr="00F2149B">
        <w:rPr>
          <w:rFonts w:ascii="Courier" w:eastAsia="Times New Roman" w:hAnsi="Courier" w:cs="Arial"/>
          <w:shd w:val="clear" w:color="auto" w:fill="FFFFFF"/>
        </w:rPr>
        <w:t>The 1/2-size Perma-Proto is just a bit too long to fit in the baseball display case.</w:t>
      </w:r>
    </w:p>
    <w:p w14:paraId="5DDFF606" w14:textId="77777777" w:rsidR="00C83733" w:rsidRPr="00C83733" w:rsidRDefault="00C83733" w:rsidP="00C83733"/>
    <w:p w14:paraId="7A2A9272" w14:textId="167F0D9F" w:rsidR="00042397" w:rsidRPr="006554B7" w:rsidRDefault="00042397" w:rsidP="007B5C9C">
      <w:pPr>
        <w:pStyle w:val="ListParagraph"/>
        <w:numPr>
          <w:ilvl w:val="0"/>
          <w:numId w:val="3"/>
        </w:numPr>
        <w:rPr>
          <w:rFonts w:ascii="Courier" w:hAnsi="Courier"/>
        </w:rPr>
      </w:pPr>
      <w:r w:rsidRPr="006554B7">
        <w:rPr>
          <w:rFonts w:ascii="Courier" w:hAnsi="Courier"/>
          <w:b/>
          <w:sz w:val="28"/>
          <w:szCs w:val="28"/>
        </w:rPr>
        <w:t>Cut Perma-Proto to length</w:t>
      </w:r>
      <w:r w:rsidR="001918D2">
        <w:rPr>
          <w:rFonts w:ascii="Courier" w:hAnsi="Courier"/>
          <w:b/>
          <w:sz w:val="28"/>
          <w:szCs w:val="28"/>
        </w:rPr>
        <w:t>:</w:t>
      </w:r>
      <w:r w:rsidR="001106DF" w:rsidRPr="006554B7">
        <w:rPr>
          <w:rFonts w:ascii="Courier" w:hAnsi="Courier"/>
        </w:rPr>
        <w:br/>
      </w:r>
    </w:p>
    <w:p w14:paraId="4E412ADB" w14:textId="6290359F" w:rsidR="00042397" w:rsidRPr="005130CA" w:rsidRDefault="005130CA" w:rsidP="007B5C9C">
      <w:pPr>
        <w:pStyle w:val="ListParagraph"/>
        <w:numPr>
          <w:ilvl w:val="1"/>
          <w:numId w:val="2"/>
        </w:numPr>
        <w:rPr>
          <w:rFonts w:ascii="Courier" w:hAnsi="Courier"/>
        </w:rPr>
      </w:pPr>
      <w:r w:rsidRPr="005130CA">
        <w:rPr>
          <w:rFonts w:ascii="Courier" w:hAnsi="Courier"/>
        </w:rPr>
        <w:t>6.5cm</w:t>
      </w:r>
      <w:r w:rsidR="00042397" w:rsidRPr="005130CA">
        <w:rPr>
          <w:rFonts w:ascii="Courier" w:hAnsi="Courier"/>
        </w:rPr>
        <w:t xml:space="preserve"> (</w:t>
      </w:r>
      <w:r w:rsidR="00A815D8">
        <w:rPr>
          <w:rFonts w:ascii="Courier" w:hAnsi="Courier"/>
        </w:rPr>
        <w:t xml:space="preserve">cut </w:t>
      </w:r>
      <w:r w:rsidR="00042397" w:rsidRPr="005130CA">
        <w:rPr>
          <w:rFonts w:ascii="Courier" w:hAnsi="Courier"/>
        </w:rPr>
        <w:t>between row 24 and 25)</w:t>
      </w:r>
      <w:r w:rsidR="001918D2">
        <w:rPr>
          <w:rFonts w:ascii="Courier" w:hAnsi="Courier"/>
        </w:rPr>
        <w:t xml:space="preserve">   ___________</w:t>
      </w:r>
      <w:r w:rsidR="001106DF">
        <w:rPr>
          <w:rFonts w:ascii="Courier" w:hAnsi="Courier"/>
        </w:rPr>
        <w:br/>
      </w:r>
    </w:p>
    <w:p w14:paraId="3515EEBF" w14:textId="77777777" w:rsidR="00042397" w:rsidRPr="005130CA" w:rsidRDefault="00042397" w:rsidP="007B5C9C">
      <w:pPr>
        <w:pStyle w:val="ListParagraph"/>
        <w:numPr>
          <w:ilvl w:val="1"/>
          <w:numId w:val="2"/>
        </w:numPr>
        <w:rPr>
          <w:rFonts w:ascii="Courier" w:hAnsi="Courier"/>
        </w:rPr>
      </w:pPr>
      <w:r w:rsidRPr="005130CA">
        <w:rPr>
          <w:rFonts w:ascii="Courier" w:hAnsi="Courier"/>
        </w:rPr>
        <w:t>Score with knife on both sides, and then break off end</w:t>
      </w:r>
      <w:r w:rsidR="001106DF">
        <w:rPr>
          <w:rFonts w:ascii="Courier" w:hAnsi="Courier"/>
        </w:rPr>
        <w:br/>
      </w:r>
    </w:p>
    <w:p w14:paraId="2574F167" w14:textId="77777777" w:rsidR="00042397" w:rsidRPr="006554B7" w:rsidRDefault="00042397" w:rsidP="007B5C9C">
      <w:pPr>
        <w:pStyle w:val="ListParagraph"/>
        <w:numPr>
          <w:ilvl w:val="0"/>
          <w:numId w:val="3"/>
        </w:numPr>
        <w:rPr>
          <w:rFonts w:ascii="Courier" w:hAnsi="Courier"/>
          <w:b/>
          <w:sz w:val="28"/>
          <w:szCs w:val="28"/>
        </w:rPr>
      </w:pPr>
      <w:r w:rsidRPr="006554B7">
        <w:rPr>
          <w:rFonts w:ascii="Courier" w:hAnsi="Courier"/>
          <w:b/>
          <w:sz w:val="28"/>
          <w:szCs w:val="28"/>
        </w:rPr>
        <w:t>Drill new mounting hole in cut-off end of Perma-Proto</w:t>
      </w:r>
      <w:r w:rsidR="001106DF" w:rsidRPr="006554B7">
        <w:rPr>
          <w:rFonts w:ascii="Courier" w:hAnsi="Courier"/>
          <w:b/>
          <w:sz w:val="28"/>
          <w:szCs w:val="28"/>
        </w:rPr>
        <w:t>:</w:t>
      </w:r>
      <w:r w:rsidR="001106DF" w:rsidRPr="006554B7">
        <w:rPr>
          <w:rFonts w:ascii="Courier" w:hAnsi="Courier"/>
          <w:b/>
          <w:sz w:val="28"/>
          <w:szCs w:val="28"/>
        </w:rPr>
        <w:br/>
      </w:r>
    </w:p>
    <w:p w14:paraId="125DB1FF" w14:textId="77777777" w:rsidR="00042397" w:rsidRDefault="005130CA" w:rsidP="007B5C9C">
      <w:pPr>
        <w:pStyle w:val="ListParagraph"/>
        <w:numPr>
          <w:ilvl w:val="1"/>
          <w:numId w:val="2"/>
        </w:numPr>
        <w:rPr>
          <w:rFonts w:ascii="Courier" w:hAnsi="Courier"/>
        </w:rPr>
      </w:pPr>
      <w:r w:rsidRPr="005130CA">
        <w:rPr>
          <w:rFonts w:ascii="Courier" w:hAnsi="Courier"/>
        </w:rPr>
        <w:t>1/8" bit, ~5.5cm</w:t>
      </w:r>
      <w:r w:rsidR="00042397" w:rsidRPr="005130CA">
        <w:rPr>
          <w:rFonts w:ascii="Courier" w:hAnsi="Courier"/>
        </w:rPr>
        <w:t xml:space="preserve"> between hole </w:t>
      </w:r>
      <w:proofErr w:type="gramStart"/>
      <w:r w:rsidR="00042397" w:rsidRPr="005130CA">
        <w:rPr>
          <w:rFonts w:ascii="Courier" w:hAnsi="Courier"/>
        </w:rPr>
        <w:t>centers</w:t>
      </w:r>
      <w:r w:rsidR="001106DF">
        <w:rPr>
          <w:rFonts w:ascii="Courier" w:hAnsi="Courier"/>
        </w:rPr>
        <w:t xml:space="preserve">  _</w:t>
      </w:r>
      <w:proofErr w:type="gramEnd"/>
      <w:r w:rsidR="001106DF">
        <w:rPr>
          <w:rFonts w:ascii="Courier" w:hAnsi="Courier"/>
        </w:rPr>
        <w:t>________</w:t>
      </w:r>
      <w:r w:rsidR="001106DF">
        <w:rPr>
          <w:rFonts w:ascii="Courier" w:hAnsi="Courier"/>
        </w:rPr>
        <w:br/>
      </w:r>
    </w:p>
    <w:p w14:paraId="2F82323E" w14:textId="2DBF261B" w:rsidR="00042397" w:rsidRPr="00C83733" w:rsidRDefault="00C83733" w:rsidP="00C83733">
      <w:pPr>
        <w:pStyle w:val="Heading1"/>
      </w:pPr>
      <w:bookmarkStart w:id="592" w:name="_Toc94795582"/>
      <w:bookmarkStart w:id="593" w:name="_Toc94797590"/>
      <w:r>
        <w:t xml:space="preserve">Step 6: </w:t>
      </w:r>
      <w:r w:rsidR="00103ED4">
        <w:t>Manually test the relay m</w:t>
      </w:r>
      <w:r>
        <w:t>odule</w:t>
      </w:r>
      <w:bookmarkEnd w:id="592"/>
      <w:bookmarkEnd w:id="593"/>
      <w:r w:rsidR="001106DF" w:rsidRPr="00C83733">
        <w:rPr>
          <w:rFonts w:ascii="Courier" w:hAnsi="Courier"/>
          <w:sz w:val="28"/>
          <w:szCs w:val="28"/>
        </w:rPr>
        <w:br/>
      </w:r>
    </w:p>
    <w:p w14:paraId="30CE4D9D" w14:textId="3797BD42" w:rsidR="00042397" w:rsidRPr="00C83733" w:rsidRDefault="00103ED4" w:rsidP="00C83733">
      <w:pPr>
        <w:ind w:left="100"/>
        <w:rPr>
          <w:rFonts w:ascii="Courier" w:hAnsi="Courier"/>
        </w:rPr>
      </w:pPr>
      <w:r>
        <w:rPr>
          <w:rFonts w:ascii="Courier" w:hAnsi="Courier"/>
        </w:rPr>
        <w:t xml:space="preserve">This </w:t>
      </w:r>
      <w:r w:rsidR="00042397" w:rsidRPr="00C83733">
        <w:rPr>
          <w:rFonts w:ascii="Courier" w:hAnsi="Courier"/>
        </w:rPr>
        <w:t>will confirm that your relay module is the correct type and that it is functional</w:t>
      </w:r>
      <w:r>
        <w:rPr>
          <w:rFonts w:ascii="Courier" w:hAnsi="Courier"/>
        </w:rPr>
        <w:t>.</w:t>
      </w:r>
      <w:r w:rsidR="001106DF" w:rsidRPr="00C83733">
        <w:rPr>
          <w:rFonts w:ascii="Courier" w:hAnsi="Courier"/>
        </w:rPr>
        <w:br/>
      </w:r>
    </w:p>
    <w:p w14:paraId="758458BF" w14:textId="77777777" w:rsidR="00042397" w:rsidRPr="005130CA" w:rsidRDefault="00042397" w:rsidP="00C83733">
      <w:pPr>
        <w:pStyle w:val="ListParagraph"/>
        <w:numPr>
          <w:ilvl w:val="1"/>
          <w:numId w:val="2"/>
        </w:numPr>
        <w:ind w:left="460"/>
        <w:rPr>
          <w:rFonts w:ascii="Courier" w:hAnsi="Courier"/>
        </w:rPr>
      </w:pPr>
      <w:r w:rsidRPr="005130CA">
        <w:rPr>
          <w:rFonts w:ascii="Courier" w:hAnsi="Courier"/>
        </w:rPr>
        <w:t>With Arduino powered off:</w:t>
      </w:r>
      <w:r w:rsidR="001106DF">
        <w:rPr>
          <w:rFonts w:ascii="Courier" w:hAnsi="Courier"/>
        </w:rPr>
        <w:br/>
      </w:r>
    </w:p>
    <w:p w14:paraId="714D99FC" w14:textId="53700F02" w:rsidR="00042397" w:rsidRPr="005130CA" w:rsidRDefault="00042397" w:rsidP="00C83733">
      <w:pPr>
        <w:pStyle w:val="ListParagraph"/>
        <w:numPr>
          <w:ilvl w:val="2"/>
          <w:numId w:val="18"/>
        </w:numPr>
        <w:ind w:left="1240"/>
        <w:rPr>
          <w:rFonts w:ascii="Courier" w:hAnsi="Courier"/>
        </w:rPr>
      </w:pPr>
      <w:r w:rsidRPr="005130CA">
        <w:rPr>
          <w:rFonts w:ascii="Courier" w:hAnsi="Courier"/>
        </w:rPr>
        <w:lastRenderedPageBreak/>
        <w:t xml:space="preserve">Connect relay </w:t>
      </w:r>
      <w:r w:rsidR="00385AC8">
        <w:rPr>
          <w:rFonts w:ascii="Courier" w:hAnsi="Courier"/>
        </w:rPr>
        <w:t xml:space="preserve">module </w:t>
      </w:r>
      <w:r w:rsidRPr="005130CA">
        <w:rPr>
          <w:rFonts w:ascii="Courier" w:hAnsi="Courier"/>
        </w:rPr>
        <w:t xml:space="preserve">GND to Arduino GND with female-to-male </w:t>
      </w:r>
      <w:proofErr w:type="gramStart"/>
      <w:r w:rsidRPr="005130CA">
        <w:rPr>
          <w:rFonts w:ascii="Courier" w:hAnsi="Courier"/>
        </w:rPr>
        <w:t>jumper</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49194977" w14:textId="0CFC98D2" w:rsidR="00042397" w:rsidRPr="005130CA" w:rsidRDefault="00042397" w:rsidP="00C83733">
      <w:pPr>
        <w:pStyle w:val="ListParagraph"/>
        <w:numPr>
          <w:ilvl w:val="2"/>
          <w:numId w:val="18"/>
        </w:numPr>
        <w:ind w:left="1240"/>
        <w:rPr>
          <w:rFonts w:ascii="Courier" w:hAnsi="Courier"/>
        </w:rPr>
      </w:pPr>
      <w:r w:rsidRPr="005130CA">
        <w:rPr>
          <w:rFonts w:ascii="Courier" w:hAnsi="Courier"/>
        </w:rPr>
        <w:t xml:space="preserve">Connect relay </w:t>
      </w:r>
      <w:r w:rsidR="00385AC8">
        <w:rPr>
          <w:rFonts w:ascii="Courier" w:hAnsi="Courier"/>
        </w:rPr>
        <w:t xml:space="preserve">module </w:t>
      </w:r>
      <w:r w:rsidRPr="005130CA">
        <w:rPr>
          <w:rFonts w:ascii="Courier" w:hAnsi="Courier"/>
        </w:rPr>
        <w:t xml:space="preserve">VCC to Arduino 5V with female-to-male </w:t>
      </w:r>
      <w:proofErr w:type="gramStart"/>
      <w:r w:rsidRPr="005130CA">
        <w:rPr>
          <w:rFonts w:ascii="Courier" w:hAnsi="Courier"/>
        </w:rPr>
        <w:t>jumper</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6A2429E1" w14:textId="517F62A4" w:rsidR="00042397" w:rsidRPr="005130CA" w:rsidRDefault="00042397" w:rsidP="00C83733">
      <w:pPr>
        <w:pStyle w:val="ListParagraph"/>
        <w:numPr>
          <w:ilvl w:val="2"/>
          <w:numId w:val="18"/>
        </w:numPr>
        <w:ind w:left="1240"/>
        <w:rPr>
          <w:rFonts w:ascii="Courier" w:hAnsi="Courier"/>
        </w:rPr>
      </w:pPr>
      <w:r w:rsidRPr="005130CA">
        <w:rPr>
          <w:rFonts w:ascii="Courier" w:hAnsi="Courier"/>
        </w:rPr>
        <w:t xml:space="preserve">Connect female-to-male jumper to relay </w:t>
      </w:r>
      <w:r w:rsidR="00385AC8">
        <w:rPr>
          <w:rFonts w:ascii="Courier" w:hAnsi="Courier"/>
        </w:rPr>
        <w:t xml:space="preserve">module </w:t>
      </w:r>
      <w:r w:rsidRPr="005130CA">
        <w:rPr>
          <w:rFonts w:ascii="Courier" w:hAnsi="Courier"/>
        </w:rPr>
        <w:t xml:space="preserve">IN (male end not </w:t>
      </w:r>
      <w:proofErr w:type="gramStart"/>
      <w:r w:rsidRPr="005130CA">
        <w:rPr>
          <w:rFonts w:ascii="Courier" w:hAnsi="Courier"/>
        </w:rPr>
        <w:t>connected)</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086779CE" w14:textId="3B34F5B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Arduino to laptop with USB cable</w:t>
      </w:r>
      <w:r w:rsidR="00866F54">
        <w:rPr>
          <w:rFonts w:ascii="Courier" w:hAnsi="Courier"/>
        </w:rPr>
        <w:t>:</w:t>
      </w:r>
      <w:r w:rsidR="001106DF">
        <w:rPr>
          <w:rFonts w:ascii="Courier" w:hAnsi="Courier"/>
        </w:rPr>
        <w:br/>
      </w:r>
    </w:p>
    <w:p w14:paraId="04B877E1" w14:textId="77777777" w:rsidR="00042397" w:rsidRPr="005130CA" w:rsidRDefault="00042397" w:rsidP="00C83733">
      <w:pPr>
        <w:pStyle w:val="ListParagraph"/>
        <w:numPr>
          <w:ilvl w:val="2"/>
          <w:numId w:val="19"/>
        </w:numPr>
        <w:ind w:left="1240"/>
        <w:rPr>
          <w:rFonts w:ascii="Courier" w:hAnsi="Courier"/>
        </w:rPr>
      </w:pPr>
      <w:r w:rsidRPr="005130CA">
        <w:rPr>
          <w:rFonts w:ascii="Courier" w:hAnsi="Courier"/>
        </w:rPr>
        <w:t xml:space="preserve">Arduino: green LED should be </w:t>
      </w:r>
      <w:proofErr w:type="gramStart"/>
      <w:r w:rsidRPr="005130CA">
        <w:rPr>
          <w:rFonts w:ascii="Courier" w:hAnsi="Courier"/>
        </w:rPr>
        <w:t>on</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33DBB460" w14:textId="44A1FB27" w:rsidR="00042397" w:rsidRPr="005130CA" w:rsidRDefault="00042397" w:rsidP="00C83733">
      <w:pPr>
        <w:pStyle w:val="ListParagraph"/>
        <w:numPr>
          <w:ilvl w:val="2"/>
          <w:numId w:val="19"/>
        </w:numPr>
        <w:ind w:left="1240"/>
        <w:rPr>
          <w:rFonts w:ascii="Courier" w:hAnsi="Courier"/>
        </w:rPr>
      </w:pPr>
      <w:r w:rsidRPr="005130CA">
        <w:rPr>
          <w:rFonts w:ascii="Courier" w:hAnsi="Courier"/>
        </w:rPr>
        <w:t>Arduino: yellow LED should be blinking once per second (assuming fresh-</w:t>
      </w:r>
      <w:proofErr w:type="spellStart"/>
      <w:r w:rsidRPr="005130CA">
        <w:rPr>
          <w:rFonts w:ascii="Courier" w:hAnsi="Courier"/>
        </w:rPr>
        <w:t>out-of</w:t>
      </w:r>
      <w:proofErr w:type="spellEnd"/>
      <w:r w:rsidRPr="005130CA">
        <w:rPr>
          <w:rFonts w:ascii="Courier" w:hAnsi="Courier"/>
        </w:rPr>
        <w:t xml:space="preserve"> box Arduino, runn</w:t>
      </w:r>
      <w:r w:rsidR="00940838">
        <w:rPr>
          <w:rFonts w:ascii="Courier" w:hAnsi="Courier"/>
        </w:rPr>
        <w:t>ing the default "B</w:t>
      </w:r>
      <w:r w:rsidR="002A1997">
        <w:rPr>
          <w:rFonts w:ascii="Courier" w:hAnsi="Courier"/>
        </w:rPr>
        <w:t xml:space="preserve">link" </w:t>
      </w:r>
      <w:proofErr w:type="gramStart"/>
      <w:r w:rsidR="002A1997">
        <w:rPr>
          <w:rFonts w:ascii="Courier" w:hAnsi="Courier"/>
        </w:rPr>
        <w:t>sketch)</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0EA3A537" w14:textId="1EF809D1" w:rsidR="00042397" w:rsidRPr="005130CA" w:rsidRDefault="00042397" w:rsidP="00C83733">
      <w:pPr>
        <w:pStyle w:val="ListParagraph"/>
        <w:numPr>
          <w:ilvl w:val="2"/>
          <w:numId w:val="19"/>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xml:space="preserve">: red LED should be on, green LED should be </w:t>
      </w:r>
      <w:proofErr w:type="gramStart"/>
      <w:r w:rsidRPr="005130CA">
        <w:rPr>
          <w:rFonts w:ascii="Courier" w:hAnsi="Courier"/>
        </w:rPr>
        <w:t>off</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3705D665" w14:textId="2C9D6168" w:rsidR="00042397" w:rsidRPr="005130CA" w:rsidRDefault="00042397" w:rsidP="00C83733">
      <w:pPr>
        <w:pStyle w:val="ListParagraph"/>
        <w:numPr>
          <w:ilvl w:val="2"/>
          <w:numId w:val="19"/>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C (middle) terminal should have continuity with NC</w:t>
      </w:r>
      <w:r w:rsidR="00326E27">
        <w:rPr>
          <w:rFonts w:ascii="Courier" w:hAnsi="Courier"/>
        </w:rPr>
        <w:t xml:space="preserve"> </w:t>
      </w:r>
      <w:r w:rsidRPr="005130CA">
        <w:rPr>
          <w:rFonts w:ascii="Courier" w:hAnsi="Courier"/>
        </w:rPr>
        <w:t>(bottom) terminal and no</w:t>
      </w:r>
      <w:r w:rsidR="00866F54">
        <w:rPr>
          <w:rFonts w:ascii="Courier" w:hAnsi="Courier"/>
        </w:rPr>
        <w:t xml:space="preserve"> </w:t>
      </w:r>
      <w:r w:rsidRPr="005130CA">
        <w:rPr>
          <w:rFonts w:ascii="Courier" w:hAnsi="Courier"/>
        </w:rPr>
        <w:t xml:space="preserve">continuity with NO (top) </w:t>
      </w:r>
      <w:proofErr w:type="gramStart"/>
      <w:r w:rsidRPr="005130CA">
        <w:rPr>
          <w:rFonts w:ascii="Courier" w:hAnsi="Courier"/>
        </w:rPr>
        <w:t>terminal</w:t>
      </w:r>
      <w:r w:rsidR="005130CA" w:rsidRPr="005130CA">
        <w:rPr>
          <w:rFonts w:ascii="Courier" w:hAnsi="Courier"/>
        </w:rPr>
        <w:t xml:space="preserve">  _</w:t>
      </w:r>
      <w:proofErr w:type="gramEnd"/>
      <w:r w:rsidR="005130CA" w:rsidRPr="005130CA">
        <w:rPr>
          <w:rFonts w:ascii="Courier" w:hAnsi="Courier"/>
        </w:rPr>
        <w:t>__________</w:t>
      </w:r>
      <w:r w:rsidR="00866F54">
        <w:rPr>
          <w:rFonts w:ascii="Courier" w:hAnsi="Courier"/>
        </w:rPr>
        <w:br/>
      </w:r>
    </w:p>
    <w:p w14:paraId="75FEA8FF" w14:textId="2CAE9B63"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the male end of the jumper from the relay</w:t>
      </w:r>
      <w:r w:rsidR="00385AC8">
        <w:rPr>
          <w:rFonts w:ascii="Courier" w:hAnsi="Courier"/>
        </w:rPr>
        <w:t xml:space="preserve"> module</w:t>
      </w:r>
      <w:r w:rsidRPr="005130CA">
        <w:rPr>
          <w:rFonts w:ascii="Courier" w:hAnsi="Courier"/>
        </w:rPr>
        <w:t xml:space="preserve"> IN pin to the GND socket near the blinking yellow LED on the </w:t>
      </w:r>
      <w:proofErr w:type="gramStart"/>
      <w:r w:rsidRPr="005130CA">
        <w:rPr>
          <w:rFonts w:ascii="Courier" w:hAnsi="Courier"/>
        </w:rPr>
        <w:t>Arduino</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45A62357" w14:textId="418BFF2E" w:rsidR="00042397" w:rsidRPr="005130CA" w:rsidRDefault="00042397" w:rsidP="00C83733">
      <w:pPr>
        <w:pStyle w:val="ListParagraph"/>
        <w:numPr>
          <w:ilvl w:val="2"/>
          <w:numId w:val="20"/>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xml:space="preserve">: should click and green LED should come </w:t>
      </w:r>
      <w:proofErr w:type="gramStart"/>
      <w:r w:rsidRPr="005130CA">
        <w:rPr>
          <w:rFonts w:ascii="Courier" w:hAnsi="Courier"/>
        </w:rPr>
        <w:t>on</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11A69F3E" w14:textId="32C955DD" w:rsidR="00042397" w:rsidRPr="005130CA" w:rsidRDefault="00042397" w:rsidP="00C83733">
      <w:pPr>
        <w:pStyle w:val="ListParagraph"/>
        <w:numPr>
          <w:ilvl w:val="2"/>
          <w:numId w:val="20"/>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xml:space="preserve">: C (middle) terminal should have continuity with NO (top) terminal and no continuity with NC (bottom) </w:t>
      </w:r>
      <w:proofErr w:type="gramStart"/>
      <w:r w:rsidRPr="005130CA">
        <w:rPr>
          <w:rFonts w:ascii="Courier" w:hAnsi="Courier"/>
        </w:rPr>
        <w:t>terminal</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4037D0CF" w14:textId="70EFC41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the male end of the jumper from the relay</w:t>
      </w:r>
      <w:r w:rsidR="00385AC8">
        <w:rPr>
          <w:rFonts w:ascii="Courier" w:hAnsi="Courier"/>
        </w:rPr>
        <w:t xml:space="preserve"> module</w:t>
      </w:r>
      <w:r w:rsidRPr="005130CA">
        <w:rPr>
          <w:rFonts w:ascii="Courier" w:hAnsi="Courier"/>
        </w:rPr>
        <w:t xml:space="preserve"> IN pin to the "13" socket near the blinking yellow LED on the </w:t>
      </w:r>
      <w:proofErr w:type="gramStart"/>
      <w:r w:rsidRPr="005130CA">
        <w:rPr>
          <w:rFonts w:ascii="Courier" w:hAnsi="Courier"/>
        </w:rPr>
        <w:t>Arduino</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38527363" w14:textId="3941B6A3" w:rsidR="00042397" w:rsidRPr="005130CA" w:rsidRDefault="00042397" w:rsidP="00C83733">
      <w:pPr>
        <w:pStyle w:val="ListParagraph"/>
        <w:numPr>
          <w:ilvl w:val="2"/>
          <w:numId w:val="21"/>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xml:space="preserve">: should click once per </w:t>
      </w:r>
      <w:proofErr w:type="gramStart"/>
      <w:r w:rsidRPr="005130CA">
        <w:rPr>
          <w:rFonts w:ascii="Courier" w:hAnsi="Courier"/>
        </w:rPr>
        <w:t>second</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4E215CCE" w14:textId="29086BCD" w:rsidR="00042397" w:rsidRPr="005130CA" w:rsidRDefault="00042397" w:rsidP="00C83733">
      <w:pPr>
        <w:pStyle w:val="ListParagraph"/>
        <w:numPr>
          <w:ilvl w:val="2"/>
          <w:numId w:val="21"/>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xml:space="preserve">: green LED should blink exactly opposite from the Arduino's yellow </w:t>
      </w:r>
      <w:proofErr w:type="gramStart"/>
      <w:r w:rsidRPr="005130CA">
        <w:rPr>
          <w:rFonts w:ascii="Courier" w:hAnsi="Courier"/>
        </w:rPr>
        <w:t>LED</w:t>
      </w:r>
      <w:r w:rsidR="005130CA" w:rsidRPr="005130CA">
        <w:rPr>
          <w:rFonts w:ascii="Courier" w:hAnsi="Courier"/>
        </w:rPr>
        <w:t xml:space="preserve">  _</w:t>
      </w:r>
      <w:proofErr w:type="gramEnd"/>
      <w:r w:rsidR="005130CA" w:rsidRPr="005130CA">
        <w:rPr>
          <w:rFonts w:ascii="Courier" w:hAnsi="Courier"/>
        </w:rPr>
        <w:t>__________</w:t>
      </w:r>
    </w:p>
    <w:p w14:paraId="70F21B62" w14:textId="77777777" w:rsidR="00E820DC" w:rsidRDefault="00E820DC" w:rsidP="00042397">
      <w:pPr>
        <w:ind w:left="360"/>
        <w:rPr>
          <w:rFonts w:ascii="Courier" w:hAnsi="Courier"/>
        </w:rPr>
      </w:pPr>
    </w:p>
    <w:p w14:paraId="608C5165" w14:textId="77777777" w:rsidR="005774B2" w:rsidRPr="005130CA" w:rsidRDefault="005774B2" w:rsidP="00042397">
      <w:pPr>
        <w:ind w:left="360"/>
        <w:rPr>
          <w:rFonts w:ascii="Courier" w:hAnsi="Courier"/>
        </w:rPr>
      </w:pPr>
    </w:p>
    <w:p w14:paraId="1311628F" w14:textId="5165A133" w:rsidR="005130CA" w:rsidRDefault="00C83733" w:rsidP="00C83733">
      <w:pPr>
        <w:pStyle w:val="Heading1"/>
      </w:pPr>
      <w:bookmarkStart w:id="594" w:name="_Toc94795583"/>
      <w:bookmarkStart w:id="595" w:name="_Toc94797591"/>
      <w:r>
        <w:lastRenderedPageBreak/>
        <w:t>Step 7: Prepare for Soldering</w:t>
      </w:r>
      <w:bookmarkEnd w:id="594"/>
      <w:bookmarkEnd w:id="595"/>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75350193" w14:textId="77777777" w:rsidR="005130CA" w:rsidRPr="005130CA" w:rsidRDefault="005130CA" w:rsidP="005130CA">
      <w:pPr>
        <w:ind w:left="360"/>
        <w:rPr>
          <w:rFonts w:ascii="Courier" w:hAnsi="Courier"/>
        </w:rPr>
      </w:pPr>
      <w:r w:rsidRPr="005130CA">
        <w:rPr>
          <w:rFonts w:ascii="Courier" w:hAnsi="Courier"/>
        </w:rPr>
        <w:t xml:space="preserve">  </w:t>
      </w:r>
    </w:p>
    <w:p w14:paraId="0D8A5CF7" w14:textId="77777777" w:rsidR="005130CA" w:rsidRPr="005130CA" w:rsidRDefault="005130CA" w:rsidP="007B5C9C">
      <w:pPr>
        <w:pStyle w:val="ListParagraph"/>
        <w:numPr>
          <w:ilvl w:val="0"/>
          <w:numId w:val="4"/>
        </w:numPr>
        <w:rPr>
          <w:rFonts w:ascii="Courier" w:hAnsi="Courier"/>
        </w:rPr>
      </w:pPr>
      <w:r w:rsidRPr="005130CA">
        <w:rPr>
          <w:rFonts w:ascii="Courier" w:hAnsi="Courier"/>
        </w:rPr>
        <w:t>Order is important:</w:t>
      </w:r>
    </w:p>
    <w:p w14:paraId="101D2D40" w14:textId="77777777" w:rsidR="005130CA" w:rsidRPr="005130CA" w:rsidRDefault="005130CA" w:rsidP="005130CA">
      <w:pPr>
        <w:ind w:left="360"/>
        <w:rPr>
          <w:rFonts w:ascii="Courier" w:hAnsi="Courier"/>
        </w:rPr>
      </w:pPr>
      <w:r w:rsidRPr="005130CA">
        <w:rPr>
          <w:rFonts w:ascii="Courier" w:hAnsi="Courier"/>
        </w:rPr>
        <w:t xml:space="preserve">     </w:t>
      </w:r>
    </w:p>
    <w:p w14:paraId="4A5DA899"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Avoids earlier steps obstructing later steps</w:t>
      </w:r>
    </w:p>
    <w:p w14:paraId="0619BFD7" w14:textId="77777777" w:rsidR="005130CA" w:rsidRPr="005130CA" w:rsidRDefault="005130CA" w:rsidP="007B5C9C">
      <w:pPr>
        <w:ind w:left="200" w:firstLine="1000"/>
        <w:rPr>
          <w:rFonts w:ascii="Courier" w:hAnsi="Courier"/>
        </w:rPr>
      </w:pPr>
    </w:p>
    <w:p w14:paraId="24E14ECF"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Avoids melting insulation of already-soldered wires</w:t>
      </w:r>
    </w:p>
    <w:p w14:paraId="72991B69" w14:textId="77777777" w:rsidR="005130CA" w:rsidRPr="005130CA" w:rsidRDefault="005130CA" w:rsidP="007B5C9C">
      <w:pPr>
        <w:ind w:left="200" w:firstLine="1000"/>
        <w:rPr>
          <w:rFonts w:ascii="Courier" w:hAnsi="Courier"/>
        </w:rPr>
      </w:pPr>
    </w:p>
    <w:p w14:paraId="76BD7E88"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Minimizes time by batching as many solder joints as possible into a single "step"</w:t>
      </w:r>
    </w:p>
    <w:p w14:paraId="5EAC1D1E" w14:textId="77777777" w:rsidR="005130CA" w:rsidRPr="005130CA" w:rsidRDefault="005130CA" w:rsidP="005130CA">
      <w:pPr>
        <w:ind w:left="360"/>
        <w:rPr>
          <w:rFonts w:ascii="Courier" w:hAnsi="Courier"/>
        </w:rPr>
      </w:pPr>
      <w:r w:rsidRPr="005130CA">
        <w:rPr>
          <w:rFonts w:ascii="Courier" w:hAnsi="Courier"/>
        </w:rPr>
        <w:t xml:space="preserve">         </w:t>
      </w:r>
    </w:p>
    <w:p w14:paraId="0BE5EF87" w14:textId="233A5778" w:rsidR="005130CA" w:rsidRPr="005130CA" w:rsidRDefault="005130CA" w:rsidP="007B5C9C">
      <w:pPr>
        <w:pStyle w:val="ListParagraph"/>
        <w:numPr>
          <w:ilvl w:val="0"/>
          <w:numId w:val="5"/>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2AF7416F" w:rsidR="005130CA" w:rsidRDefault="00855FB7" w:rsidP="005130CA">
      <w:pPr>
        <w:ind w:left="360"/>
        <w:rPr>
          <w:rFonts w:ascii="Courier" w:hAnsi="Courier"/>
        </w:rPr>
      </w:pPr>
      <w:hyperlink r:id="rId26" w:history="1">
        <w:r w:rsidR="005130CA" w:rsidRPr="005130CA">
          <w:rPr>
            <w:rStyle w:val="Hyperlink"/>
            <w:rFonts w:ascii="Courier" w:hAnsi="Courier"/>
          </w:rPr>
          <w:t>https://learn.adafruit.com/adafruit-guide-excellent-soldering/common-problems</w:t>
        </w:r>
      </w:hyperlink>
    </w:p>
    <w:p w14:paraId="449A6F27" w14:textId="77777777" w:rsidR="005130CA" w:rsidRPr="005130CA" w:rsidRDefault="005130CA" w:rsidP="005130CA">
      <w:pPr>
        <w:ind w:left="360"/>
        <w:rPr>
          <w:rFonts w:ascii="Courier" w:hAnsi="Courier"/>
        </w:rPr>
      </w:pPr>
      <w:r w:rsidRPr="005130CA">
        <w:rPr>
          <w:rFonts w:ascii="Courier" w:hAnsi="Courier"/>
        </w:rPr>
        <w:t xml:space="preserve">       </w:t>
      </w:r>
    </w:p>
    <w:p w14:paraId="73A6F199" w14:textId="77777777" w:rsidR="005130CA" w:rsidRDefault="005130CA" w:rsidP="007B5C9C">
      <w:pPr>
        <w:pStyle w:val="ListParagraph"/>
        <w:numPr>
          <w:ilvl w:val="0"/>
          <w:numId w:val="6"/>
        </w:numPr>
        <w:rPr>
          <w:rFonts w:ascii="Courier" w:hAnsi="Courier"/>
        </w:rPr>
      </w:pPr>
      <w:r w:rsidRPr="005130CA">
        <w:rPr>
          <w:rFonts w:ascii="Courier" w:hAnsi="Courier"/>
        </w:rPr>
        <w:t>If you need practice soldering, use the scrap end of the Perma-Proto</w:t>
      </w:r>
    </w:p>
    <w:p w14:paraId="10812C51" w14:textId="77777777" w:rsidR="00143F00" w:rsidRDefault="00143F00" w:rsidP="00143F00">
      <w:pPr>
        <w:pStyle w:val="ListParagraph"/>
        <w:ind w:left="1080"/>
        <w:rPr>
          <w:rFonts w:ascii="Courier" w:hAnsi="Courier"/>
        </w:rPr>
      </w:pPr>
    </w:p>
    <w:p w14:paraId="10F67301" w14:textId="3306F087" w:rsidR="00143F00" w:rsidRDefault="00143F00" w:rsidP="007B5C9C">
      <w:pPr>
        <w:pStyle w:val="ListParagraph"/>
        <w:numPr>
          <w:ilvl w:val="0"/>
          <w:numId w:val="6"/>
        </w:numPr>
        <w:rPr>
          <w:rFonts w:ascii="Courier" w:hAnsi="Courier"/>
        </w:rPr>
      </w:pPr>
      <w:r>
        <w:rPr>
          <w:rFonts w:ascii="Courier" w:hAnsi="Courier"/>
        </w:rPr>
        <w:t>Solder bridges between holes in different numbered rows (</w:t>
      </w:r>
      <w:proofErr w:type="gramStart"/>
      <w:r>
        <w:rPr>
          <w:rFonts w:ascii="Courier" w:hAnsi="Courier"/>
        </w:rPr>
        <w:t>e.g.</w:t>
      </w:r>
      <w:proofErr w:type="gramEnd"/>
      <w:r>
        <w:rPr>
          <w:rFonts w:ascii="Courier" w:hAnsi="Courier"/>
        </w:rPr>
        <w:t xml:space="preserve"> hole 16H to hole 17H) or between the power and ground rails must be removed with a solder sucker or solder wick and/or X-</w:t>
      </w:r>
      <w:proofErr w:type="spellStart"/>
      <w:r>
        <w:rPr>
          <w:rFonts w:ascii="Courier" w:hAnsi="Courier"/>
        </w:rPr>
        <w:t>acto</w:t>
      </w:r>
      <w:proofErr w:type="spellEnd"/>
      <w:r>
        <w:rPr>
          <w:rFonts w:ascii="Courier" w:hAnsi="Courier"/>
        </w:rPr>
        <w:t xml:space="preserve"> knife.  </w:t>
      </w:r>
    </w:p>
    <w:p w14:paraId="66F6DAFA" w14:textId="77777777" w:rsidR="00143F00" w:rsidRPr="00143F00" w:rsidRDefault="00143F00" w:rsidP="00143F00">
      <w:pPr>
        <w:rPr>
          <w:rFonts w:ascii="Courier" w:hAnsi="Courier"/>
        </w:rPr>
      </w:pPr>
    </w:p>
    <w:p w14:paraId="17AA08A3" w14:textId="6651E2D3" w:rsidR="00143F00" w:rsidRPr="005130CA" w:rsidRDefault="00143F00" w:rsidP="007B5C9C">
      <w:pPr>
        <w:pStyle w:val="ListParagraph"/>
        <w:numPr>
          <w:ilvl w:val="0"/>
          <w:numId w:val="6"/>
        </w:numPr>
        <w:rPr>
          <w:rFonts w:ascii="Courier" w:hAnsi="Courier"/>
        </w:rPr>
      </w:pPr>
      <w:r>
        <w:rPr>
          <w:rFonts w:ascii="Courier" w:hAnsi="Courier"/>
        </w:rPr>
        <w:t>Solder bridges are ok between holes in the same numbered row (</w:t>
      </w:r>
      <w:proofErr w:type="gramStart"/>
      <w:r>
        <w:rPr>
          <w:rFonts w:ascii="Courier" w:hAnsi="Courier"/>
        </w:rPr>
        <w:t>e.g.</w:t>
      </w:r>
      <w:proofErr w:type="gramEnd"/>
      <w:r>
        <w:rPr>
          <w:rFonts w:ascii="Courier" w:hAnsi="Courier"/>
        </w:rPr>
        <w:t xml:space="preserve"> holes 10B and 10C). However, if </w:t>
      </w:r>
      <w:r w:rsidR="00F7023D">
        <w:rPr>
          <w:rFonts w:ascii="Courier" w:hAnsi="Courier"/>
        </w:rPr>
        <w:t>an empty hole is plugged, it may block a wire/lead/pin that comes in a later step and will have to be cleared with a solder sucker or solder wick.</w:t>
      </w:r>
      <w:r>
        <w:rPr>
          <w:rFonts w:ascii="Courier" w:hAnsi="Courier"/>
        </w:rPr>
        <w:t xml:space="preserve"> </w:t>
      </w:r>
    </w:p>
    <w:p w14:paraId="668F70E4" w14:textId="77777777" w:rsidR="005130CA" w:rsidRPr="005130CA" w:rsidRDefault="005130CA" w:rsidP="005130CA">
      <w:pPr>
        <w:ind w:left="360"/>
        <w:rPr>
          <w:rFonts w:ascii="Courier" w:hAnsi="Courier"/>
        </w:rPr>
      </w:pPr>
      <w:r w:rsidRPr="005130CA">
        <w:rPr>
          <w:rFonts w:ascii="Courier" w:hAnsi="Courier"/>
        </w:rPr>
        <w:t xml:space="preserve">       </w:t>
      </w:r>
    </w:p>
    <w:p w14:paraId="27EAD3D7" w14:textId="1D7721F2" w:rsidR="005130CA" w:rsidRDefault="005130CA" w:rsidP="007B5C9C">
      <w:pPr>
        <w:pStyle w:val="ListParagraph"/>
        <w:numPr>
          <w:ilvl w:val="0"/>
          <w:numId w:val="7"/>
        </w:numPr>
        <w:rPr>
          <w:rFonts w:ascii="Courier" w:hAnsi="Courier"/>
        </w:rPr>
      </w:pPr>
      <w:r w:rsidRPr="005130CA">
        <w:rPr>
          <w:rFonts w:ascii="Courier" w:hAnsi="Courier"/>
        </w:rPr>
        <w:t>Don't skip the incremental testing steps. Mistakes found now are easy to identify and fix, but will be very difficult or impossible if you wait until the whole thing is built.</w:t>
      </w:r>
      <w:r w:rsidR="00EE0200">
        <w:rPr>
          <w:rFonts w:ascii="Courier" w:hAnsi="Courier"/>
        </w:rPr>
        <w:br/>
      </w:r>
    </w:p>
    <w:p w14:paraId="64D72397" w14:textId="71CE9FBC" w:rsidR="00EE0200" w:rsidRPr="00C83733" w:rsidRDefault="00EE0200" w:rsidP="00B421DA">
      <w:pPr>
        <w:pStyle w:val="ListParagraph"/>
        <w:numPr>
          <w:ilvl w:val="0"/>
          <w:numId w:val="168"/>
        </w:numPr>
        <w:rPr>
          <w:rFonts w:ascii="Courier" w:hAnsi="Courier"/>
          <w:b/>
          <w:sz w:val="28"/>
          <w:szCs w:val="28"/>
          <w:u w:val="single"/>
        </w:rPr>
      </w:pPr>
      <w:r w:rsidRPr="00C83733">
        <w:rPr>
          <w:rFonts w:ascii="Courier" w:hAnsi="Courier"/>
          <w:b/>
          <w:sz w:val="28"/>
          <w:szCs w:val="28"/>
          <w:u w:val="single"/>
        </w:rPr>
        <w:t>Wire cutting NOTES:</w:t>
      </w:r>
      <w:r w:rsidRPr="00C83733">
        <w:rPr>
          <w:rFonts w:ascii="Courier" w:hAnsi="Courier"/>
          <w:b/>
          <w:sz w:val="28"/>
          <w:szCs w:val="28"/>
          <w:u w:val="single"/>
        </w:rPr>
        <w:br/>
      </w:r>
    </w:p>
    <w:p w14:paraId="6CA09CC7" w14:textId="77777777" w:rsidR="002258C5" w:rsidRDefault="00EE0200" w:rsidP="00EE0200">
      <w:pPr>
        <w:pStyle w:val="ListParagraph"/>
        <w:numPr>
          <w:ilvl w:val="0"/>
          <w:numId w:val="7"/>
        </w:numPr>
        <w:rPr>
          <w:rFonts w:ascii="Courier" w:hAnsi="Courier"/>
        </w:rPr>
      </w:pPr>
      <w:r w:rsidRPr="00EE0200">
        <w:rPr>
          <w:rFonts w:ascii="Courier" w:hAnsi="Courier"/>
        </w:rPr>
        <w:t>Print the following page</w:t>
      </w:r>
      <w:r>
        <w:rPr>
          <w:rFonts w:ascii="Courier" w:hAnsi="Courier"/>
        </w:rPr>
        <w:t xml:space="preserve"> to help cut wires to their correct lengths and to strip them properly</w:t>
      </w:r>
      <w:r w:rsidR="002258C5">
        <w:rPr>
          <w:rFonts w:ascii="Courier" w:hAnsi="Courier"/>
        </w:rPr>
        <w:br/>
      </w:r>
    </w:p>
    <w:p w14:paraId="1ED2E649" w14:textId="20B1128D" w:rsidR="00EE0200" w:rsidRDefault="002258C5" w:rsidP="00EE0200">
      <w:pPr>
        <w:pStyle w:val="ListParagraph"/>
        <w:numPr>
          <w:ilvl w:val="0"/>
          <w:numId w:val="7"/>
        </w:numPr>
        <w:rPr>
          <w:rFonts w:ascii="Courier" w:hAnsi="Courier"/>
        </w:rPr>
      </w:pPr>
      <w:r>
        <w:rPr>
          <w:rFonts w:ascii="Courier" w:hAnsi="Courier"/>
        </w:rPr>
        <w:lastRenderedPageBreak/>
        <w:t>Measure #10 – it should be 38.0mm if your printer prints to scale</w:t>
      </w:r>
      <w:r w:rsidR="003D299E">
        <w:rPr>
          <w:rFonts w:ascii="Courier" w:hAnsi="Courier"/>
        </w:rPr>
        <w:br/>
      </w:r>
    </w:p>
    <w:p w14:paraId="2060CBD4" w14:textId="283653C3" w:rsidR="003D299E" w:rsidRDefault="003D299E" w:rsidP="00EE0200">
      <w:pPr>
        <w:pStyle w:val="ListParagraph"/>
        <w:numPr>
          <w:ilvl w:val="0"/>
          <w:numId w:val="7"/>
        </w:numPr>
        <w:rPr>
          <w:rFonts w:ascii="Courier" w:hAnsi="Courier"/>
        </w:rPr>
      </w:pPr>
      <w:r>
        <w:rPr>
          <w:rFonts w:ascii="Courier" w:hAnsi="Courier"/>
        </w:rPr>
        <w:t>The numbered</w:t>
      </w:r>
      <w:r w:rsidR="00EE0200">
        <w:rPr>
          <w:rFonts w:ascii="Courier" w:hAnsi="Courier"/>
        </w:rPr>
        <w:t xml:space="preserve"> templates are named for the number </w:t>
      </w:r>
      <w:r>
        <w:rPr>
          <w:rFonts w:ascii="Courier" w:hAnsi="Courier"/>
        </w:rPr>
        <w:t>of hole gaps spanned for purely vertical or horizontal wires (</w:t>
      </w:r>
      <w:proofErr w:type="gramStart"/>
      <w:r>
        <w:rPr>
          <w:rFonts w:ascii="Courier" w:hAnsi="Courier"/>
        </w:rPr>
        <w:t>e.g.</w:t>
      </w:r>
      <w:proofErr w:type="gramEnd"/>
      <w:r>
        <w:rPr>
          <w:rFonts w:ascii="Courier" w:hAnsi="Courier"/>
        </w:rPr>
        <w:t xml:space="preserve"> adjacent holes use #1)</w:t>
      </w:r>
      <w:r>
        <w:rPr>
          <w:rFonts w:ascii="Courier" w:hAnsi="Courier"/>
        </w:rPr>
        <w:br/>
      </w:r>
    </w:p>
    <w:p w14:paraId="495515BF" w14:textId="4F705CA9" w:rsidR="00EE0200" w:rsidRDefault="003D299E" w:rsidP="00EE0200">
      <w:pPr>
        <w:pStyle w:val="ListParagraph"/>
        <w:numPr>
          <w:ilvl w:val="0"/>
          <w:numId w:val="7"/>
        </w:numPr>
        <w:rPr>
          <w:rFonts w:ascii="Courier" w:hAnsi="Courier"/>
        </w:rPr>
      </w:pPr>
      <w:r>
        <w:rPr>
          <w:rFonts w:ascii="Courier" w:hAnsi="Courier"/>
        </w:rPr>
        <w:t>The lettered templates are for a few wires that are diagonal or not routed directly between two holes</w:t>
      </w:r>
      <w:r>
        <w:rPr>
          <w:rFonts w:ascii="Courier" w:hAnsi="Courier"/>
        </w:rPr>
        <w:br/>
      </w:r>
    </w:p>
    <w:p w14:paraId="70FF42E7" w14:textId="77777777" w:rsidR="003D299E" w:rsidRDefault="003D299E" w:rsidP="00EE0200">
      <w:pPr>
        <w:pStyle w:val="ListParagraph"/>
        <w:numPr>
          <w:ilvl w:val="0"/>
          <w:numId w:val="7"/>
        </w:numPr>
        <w:rPr>
          <w:rFonts w:ascii="Courier" w:hAnsi="Courier"/>
        </w:rPr>
      </w:pPr>
      <w:r>
        <w:rPr>
          <w:rFonts w:ascii="Courier" w:hAnsi="Courier"/>
        </w:rPr>
        <w:t>To use:</w:t>
      </w:r>
    </w:p>
    <w:p w14:paraId="540E9B80" w14:textId="3427D899" w:rsidR="003D299E" w:rsidRDefault="003D299E" w:rsidP="00B421DA">
      <w:pPr>
        <w:pStyle w:val="ListParagraph"/>
        <w:numPr>
          <w:ilvl w:val="0"/>
          <w:numId w:val="169"/>
        </w:numPr>
        <w:rPr>
          <w:rFonts w:ascii="Courier" w:hAnsi="Courier"/>
        </w:rPr>
      </w:pPr>
      <w:r>
        <w:rPr>
          <w:rFonts w:ascii="Courier" w:hAnsi="Courier"/>
        </w:rPr>
        <w:t xml:space="preserve">Lay the uncut wire over the template, with the end aligned to the </w:t>
      </w:r>
      <w:r w:rsidR="002258C5">
        <w:rPr>
          <w:rFonts w:ascii="Courier" w:hAnsi="Courier"/>
        </w:rPr>
        <w:t xml:space="preserve">right </w:t>
      </w:r>
      <w:r>
        <w:rPr>
          <w:rFonts w:ascii="Courier" w:hAnsi="Courier"/>
        </w:rPr>
        <w:t>end of the template</w:t>
      </w:r>
    </w:p>
    <w:p w14:paraId="40A809EA" w14:textId="23BCD44C" w:rsidR="003D299E" w:rsidRDefault="003D299E" w:rsidP="00B421DA">
      <w:pPr>
        <w:pStyle w:val="ListParagraph"/>
        <w:numPr>
          <w:ilvl w:val="0"/>
          <w:numId w:val="169"/>
        </w:numPr>
        <w:rPr>
          <w:rFonts w:ascii="Courier" w:hAnsi="Courier"/>
        </w:rPr>
      </w:pPr>
      <w:r>
        <w:rPr>
          <w:rFonts w:ascii="Courier" w:hAnsi="Courier"/>
        </w:rPr>
        <w:t xml:space="preserve">Use wire cutters to </w:t>
      </w:r>
      <w:r w:rsidRPr="002258C5">
        <w:rPr>
          <w:rFonts w:ascii="Courier" w:hAnsi="Courier"/>
          <w:u w:val="single"/>
        </w:rPr>
        <w:t>gently</w:t>
      </w:r>
      <w:r>
        <w:rPr>
          <w:rFonts w:ascii="Courier" w:hAnsi="Courier"/>
        </w:rPr>
        <w:t xml:space="preserve"> dent the insulation at the positions of the two ends of the insulation and the left end of the wire</w:t>
      </w:r>
    </w:p>
    <w:p w14:paraId="09913C24" w14:textId="2F3FB453" w:rsidR="003D299E" w:rsidRDefault="003D299E" w:rsidP="00B421DA">
      <w:pPr>
        <w:pStyle w:val="ListParagraph"/>
        <w:numPr>
          <w:ilvl w:val="0"/>
          <w:numId w:val="169"/>
        </w:numPr>
        <w:rPr>
          <w:rFonts w:ascii="Courier" w:hAnsi="Courier"/>
        </w:rPr>
      </w:pPr>
      <w:r>
        <w:rPr>
          <w:rFonts w:ascii="Courier" w:hAnsi="Courier"/>
        </w:rPr>
        <w:t xml:space="preserve">Use wire strippers to strip </w:t>
      </w:r>
      <w:r w:rsidR="00A31620">
        <w:rPr>
          <w:rFonts w:ascii="Courier" w:hAnsi="Courier"/>
        </w:rPr>
        <w:t xml:space="preserve">the </w:t>
      </w:r>
      <w:r w:rsidR="008C5830">
        <w:rPr>
          <w:rFonts w:ascii="Courier" w:hAnsi="Courier"/>
        </w:rPr>
        <w:t xml:space="preserve">right </w:t>
      </w:r>
      <w:r>
        <w:rPr>
          <w:rFonts w:ascii="Courier" w:hAnsi="Courier"/>
        </w:rPr>
        <w:t xml:space="preserve">end at </w:t>
      </w:r>
      <w:r w:rsidR="00A31620">
        <w:rPr>
          <w:rFonts w:ascii="Courier" w:hAnsi="Courier"/>
        </w:rPr>
        <w:t xml:space="preserve">the </w:t>
      </w:r>
      <w:r w:rsidR="002258C5">
        <w:rPr>
          <w:rFonts w:ascii="Courier" w:hAnsi="Courier"/>
        </w:rPr>
        <w:t>rightmost</w:t>
      </w:r>
      <w:r>
        <w:rPr>
          <w:rFonts w:ascii="Courier" w:hAnsi="Courier"/>
        </w:rPr>
        <w:t xml:space="preserve"> dent</w:t>
      </w:r>
    </w:p>
    <w:p w14:paraId="494D879A" w14:textId="27E8D5B4" w:rsidR="002258C5" w:rsidRDefault="002258C5" w:rsidP="00B421DA">
      <w:pPr>
        <w:pStyle w:val="ListParagraph"/>
        <w:numPr>
          <w:ilvl w:val="0"/>
          <w:numId w:val="169"/>
        </w:numPr>
        <w:rPr>
          <w:rFonts w:ascii="Courier" w:hAnsi="Courier"/>
        </w:rPr>
      </w:pPr>
      <w:r>
        <w:rPr>
          <w:rFonts w:ascii="Courier" w:hAnsi="Courier"/>
        </w:rPr>
        <w:t xml:space="preserve">Cut </w:t>
      </w:r>
      <w:r w:rsidR="00A31620">
        <w:rPr>
          <w:rFonts w:ascii="Courier" w:hAnsi="Courier"/>
        </w:rPr>
        <w:t xml:space="preserve">the </w:t>
      </w:r>
      <w:r>
        <w:rPr>
          <w:rFonts w:ascii="Courier" w:hAnsi="Courier"/>
        </w:rPr>
        <w:t xml:space="preserve">wire to length at </w:t>
      </w:r>
      <w:r w:rsidR="00A31620">
        <w:rPr>
          <w:rFonts w:ascii="Courier" w:hAnsi="Courier"/>
        </w:rPr>
        <w:t xml:space="preserve">the </w:t>
      </w:r>
      <w:r>
        <w:rPr>
          <w:rFonts w:ascii="Courier" w:hAnsi="Courier"/>
        </w:rPr>
        <w:t>leftmost dent</w:t>
      </w:r>
    </w:p>
    <w:p w14:paraId="4DDF207D" w14:textId="046EB576" w:rsidR="002258C5" w:rsidRDefault="002258C5" w:rsidP="00B421DA">
      <w:pPr>
        <w:pStyle w:val="ListParagraph"/>
        <w:numPr>
          <w:ilvl w:val="0"/>
          <w:numId w:val="169"/>
        </w:numPr>
        <w:rPr>
          <w:rFonts w:ascii="Courier" w:hAnsi="Courier"/>
        </w:rPr>
      </w:pPr>
      <w:r>
        <w:rPr>
          <w:rFonts w:ascii="Courier" w:hAnsi="Courier"/>
        </w:rPr>
        <w:t xml:space="preserve">Hold </w:t>
      </w:r>
      <w:r w:rsidR="00A31620">
        <w:rPr>
          <w:rFonts w:ascii="Courier" w:hAnsi="Courier"/>
        </w:rPr>
        <w:t xml:space="preserve">the </w:t>
      </w:r>
      <w:r>
        <w:rPr>
          <w:rFonts w:ascii="Courier" w:hAnsi="Courier"/>
        </w:rPr>
        <w:t xml:space="preserve">wire by </w:t>
      </w:r>
      <w:r w:rsidR="00A31620">
        <w:rPr>
          <w:rFonts w:ascii="Courier" w:hAnsi="Courier"/>
        </w:rPr>
        <w:t xml:space="preserve">the </w:t>
      </w:r>
      <w:r>
        <w:rPr>
          <w:rFonts w:ascii="Courier" w:hAnsi="Courier"/>
        </w:rPr>
        <w:t>insulation with needle nosed pliers</w:t>
      </w:r>
    </w:p>
    <w:p w14:paraId="4EF277EC" w14:textId="2B6DD969" w:rsidR="008C5830" w:rsidRDefault="002258C5" w:rsidP="00B421DA">
      <w:pPr>
        <w:pStyle w:val="ListParagraph"/>
        <w:numPr>
          <w:ilvl w:val="0"/>
          <w:numId w:val="169"/>
        </w:numPr>
        <w:rPr>
          <w:rFonts w:ascii="Courier" w:hAnsi="Courier"/>
        </w:rPr>
      </w:pPr>
      <w:r>
        <w:rPr>
          <w:rFonts w:ascii="Courier" w:hAnsi="Courier"/>
        </w:rPr>
        <w:t xml:space="preserve">Use wire strippers to strip </w:t>
      </w:r>
      <w:r w:rsidR="00A31620">
        <w:rPr>
          <w:rFonts w:ascii="Courier" w:hAnsi="Courier"/>
        </w:rPr>
        <w:t xml:space="preserve">the </w:t>
      </w:r>
      <w:r>
        <w:rPr>
          <w:rFonts w:ascii="Courier" w:hAnsi="Courier"/>
        </w:rPr>
        <w:t xml:space="preserve">left end at </w:t>
      </w:r>
      <w:r w:rsidR="00A31620">
        <w:rPr>
          <w:rFonts w:ascii="Courier" w:hAnsi="Courier"/>
        </w:rPr>
        <w:t xml:space="preserve">the </w:t>
      </w:r>
      <w:r>
        <w:rPr>
          <w:rFonts w:ascii="Courier" w:hAnsi="Courier"/>
        </w:rPr>
        <w:t>first dent</w:t>
      </w:r>
      <w:r w:rsidR="008C5830">
        <w:rPr>
          <w:rFonts w:ascii="Courier" w:hAnsi="Courier"/>
        </w:rPr>
        <w:br/>
      </w:r>
    </w:p>
    <w:p w14:paraId="0069F46D" w14:textId="3A9B8CCE" w:rsidR="008C5830" w:rsidRDefault="008C5830" w:rsidP="00F2149B">
      <w:pPr>
        <w:pStyle w:val="ListParagraph"/>
        <w:numPr>
          <w:ilvl w:val="0"/>
          <w:numId w:val="202"/>
        </w:numPr>
        <w:rPr>
          <w:rFonts w:ascii="Courier" w:hAnsi="Courier"/>
        </w:rPr>
      </w:pPr>
      <w:r>
        <w:rPr>
          <w:rFonts w:ascii="Courier" w:hAnsi="Courier"/>
        </w:rPr>
        <w:t>Total counts for each color and length:</w:t>
      </w:r>
    </w:p>
    <w:p w14:paraId="7C757C52" w14:textId="77777777" w:rsidR="008C5830" w:rsidRDefault="008C5830" w:rsidP="00F2149B">
      <w:pPr>
        <w:pStyle w:val="ListParagraph"/>
        <w:numPr>
          <w:ilvl w:val="0"/>
          <w:numId w:val="203"/>
        </w:numPr>
        <w:rPr>
          <w:rFonts w:ascii="Courier" w:hAnsi="Courier"/>
        </w:rPr>
      </w:pPr>
      <w:r>
        <w:rPr>
          <w:rFonts w:ascii="Courier" w:hAnsi="Courier"/>
        </w:rPr>
        <w:t>BLACK:</w:t>
      </w:r>
    </w:p>
    <w:p w14:paraId="175858F4" w14:textId="77777777" w:rsidR="008C5830" w:rsidRDefault="008C5830" w:rsidP="00F2149B">
      <w:pPr>
        <w:pStyle w:val="ListParagraph"/>
        <w:numPr>
          <w:ilvl w:val="1"/>
          <w:numId w:val="203"/>
        </w:numPr>
        <w:rPr>
          <w:rFonts w:ascii="Courier" w:hAnsi="Courier"/>
        </w:rPr>
      </w:pPr>
      <w:r>
        <w:rPr>
          <w:rFonts w:ascii="Courier" w:hAnsi="Courier"/>
        </w:rPr>
        <w:t>#2: 2</w:t>
      </w:r>
    </w:p>
    <w:p w14:paraId="037504C7" w14:textId="77777777" w:rsidR="008C5830" w:rsidRDefault="008C5830" w:rsidP="00F2149B">
      <w:pPr>
        <w:pStyle w:val="ListParagraph"/>
        <w:numPr>
          <w:ilvl w:val="1"/>
          <w:numId w:val="203"/>
        </w:numPr>
        <w:rPr>
          <w:rFonts w:ascii="Courier" w:hAnsi="Courier"/>
        </w:rPr>
      </w:pPr>
      <w:r>
        <w:rPr>
          <w:rFonts w:ascii="Courier" w:hAnsi="Courier"/>
        </w:rPr>
        <w:t>#3: 4</w:t>
      </w:r>
    </w:p>
    <w:p w14:paraId="61767D7E" w14:textId="77777777" w:rsidR="008C5830" w:rsidRDefault="008C5830" w:rsidP="00F2149B">
      <w:pPr>
        <w:pStyle w:val="ListParagraph"/>
        <w:numPr>
          <w:ilvl w:val="1"/>
          <w:numId w:val="203"/>
        </w:numPr>
        <w:rPr>
          <w:rFonts w:ascii="Courier" w:hAnsi="Courier"/>
        </w:rPr>
      </w:pPr>
      <w:r>
        <w:rPr>
          <w:rFonts w:ascii="Courier" w:hAnsi="Courier"/>
        </w:rPr>
        <w:t>#4: 2</w:t>
      </w:r>
    </w:p>
    <w:p w14:paraId="7302BB8F" w14:textId="77777777" w:rsidR="008C5830" w:rsidRDefault="008C5830" w:rsidP="00F2149B">
      <w:pPr>
        <w:pStyle w:val="ListParagraph"/>
        <w:numPr>
          <w:ilvl w:val="0"/>
          <w:numId w:val="203"/>
        </w:numPr>
        <w:rPr>
          <w:rFonts w:ascii="Courier" w:hAnsi="Courier"/>
        </w:rPr>
      </w:pPr>
      <w:r>
        <w:rPr>
          <w:rFonts w:ascii="Courier" w:hAnsi="Courier"/>
        </w:rPr>
        <w:t>RED:</w:t>
      </w:r>
    </w:p>
    <w:p w14:paraId="6A13A7CA" w14:textId="77777777" w:rsidR="008C5830" w:rsidRDefault="008C5830" w:rsidP="00F2149B">
      <w:pPr>
        <w:pStyle w:val="ListParagraph"/>
        <w:numPr>
          <w:ilvl w:val="1"/>
          <w:numId w:val="203"/>
        </w:numPr>
        <w:rPr>
          <w:rFonts w:ascii="Courier" w:hAnsi="Courier"/>
        </w:rPr>
      </w:pPr>
      <w:r>
        <w:rPr>
          <w:rFonts w:ascii="Courier" w:hAnsi="Courier"/>
        </w:rPr>
        <w:t>#2: 3</w:t>
      </w:r>
    </w:p>
    <w:p w14:paraId="4A6DE0B1" w14:textId="66200405" w:rsidR="008C5830" w:rsidRDefault="008C5830" w:rsidP="00F2149B">
      <w:pPr>
        <w:pStyle w:val="ListParagraph"/>
        <w:numPr>
          <w:ilvl w:val="1"/>
          <w:numId w:val="203"/>
        </w:numPr>
        <w:rPr>
          <w:rFonts w:ascii="Courier" w:hAnsi="Courier"/>
        </w:rPr>
      </w:pPr>
      <w:r>
        <w:rPr>
          <w:rFonts w:ascii="Courier" w:hAnsi="Courier"/>
        </w:rPr>
        <w:t>#A: 1</w:t>
      </w:r>
    </w:p>
    <w:p w14:paraId="7DD2276E" w14:textId="77777777" w:rsidR="008C5830" w:rsidRDefault="008C5830" w:rsidP="00F2149B">
      <w:pPr>
        <w:pStyle w:val="ListParagraph"/>
        <w:numPr>
          <w:ilvl w:val="0"/>
          <w:numId w:val="203"/>
        </w:numPr>
        <w:rPr>
          <w:rFonts w:ascii="Courier" w:hAnsi="Courier"/>
        </w:rPr>
      </w:pPr>
      <w:r>
        <w:rPr>
          <w:rFonts w:ascii="Courier" w:hAnsi="Courier"/>
        </w:rPr>
        <w:t>BLUE:</w:t>
      </w:r>
    </w:p>
    <w:p w14:paraId="5E1C9217" w14:textId="4008EC51" w:rsidR="008C5830" w:rsidRDefault="008C5830" w:rsidP="00F2149B">
      <w:pPr>
        <w:pStyle w:val="ListParagraph"/>
        <w:numPr>
          <w:ilvl w:val="1"/>
          <w:numId w:val="203"/>
        </w:numPr>
        <w:rPr>
          <w:rFonts w:ascii="Courier" w:hAnsi="Courier"/>
        </w:rPr>
      </w:pPr>
      <w:r>
        <w:rPr>
          <w:rFonts w:ascii="Courier" w:hAnsi="Courier"/>
        </w:rPr>
        <w:t>#1: 1</w:t>
      </w:r>
    </w:p>
    <w:p w14:paraId="7E8AD7B4" w14:textId="77777777" w:rsidR="008C5830" w:rsidRDefault="008C5830" w:rsidP="00F2149B">
      <w:pPr>
        <w:pStyle w:val="ListParagraph"/>
        <w:numPr>
          <w:ilvl w:val="1"/>
          <w:numId w:val="203"/>
        </w:numPr>
        <w:rPr>
          <w:rFonts w:ascii="Courier" w:hAnsi="Courier"/>
        </w:rPr>
      </w:pPr>
      <w:r>
        <w:rPr>
          <w:rFonts w:ascii="Courier" w:hAnsi="Courier"/>
        </w:rPr>
        <w:t>#6: 1</w:t>
      </w:r>
    </w:p>
    <w:p w14:paraId="29466075" w14:textId="77777777" w:rsidR="008C5830" w:rsidRDefault="008C5830" w:rsidP="00F2149B">
      <w:pPr>
        <w:pStyle w:val="ListParagraph"/>
        <w:numPr>
          <w:ilvl w:val="0"/>
          <w:numId w:val="203"/>
        </w:numPr>
        <w:rPr>
          <w:rFonts w:ascii="Courier" w:hAnsi="Courier"/>
        </w:rPr>
      </w:pPr>
      <w:r>
        <w:rPr>
          <w:rFonts w:ascii="Courier" w:hAnsi="Courier"/>
        </w:rPr>
        <w:t>GREEN:</w:t>
      </w:r>
    </w:p>
    <w:p w14:paraId="75471D9D" w14:textId="77777777" w:rsidR="008C5830" w:rsidRDefault="008C5830" w:rsidP="00F2149B">
      <w:pPr>
        <w:pStyle w:val="ListParagraph"/>
        <w:numPr>
          <w:ilvl w:val="1"/>
          <w:numId w:val="203"/>
        </w:numPr>
        <w:rPr>
          <w:rFonts w:ascii="Courier" w:hAnsi="Courier"/>
        </w:rPr>
      </w:pPr>
      <w:r>
        <w:rPr>
          <w:rFonts w:ascii="Courier" w:hAnsi="Courier"/>
        </w:rPr>
        <w:t>#1: 1</w:t>
      </w:r>
    </w:p>
    <w:p w14:paraId="03355AF2" w14:textId="77777777" w:rsidR="008C5830" w:rsidRDefault="008C5830" w:rsidP="00F2149B">
      <w:pPr>
        <w:pStyle w:val="ListParagraph"/>
        <w:numPr>
          <w:ilvl w:val="1"/>
          <w:numId w:val="203"/>
        </w:numPr>
        <w:rPr>
          <w:rFonts w:ascii="Courier" w:hAnsi="Courier"/>
        </w:rPr>
      </w:pPr>
      <w:r>
        <w:rPr>
          <w:rFonts w:ascii="Courier" w:hAnsi="Courier"/>
        </w:rPr>
        <w:t>#B: 2</w:t>
      </w:r>
    </w:p>
    <w:p w14:paraId="4EBCF4D0" w14:textId="77777777" w:rsidR="008C5830" w:rsidRDefault="008C5830" w:rsidP="00F2149B">
      <w:pPr>
        <w:pStyle w:val="ListParagraph"/>
        <w:numPr>
          <w:ilvl w:val="0"/>
          <w:numId w:val="203"/>
        </w:numPr>
        <w:rPr>
          <w:rFonts w:ascii="Courier" w:hAnsi="Courier"/>
        </w:rPr>
      </w:pPr>
      <w:r>
        <w:rPr>
          <w:rFonts w:ascii="Courier" w:hAnsi="Courier"/>
        </w:rPr>
        <w:t>WHITE:</w:t>
      </w:r>
    </w:p>
    <w:p w14:paraId="57E9798E" w14:textId="61DEC002" w:rsidR="002258C5" w:rsidRPr="00EE0200" w:rsidRDefault="008C5830" w:rsidP="00F2149B">
      <w:pPr>
        <w:pStyle w:val="ListParagraph"/>
        <w:numPr>
          <w:ilvl w:val="1"/>
          <w:numId w:val="203"/>
        </w:numPr>
        <w:rPr>
          <w:rFonts w:ascii="Courier" w:hAnsi="Courier"/>
        </w:rPr>
      </w:pPr>
      <w:r>
        <w:rPr>
          <w:rFonts w:ascii="Courier" w:hAnsi="Courier"/>
        </w:rPr>
        <w:t>#C: 1</w:t>
      </w:r>
      <w:r w:rsidR="002258C5">
        <w:rPr>
          <w:rFonts w:ascii="Courier" w:hAnsi="Courier"/>
        </w:rPr>
        <w:t xml:space="preserve"> </w:t>
      </w:r>
    </w:p>
    <w:p w14:paraId="76CD9FFE" w14:textId="64C67FEB" w:rsidR="0030320F" w:rsidRDefault="005130CA" w:rsidP="005130CA">
      <w:pPr>
        <w:ind w:left="360"/>
        <w:rPr>
          <w:rFonts w:ascii="Courier" w:hAnsi="Courier"/>
        </w:rPr>
      </w:pPr>
      <w:r w:rsidRPr="005130CA">
        <w:rPr>
          <w:rFonts w:ascii="Courier" w:hAnsi="Courier"/>
        </w:rPr>
        <w:t xml:space="preserve"> </w:t>
      </w:r>
      <w:r w:rsidR="001106DF">
        <w:rPr>
          <w:rFonts w:ascii="Courier" w:hAnsi="Courier"/>
        </w:rPr>
        <w:br/>
      </w:r>
      <w:r w:rsidRPr="005130CA">
        <w:rPr>
          <w:rFonts w:ascii="Courier" w:hAnsi="Courier"/>
        </w:rPr>
        <w:t xml:space="preserve">      </w:t>
      </w:r>
    </w:p>
    <w:p w14:paraId="2E2649F1" w14:textId="77777777" w:rsidR="0030320F" w:rsidRDefault="0030320F">
      <w:pPr>
        <w:rPr>
          <w:rFonts w:ascii="Courier" w:hAnsi="Courier"/>
        </w:rPr>
      </w:pPr>
      <w:r>
        <w:rPr>
          <w:rFonts w:ascii="Courier" w:hAnsi="Courier"/>
        </w:rPr>
        <w:br w:type="page"/>
      </w:r>
    </w:p>
    <w:tbl>
      <w:tblPr>
        <w:tblStyle w:val="TableGrid"/>
        <w:tblW w:w="9940" w:type="dxa"/>
        <w:tblInd w:w="-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0"/>
      </w:tblGrid>
      <w:tr w:rsidR="00A041BC" w14:paraId="043BBB49" w14:textId="77777777" w:rsidTr="00866F54">
        <w:trPr>
          <w:trHeight w:val="12280"/>
        </w:trPr>
        <w:tc>
          <w:tcPr>
            <w:tcW w:w="9940" w:type="dxa"/>
          </w:tcPr>
          <w:p w14:paraId="13ECF33A" w14:textId="5D04630F" w:rsidR="0030320F" w:rsidRDefault="00EE0200">
            <w:pPr>
              <w:rPr>
                <w:rFonts w:ascii="Courier" w:hAnsi="Courier"/>
              </w:rPr>
            </w:pPr>
            <w:r>
              <w:rPr>
                <w:noProof/>
              </w:rPr>
              <w:lastRenderedPageBreak/>
              <mc:AlternateContent>
                <mc:Choice Requires="wps">
                  <w:drawing>
                    <wp:anchor distT="0" distB="0" distL="114300" distR="114300" simplePos="0" relativeHeight="251699200" behindDoc="0" locked="0" layoutInCell="1" allowOverlap="1" wp14:anchorId="0C592F89" wp14:editId="35DD4D22">
                      <wp:simplePos x="0" y="0"/>
                      <wp:positionH relativeFrom="column">
                        <wp:posOffset>661670</wp:posOffset>
                      </wp:positionH>
                      <wp:positionV relativeFrom="paragraph">
                        <wp:posOffset>6991350</wp:posOffset>
                      </wp:positionV>
                      <wp:extent cx="5765800" cy="55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65800" cy="558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CF10199" w14:textId="2C761820" w:rsidR="00DB0A16" w:rsidRPr="00EE0200" w:rsidRDefault="00DB0A16">
                                  <w:pPr>
                                    <w:rPr>
                                      <w:sz w:val="48"/>
                                      <w:szCs w:val="48"/>
                                    </w:rPr>
                                  </w:pPr>
                                  <w:r w:rsidRPr="00EE0200">
                                    <w:rPr>
                                      <w:sz w:val="48"/>
                                      <w:szCs w:val="48"/>
                                    </w:rPr>
                                    <w:t>Wire cutting and stripping templates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92F89" id="_x0000_t202" coordsize="21600,21600" o:spt="202" path="m,l,21600r21600,l21600,xe">
                      <v:stroke joinstyle="miter"/>
                      <v:path gradientshapeok="t" o:connecttype="rect"/>
                    </v:shapetype>
                    <v:shape id="Text Box 3" o:spid="_x0000_s1026" type="#_x0000_t202" style="position:absolute;margin-left:52.1pt;margin-top:550.5pt;width:454pt;height: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" filled="f" stroked="f">
                      <v:textbox>
                        <w:txbxContent>
                          <w:p w14:paraId="6CF10199" w14:textId="2C761820" w:rsidR="00DB0A16" w:rsidRPr="00EE0200" w:rsidRDefault="00DB0A16">
                            <w:pPr>
                              <w:rPr>
                                <w:sz w:val="48"/>
                                <w:szCs w:val="48"/>
                              </w:rPr>
                            </w:pPr>
                            <w:r w:rsidRPr="00EE0200">
                              <w:rPr>
                                <w:sz w:val="48"/>
                                <w:szCs w:val="48"/>
                              </w:rPr>
                              <w:t>Wire cutting and stripping templates</w:t>
                            </w:r>
                          </w:p>
                        </w:txbxContent>
                      </v:textbox>
                      <w10:wrap type="square"/>
                    </v:shape>
                  </w:pict>
                </mc:Fallback>
              </mc:AlternateContent>
            </w:r>
            <w:r w:rsidR="00A041BC">
              <w:rPr>
                <w:noProof/>
              </w:rPr>
              <mc:AlternateContent>
                <mc:Choice Requires="wps">
                  <w:drawing>
                    <wp:anchor distT="0" distB="0" distL="114300" distR="114300" simplePos="0" relativeHeight="251698176" behindDoc="0" locked="0" layoutInCell="1" allowOverlap="1" wp14:anchorId="44FAC55E" wp14:editId="1BFB0F0C">
                      <wp:simplePos x="0" y="0"/>
                      <wp:positionH relativeFrom="column">
                        <wp:posOffset>3404870</wp:posOffset>
                      </wp:positionH>
                      <wp:positionV relativeFrom="paragraph">
                        <wp:posOffset>1576705</wp:posOffset>
                      </wp:positionV>
                      <wp:extent cx="393700" cy="279400"/>
                      <wp:effectExtent l="0" t="0" r="0" b="0"/>
                      <wp:wrapThrough wrapText="bothSides">
                        <wp:wrapPolygon edited="0">
                          <wp:start x="1394" y="0"/>
                          <wp:lineTo x="1394" y="19636"/>
                          <wp:lineTo x="18116" y="19636"/>
                          <wp:lineTo x="18116" y="0"/>
                          <wp:lineTo x="1394" y="0"/>
                        </wp:wrapPolygon>
                      </wp:wrapThrough>
                      <wp:docPr id="116" name="Text Box 116"/>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5DB8A0" w14:textId="77777777" w:rsidR="00DB0A16" w:rsidRDefault="00DB0A16" w:rsidP="00A041B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FAC55E" id="Text Box 116" o:spid="_x0000_s1027" type="#_x0000_t202" style="position:absolute;margin-left:268.1pt;margin-top:124.15pt;width:31pt;height:2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" filled="f" stroked="f">
                      <v:textbox>
                        <w:txbxContent>
                          <w:p w14:paraId="595DB8A0" w14:textId="77777777" w:rsidR="00DB0A16" w:rsidRDefault="00DB0A16" w:rsidP="00A041BC">
                            <w:r>
                              <w:t>#C</w:t>
                            </w:r>
                          </w:p>
                        </w:txbxContent>
                      </v:textbox>
                      <w10:wrap type="through"/>
                    </v:shape>
                  </w:pict>
                </mc:Fallback>
              </mc:AlternateContent>
            </w:r>
            <w:r w:rsidR="00A041BC">
              <w:rPr>
                <w:noProof/>
              </w:rPr>
              <mc:AlternateContent>
                <mc:Choice Requires="wps">
                  <w:drawing>
                    <wp:anchor distT="0" distB="0" distL="114300" distR="114300" simplePos="0" relativeHeight="251697152" behindDoc="0" locked="0" layoutInCell="1" allowOverlap="1" wp14:anchorId="1AC55830" wp14:editId="2BEF7227">
                      <wp:simplePos x="0" y="0"/>
                      <wp:positionH relativeFrom="column">
                        <wp:posOffset>4355465</wp:posOffset>
                      </wp:positionH>
                      <wp:positionV relativeFrom="paragraph">
                        <wp:posOffset>1729105</wp:posOffset>
                      </wp:positionV>
                      <wp:extent cx="791845" cy="0"/>
                      <wp:effectExtent l="0" t="25400" r="20955" b="50800"/>
                      <wp:wrapThrough wrapText="bothSides">
                        <wp:wrapPolygon edited="0">
                          <wp:start x="0" y="-1"/>
                          <wp:lineTo x="0" y="-1"/>
                          <wp:lineTo x="21479" y="-1"/>
                          <wp:lineTo x="21479" y="-1"/>
                          <wp:lineTo x="0" y="-1"/>
                        </wp:wrapPolygon>
                      </wp:wrapThrough>
                      <wp:docPr id="115" name="Straight Connector 115"/>
                      <wp:cNvGraphicFramePr/>
                      <a:graphic xmlns:a="http://schemas.openxmlformats.org/drawingml/2006/main">
                        <a:graphicData uri="http://schemas.microsoft.com/office/word/2010/wordprocessingShape">
                          <wps:wsp>
                            <wps:cNvCnPr/>
                            <wps:spPr>
                              <a:xfrm>
                                <a:off x="0" y="0"/>
                                <a:ext cx="79184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5"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95pt,136.15pt" to="405.3pt,13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96128" behindDoc="0" locked="0" layoutInCell="1" allowOverlap="1" wp14:anchorId="40895C2F" wp14:editId="1EE0AA3C">
                      <wp:simplePos x="0" y="0"/>
                      <wp:positionH relativeFrom="column">
                        <wp:posOffset>4103370</wp:posOffset>
                      </wp:positionH>
                      <wp:positionV relativeFrom="paragraph">
                        <wp:posOffset>1729105</wp:posOffset>
                      </wp:positionV>
                      <wp:extent cx="1295400" cy="0"/>
                      <wp:effectExtent l="0" t="0" r="25400" b="25400"/>
                      <wp:wrapThrough wrapText="bothSides">
                        <wp:wrapPolygon edited="0">
                          <wp:start x="0" y="-1"/>
                          <wp:lineTo x="0" y="-1"/>
                          <wp:lineTo x="21600" y="-1"/>
                          <wp:lineTo x="21600" y="-1"/>
                          <wp:lineTo x="0" y="-1"/>
                        </wp:wrapPolygon>
                      </wp:wrapThrough>
                      <wp:docPr id="114" name="Straight Connector 114"/>
                      <wp:cNvGraphicFramePr/>
                      <a:graphic xmlns:a="http://schemas.openxmlformats.org/drawingml/2006/main">
                        <a:graphicData uri="http://schemas.microsoft.com/office/word/2010/wordprocessingShape">
                          <wps:wsp>
                            <wps:cNvCnPr/>
                            <wps:spPr>
                              <a:xfrm>
                                <a:off x="0" y="0"/>
                                <a:ext cx="12954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4"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1pt,136.15pt" to="425.1pt,13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95104" behindDoc="0" locked="0" layoutInCell="1" allowOverlap="1" wp14:anchorId="7D8BB897" wp14:editId="01E73B75">
                      <wp:simplePos x="0" y="0"/>
                      <wp:positionH relativeFrom="column">
                        <wp:posOffset>3404870</wp:posOffset>
                      </wp:positionH>
                      <wp:positionV relativeFrom="paragraph">
                        <wp:posOffset>859155</wp:posOffset>
                      </wp:positionV>
                      <wp:extent cx="393700" cy="279400"/>
                      <wp:effectExtent l="0" t="0" r="0" b="0"/>
                      <wp:wrapThrough wrapText="bothSides">
                        <wp:wrapPolygon edited="0">
                          <wp:start x="1394" y="0"/>
                          <wp:lineTo x="1394" y="19636"/>
                          <wp:lineTo x="18116" y="19636"/>
                          <wp:lineTo x="18116" y="0"/>
                          <wp:lineTo x="1394" y="0"/>
                        </wp:wrapPolygon>
                      </wp:wrapThrough>
                      <wp:docPr id="112" name="Text Box 112"/>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0FF333F" w14:textId="77777777" w:rsidR="00DB0A16" w:rsidRDefault="00DB0A16" w:rsidP="00A041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8BB897" id="Text Box 112" o:spid="_x0000_s1028" type="#_x0000_t202" style="position:absolute;margin-left:268.1pt;margin-top:67.65pt;width:31pt;height:2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" filled="f" stroked="f">
                      <v:textbox>
                        <w:txbxContent>
                          <w:p w14:paraId="00FF333F" w14:textId="77777777" w:rsidR="00DB0A16" w:rsidRDefault="00DB0A16" w:rsidP="00A041BC">
                            <w:r>
                              <w:t>#B</w:t>
                            </w:r>
                          </w:p>
                        </w:txbxContent>
                      </v:textbox>
                      <w10:wrap type="through"/>
                    </v:shape>
                  </w:pict>
                </mc:Fallback>
              </mc:AlternateContent>
            </w:r>
            <w:r w:rsidR="00A041BC">
              <w:rPr>
                <w:noProof/>
              </w:rPr>
              <mc:AlternateContent>
                <mc:Choice Requires="wps">
                  <w:drawing>
                    <wp:anchor distT="0" distB="0" distL="114300" distR="114300" simplePos="0" relativeHeight="251694080" behindDoc="0" locked="0" layoutInCell="1" allowOverlap="1" wp14:anchorId="2CBC000B" wp14:editId="407920AC">
                      <wp:simplePos x="0" y="0"/>
                      <wp:positionH relativeFrom="column">
                        <wp:posOffset>4355465</wp:posOffset>
                      </wp:positionH>
                      <wp:positionV relativeFrom="paragraph">
                        <wp:posOffset>1011555</wp:posOffset>
                      </wp:positionV>
                      <wp:extent cx="953770" cy="0"/>
                      <wp:effectExtent l="0" t="25400" r="36830" b="50800"/>
                      <wp:wrapThrough wrapText="bothSides">
                        <wp:wrapPolygon edited="0">
                          <wp:start x="0" y="-1"/>
                          <wp:lineTo x="0" y="-1"/>
                          <wp:lineTo x="21859" y="-1"/>
                          <wp:lineTo x="21859" y="-1"/>
                          <wp:lineTo x="0" y="-1"/>
                        </wp:wrapPolygon>
                      </wp:wrapThrough>
                      <wp:docPr id="111" name="Straight Connector 111"/>
                      <wp:cNvGraphicFramePr/>
                      <a:graphic xmlns:a="http://schemas.openxmlformats.org/drawingml/2006/main">
                        <a:graphicData uri="http://schemas.microsoft.com/office/word/2010/wordprocessingShape">
                          <wps:wsp>
                            <wps:cNvCnPr/>
                            <wps:spPr>
                              <a:xfrm>
                                <a:off x="0" y="0"/>
                                <a:ext cx="95377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1"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95pt,79.65pt" to="418.05pt,7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93056" behindDoc="0" locked="0" layoutInCell="1" allowOverlap="1" wp14:anchorId="2D8C37CA" wp14:editId="253013ED">
                      <wp:simplePos x="0" y="0"/>
                      <wp:positionH relativeFrom="column">
                        <wp:posOffset>4103370</wp:posOffset>
                      </wp:positionH>
                      <wp:positionV relativeFrom="paragraph">
                        <wp:posOffset>1011555</wp:posOffset>
                      </wp:positionV>
                      <wp:extent cx="1457960" cy="0"/>
                      <wp:effectExtent l="0" t="0" r="15240" b="25400"/>
                      <wp:wrapThrough wrapText="bothSides">
                        <wp:wrapPolygon edited="0">
                          <wp:start x="0" y="-1"/>
                          <wp:lineTo x="0" y="-1"/>
                          <wp:lineTo x="21449" y="-1"/>
                          <wp:lineTo x="21449" y="-1"/>
                          <wp:lineTo x="0" y="-1"/>
                        </wp:wrapPolygon>
                      </wp:wrapThrough>
                      <wp:docPr id="110" name="Straight Connector 110"/>
                      <wp:cNvGraphicFramePr/>
                      <a:graphic xmlns:a="http://schemas.openxmlformats.org/drawingml/2006/main">
                        <a:graphicData uri="http://schemas.microsoft.com/office/word/2010/wordprocessingShape">
                          <wps:wsp>
                            <wps:cNvCnPr/>
                            <wps:spPr>
                              <a:xfrm>
                                <a:off x="0" y="0"/>
                                <a:ext cx="145796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0"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1pt,79.65pt" to="437.9pt,7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92032" behindDoc="0" locked="0" layoutInCell="1" allowOverlap="1" wp14:anchorId="3815F5D6" wp14:editId="49C1A6FD">
                      <wp:simplePos x="0" y="0"/>
                      <wp:positionH relativeFrom="column">
                        <wp:posOffset>3404870</wp:posOffset>
                      </wp:positionH>
                      <wp:positionV relativeFrom="paragraph">
                        <wp:posOffset>249555</wp:posOffset>
                      </wp:positionV>
                      <wp:extent cx="393700" cy="279400"/>
                      <wp:effectExtent l="0" t="0" r="0" b="0"/>
                      <wp:wrapThrough wrapText="bothSides">
                        <wp:wrapPolygon edited="0">
                          <wp:start x="1394" y="0"/>
                          <wp:lineTo x="1394" y="19636"/>
                          <wp:lineTo x="18116" y="19636"/>
                          <wp:lineTo x="18116" y="0"/>
                          <wp:lineTo x="1394" y="0"/>
                        </wp:wrapPolygon>
                      </wp:wrapThrough>
                      <wp:docPr id="107" name="Text Box 107"/>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97FA590" w14:textId="77777777" w:rsidR="00DB0A16" w:rsidRDefault="00DB0A16" w:rsidP="00A041B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5F5D6" id="Text Box 107" o:spid="_x0000_s1029" type="#_x0000_t202" style="position:absolute;margin-left:268.1pt;margin-top:19.65pt;width:31pt;height:2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" filled="f" stroked="f">
                      <v:textbox>
                        <w:txbxContent>
                          <w:p w14:paraId="097FA590" w14:textId="77777777" w:rsidR="00DB0A16" w:rsidRDefault="00DB0A16" w:rsidP="00A041BC">
                            <w:r>
                              <w:t>#A</w:t>
                            </w:r>
                          </w:p>
                        </w:txbxContent>
                      </v:textbox>
                      <w10:wrap type="through"/>
                    </v:shape>
                  </w:pict>
                </mc:Fallback>
              </mc:AlternateContent>
            </w:r>
            <w:r w:rsidR="00A041BC">
              <w:rPr>
                <w:noProof/>
              </w:rPr>
              <mc:AlternateContent>
                <mc:Choice Requires="wps">
                  <w:drawing>
                    <wp:anchor distT="0" distB="0" distL="114300" distR="114300" simplePos="0" relativeHeight="251691008" behindDoc="0" locked="0" layoutInCell="1" allowOverlap="1" wp14:anchorId="77469BF2" wp14:editId="5D240431">
                      <wp:simplePos x="0" y="0"/>
                      <wp:positionH relativeFrom="column">
                        <wp:posOffset>4355465</wp:posOffset>
                      </wp:positionH>
                      <wp:positionV relativeFrom="paragraph">
                        <wp:posOffset>401955</wp:posOffset>
                      </wp:positionV>
                      <wp:extent cx="269875" cy="0"/>
                      <wp:effectExtent l="0" t="25400" r="34925" b="50800"/>
                      <wp:wrapThrough wrapText="bothSides">
                        <wp:wrapPolygon edited="0">
                          <wp:start x="0" y="-1"/>
                          <wp:lineTo x="0" y="-1"/>
                          <wp:lineTo x="22362" y="-1"/>
                          <wp:lineTo x="22362" y="-1"/>
                          <wp:lineTo x="0" y="-1"/>
                        </wp:wrapPolygon>
                      </wp:wrapThrough>
                      <wp:docPr id="106" name="Straight Connector 106"/>
                      <wp:cNvGraphicFramePr/>
                      <a:graphic xmlns:a="http://schemas.openxmlformats.org/drawingml/2006/main">
                        <a:graphicData uri="http://schemas.microsoft.com/office/word/2010/wordprocessingShape">
                          <wps:wsp>
                            <wps:cNvCnPr/>
                            <wps:spPr>
                              <a:xfrm>
                                <a:off x="0" y="0"/>
                                <a:ext cx="26987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42.95pt,31.65pt" to="364.2pt,3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89984" behindDoc="0" locked="0" layoutInCell="1" allowOverlap="1" wp14:anchorId="5B750708" wp14:editId="7579CFC1">
                      <wp:simplePos x="0" y="0"/>
                      <wp:positionH relativeFrom="column">
                        <wp:posOffset>4103370</wp:posOffset>
                      </wp:positionH>
                      <wp:positionV relativeFrom="paragraph">
                        <wp:posOffset>401955</wp:posOffset>
                      </wp:positionV>
                      <wp:extent cx="773430" cy="0"/>
                      <wp:effectExtent l="0" t="0" r="13970" b="25400"/>
                      <wp:wrapThrough wrapText="bothSides">
                        <wp:wrapPolygon edited="0">
                          <wp:start x="0" y="-1"/>
                          <wp:lineTo x="0" y="-1"/>
                          <wp:lineTo x="21281" y="-1"/>
                          <wp:lineTo x="21281" y="-1"/>
                          <wp:lineTo x="0" y="-1"/>
                        </wp:wrapPolygon>
                      </wp:wrapThrough>
                      <wp:docPr id="105" name="Straight Connector 105"/>
                      <wp:cNvGraphicFramePr/>
                      <a:graphic xmlns:a="http://schemas.openxmlformats.org/drawingml/2006/main">
                        <a:graphicData uri="http://schemas.microsoft.com/office/word/2010/wordprocessingShape">
                          <wps:wsp>
                            <wps:cNvCnPr/>
                            <wps:spPr>
                              <a:xfrm>
                                <a:off x="0" y="0"/>
                                <a:ext cx="77343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23.1pt,31.65pt" to="384pt,3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86912" behindDoc="0" locked="0" layoutInCell="1" allowOverlap="1" wp14:anchorId="3BB5D4EA" wp14:editId="2D1970E3">
                      <wp:simplePos x="0" y="0"/>
                      <wp:positionH relativeFrom="column">
                        <wp:posOffset>1537970</wp:posOffset>
                      </wp:positionH>
                      <wp:positionV relativeFrom="paragraph">
                        <wp:posOffset>6370955</wp:posOffset>
                      </wp:positionV>
                      <wp:extent cx="1367790" cy="0"/>
                      <wp:effectExtent l="0" t="0" r="29210" b="25400"/>
                      <wp:wrapThrough wrapText="bothSides">
                        <wp:wrapPolygon edited="0">
                          <wp:start x="0" y="-1"/>
                          <wp:lineTo x="0" y="-1"/>
                          <wp:lineTo x="21660" y="-1"/>
                          <wp:lineTo x="21660" y="-1"/>
                          <wp:lineTo x="0" y="-1"/>
                        </wp:wrapPolygon>
                      </wp:wrapThrough>
                      <wp:docPr id="98" name="Straight Connector 98"/>
                      <wp:cNvGraphicFramePr/>
                      <a:graphic xmlns:a="http://schemas.openxmlformats.org/drawingml/2006/main">
                        <a:graphicData uri="http://schemas.microsoft.com/office/word/2010/wordprocessingShape">
                          <wps:wsp>
                            <wps:cNvCnPr/>
                            <wps:spPr>
                              <a:xfrm>
                                <a:off x="0" y="0"/>
                                <a:ext cx="136779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9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21.1pt,501.65pt" to="228.8pt,50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88960" behindDoc="0" locked="0" layoutInCell="1" allowOverlap="1" wp14:anchorId="1DAFB862" wp14:editId="25520A51">
                      <wp:simplePos x="0" y="0"/>
                      <wp:positionH relativeFrom="column">
                        <wp:posOffset>745490</wp:posOffset>
                      </wp:positionH>
                      <wp:positionV relativeFrom="paragraph">
                        <wp:posOffset>6218555</wp:posOffset>
                      </wp:positionV>
                      <wp:extent cx="487680" cy="279400"/>
                      <wp:effectExtent l="0" t="0" r="0" b="0"/>
                      <wp:wrapThrough wrapText="bothSides">
                        <wp:wrapPolygon edited="0">
                          <wp:start x="1125" y="0"/>
                          <wp:lineTo x="1125" y="19636"/>
                          <wp:lineTo x="19125" y="19636"/>
                          <wp:lineTo x="19125" y="0"/>
                          <wp:lineTo x="1125" y="0"/>
                        </wp:wrapPolygon>
                      </wp:wrapThrough>
                      <wp:docPr id="100" name="Text Box 100"/>
                      <wp:cNvGraphicFramePr/>
                      <a:graphic xmlns:a="http://schemas.openxmlformats.org/drawingml/2006/main">
                        <a:graphicData uri="http://schemas.microsoft.com/office/word/2010/wordprocessingShape">
                          <wps:wsp>
                            <wps:cNvSpPr txBox="1"/>
                            <wps:spPr>
                              <a:xfrm>
                                <a:off x="0" y="0"/>
                                <a:ext cx="48768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2EBFC4" w14:textId="77777777" w:rsidR="00DB0A16" w:rsidRDefault="00DB0A16" w:rsidP="00A041BC">
                                  <w:r>
                                    <w:t>#1010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AFB862" id="Text Box 100" o:spid="_x0000_s1030" type="#_x0000_t202" style="position:absolute;margin-left:58.7pt;margin-top:489.65pt;width:38.4pt;height:2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" filled="f" stroked="f">
                      <v:textbox>
                        <w:txbxContent>
                          <w:p w14:paraId="512EBFC4" w14:textId="77777777" w:rsidR="00DB0A16" w:rsidRDefault="00DB0A16" w:rsidP="00A041BC">
                            <w:r>
                              <w:t>#1010</w:t>
                            </w:r>
                          </w:p>
                        </w:txbxContent>
                      </v:textbox>
                      <w10:wrap type="through"/>
                    </v:shape>
                  </w:pict>
                </mc:Fallback>
              </mc:AlternateContent>
            </w:r>
            <w:r w:rsidR="00A041BC">
              <w:rPr>
                <w:noProof/>
              </w:rPr>
              <mc:AlternateContent>
                <mc:Choice Requires="wps">
                  <w:drawing>
                    <wp:anchor distT="0" distB="0" distL="114300" distR="114300" simplePos="0" relativeHeight="251687936" behindDoc="0" locked="0" layoutInCell="1" allowOverlap="1" wp14:anchorId="642E45C7" wp14:editId="69294957">
                      <wp:simplePos x="0" y="0"/>
                      <wp:positionH relativeFrom="column">
                        <wp:posOffset>1790065</wp:posOffset>
                      </wp:positionH>
                      <wp:positionV relativeFrom="paragraph">
                        <wp:posOffset>6370955</wp:posOffset>
                      </wp:positionV>
                      <wp:extent cx="863600" cy="0"/>
                      <wp:effectExtent l="0" t="25400" r="25400" b="50800"/>
                      <wp:wrapThrough wrapText="bothSides">
                        <wp:wrapPolygon edited="0">
                          <wp:start x="0" y="-1"/>
                          <wp:lineTo x="0" y="-1"/>
                          <wp:lineTo x="21600" y="-1"/>
                          <wp:lineTo x="21600" y="-1"/>
                          <wp:lineTo x="0" y="-1"/>
                        </wp:wrapPolygon>
                      </wp:wrapThrough>
                      <wp:docPr id="99" name="Straight Connector 99"/>
                      <wp:cNvGraphicFramePr/>
                      <a:graphic xmlns:a="http://schemas.openxmlformats.org/drawingml/2006/main">
                        <a:graphicData uri="http://schemas.microsoft.com/office/word/2010/wordprocessingShape">
                          <wps:wsp>
                            <wps:cNvCnPr/>
                            <wps:spPr>
                              <a:xfrm>
                                <a:off x="0" y="0"/>
                                <a:ext cx="86360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9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0.95pt,501.65pt" to="208.95pt,50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85888" behindDoc="0" locked="0" layoutInCell="1" allowOverlap="1" wp14:anchorId="0D0419DF" wp14:editId="48AAFE07">
                      <wp:simplePos x="0" y="0"/>
                      <wp:positionH relativeFrom="column">
                        <wp:posOffset>847090</wp:posOffset>
                      </wp:positionH>
                      <wp:positionV relativeFrom="paragraph">
                        <wp:posOffset>5553710</wp:posOffset>
                      </wp:positionV>
                      <wp:extent cx="386080" cy="279400"/>
                      <wp:effectExtent l="0" t="0" r="0" b="0"/>
                      <wp:wrapThrough wrapText="bothSides">
                        <wp:wrapPolygon edited="0">
                          <wp:start x="1421" y="0"/>
                          <wp:lineTo x="1421" y="19636"/>
                          <wp:lineTo x="18474" y="19636"/>
                          <wp:lineTo x="18474" y="0"/>
                          <wp:lineTo x="1421" y="0"/>
                        </wp:wrapPolygon>
                      </wp:wrapThrough>
                      <wp:docPr id="95" name="Text Box 95"/>
                      <wp:cNvGraphicFramePr/>
                      <a:graphic xmlns:a="http://schemas.openxmlformats.org/drawingml/2006/main">
                        <a:graphicData uri="http://schemas.microsoft.com/office/word/2010/wordprocessingShape">
                          <wps:wsp>
                            <wps:cNvSpPr txBox="1"/>
                            <wps:spPr>
                              <a:xfrm>
                                <a:off x="0" y="0"/>
                                <a:ext cx="38608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8E5C11F" w14:textId="77777777" w:rsidR="00DB0A16" w:rsidRDefault="00DB0A16" w:rsidP="00A041BC">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0419DF" id="Text Box 95" o:spid="_x0000_s1031" type="#_x0000_t202" style="position:absolute;margin-left:66.7pt;margin-top:437.3pt;width:30.4pt;height:2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" filled="f" stroked="f">
                      <v:textbox>
                        <w:txbxContent>
                          <w:p w14:paraId="68E5C11F" w14:textId="77777777" w:rsidR="00DB0A16" w:rsidRDefault="00DB0A16" w:rsidP="00A041BC">
                            <w:r>
                              <w:t>#9</w:t>
                            </w:r>
                          </w:p>
                        </w:txbxContent>
                      </v:textbox>
                      <w10:wrap type="through"/>
                    </v:shape>
                  </w:pict>
                </mc:Fallback>
              </mc:AlternateContent>
            </w:r>
            <w:r w:rsidR="00A041BC">
              <w:rPr>
                <w:noProof/>
              </w:rPr>
              <mc:AlternateContent>
                <mc:Choice Requires="wps">
                  <w:drawing>
                    <wp:anchor distT="0" distB="0" distL="114300" distR="114300" simplePos="0" relativeHeight="251684864" behindDoc="0" locked="0" layoutInCell="1" allowOverlap="1" wp14:anchorId="693E9EF3" wp14:editId="54E74E12">
                      <wp:simplePos x="0" y="0"/>
                      <wp:positionH relativeFrom="column">
                        <wp:posOffset>1790065</wp:posOffset>
                      </wp:positionH>
                      <wp:positionV relativeFrom="paragraph">
                        <wp:posOffset>5706110</wp:posOffset>
                      </wp:positionV>
                      <wp:extent cx="773430" cy="0"/>
                      <wp:effectExtent l="0" t="25400" r="13970" b="50800"/>
                      <wp:wrapThrough wrapText="bothSides">
                        <wp:wrapPolygon edited="0">
                          <wp:start x="0" y="-1"/>
                          <wp:lineTo x="0" y="-1"/>
                          <wp:lineTo x="21281" y="-1"/>
                          <wp:lineTo x="21281" y="-1"/>
                          <wp:lineTo x="0" y="-1"/>
                        </wp:wrapPolygon>
                      </wp:wrapThrough>
                      <wp:docPr id="94" name="Straight Connector 94"/>
                      <wp:cNvGraphicFramePr/>
                      <a:graphic xmlns:a="http://schemas.openxmlformats.org/drawingml/2006/main">
                        <a:graphicData uri="http://schemas.microsoft.com/office/word/2010/wordprocessingShape">
                          <wps:wsp>
                            <wps:cNvCnPr/>
                            <wps:spPr>
                              <a:xfrm>
                                <a:off x="0" y="0"/>
                                <a:ext cx="77343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94"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449.3pt" to="201.85pt,44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83840" behindDoc="0" locked="0" layoutInCell="1" allowOverlap="1" wp14:anchorId="074740CA" wp14:editId="659309AE">
                      <wp:simplePos x="0" y="0"/>
                      <wp:positionH relativeFrom="column">
                        <wp:posOffset>1537970</wp:posOffset>
                      </wp:positionH>
                      <wp:positionV relativeFrom="paragraph">
                        <wp:posOffset>5706110</wp:posOffset>
                      </wp:positionV>
                      <wp:extent cx="1277620" cy="0"/>
                      <wp:effectExtent l="0" t="0" r="17780" b="25400"/>
                      <wp:wrapThrough wrapText="bothSides">
                        <wp:wrapPolygon edited="0">
                          <wp:start x="0" y="-1"/>
                          <wp:lineTo x="0" y="-1"/>
                          <wp:lineTo x="21471" y="-1"/>
                          <wp:lineTo x="21471" y="-1"/>
                          <wp:lineTo x="0" y="-1"/>
                        </wp:wrapPolygon>
                      </wp:wrapThrough>
                      <wp:docPr id="93" name="Straight Connector 93"/>
                      <wp:cNvGraphicFramePr/>
                      <a:graphic xmlns:a="http://schemas.openxmlformats.org/drawingml/2006/main">
                        <a:graphicData uri="http://schemas.microsoft.com/office/word/2010/wordprocessingShape">
                          <wps:wsp>
                            <wps:cNvCnPr/>
                            <wps:spPr>
                              <a:xfrm>
                                <a:off x="0" y="0"/>
                                <a:ext cx="127762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93"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449.3pt" to="221.7pt,44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82816" behindDoc="0" locked="0" layoutInCell="1" allowOverlap="1" wp14:anchorId="25BC0BE0" wp14:editId="42D0F6A6">
                      <wp:simplePos x="0" y="0"/>
                      <wp:positionH relativeFrom="column">
                        <wp:posOffset>859790</wp:posOffset>
                      </wp:positionH>
                      <wp:positionV relativeFrom="paragraph">
                        <wp:posOffset>2894330</wp:posOffset>
                      </wp:positionV>
                      <wp:extent cx="373380" cy="279400"/>
                      <wp:effectExtent l="0" t="0" r="0" b="0"/>
                      <wp:wrapThrough wrapText="bothSides">
                        <wp:wrapPolygon edited="0">
                          <wp:start x="1469" y="0"/>
                          <wp:lineTo x="1469" y="19636"/>
                          <wp:lineTo x="19102" y="19636"/>
                          <wp:lineTo x="19102" y="0"/>
                          <wp:lineTo x="1469" y="0"/>
                        </wp:wrapPolygon>
                      </wp:wrapThrough>
                      <wp:docPr id="90" name="Text Box 90"/>
                      <wp:cNvGraphicFramePr/>
                      <a:graphic xmlns:a="http://schemas.openxmlformats.org/drawingml/2006/main">
                        <a:graphicData uri="http://schemas.microsoft.com/office/word/2010/wordprocessingShape">
                          <wps:wsp>
                            <wps:cNvSpPr txBox="1"/>
                            <wps:spPr>
                              <a:xfrm>
                                <a:off x="0" y="0"/>
                                <a:ext cx="37338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5E1203" w14:textId="77777777" w:rsidR="00DB0A16" w:rsidRDefault="00DB0A16" w:rsidP="00A041B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BC0BE0" id="Text Box 90" o:spid="_x0000_s1032" type="#_x0000_t202" style="position:absolute;margin-left:67.7pt;margin-top:227.9pt;width:29.4pt;height:2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" filled="f" stroked="f">
                      <v:textbox>
                        <w:txbxContent>
                          <w:p w14:paraId="395E1203" w14:textId="77777777" w:rsidR="00DB0A16" w:rsidRDefault="00DB0A16" w:rsidP="00A041BC">
                            <w:r>
                              <w:t>#5</w:t>
                            </w:r>
                          </w:p>
                        </w:txbxContent>
                      </v:textbox>
                      <w10:wrap type="through"/>
                    </v:shape>
                  </w:pict>
                </mc:Fallback>
              </mc:AlternateContent>
            </w:r>
            <w:r w:rsidR="00A041BC">
              <w:rPr>
                <w:noProof/>
              </w:rPr>
              <mc:AlternateContent>
                <mc:Choice Requires="wps">
                  <w:drawing>
                    <wp:anchor distT="0" distB="0" distL="114300" distR="114300" simplePos="0" relativeHeight="251681792" behindDoc="0" locked="0" layoutInCell="1" allowOverlap="1" wp14:anchorId="3246068D" wp14:editId="40BA36B1">
                      <wp:simplePos x="0" y="0"/>
                      <wp:positionH relativeFrom="column">
                        <wp:posOffset>1790065</wp:posOffset>
                      </wp:positionH>
                      <wp:positionV relativeFrom="paragraph">
                        <wp:posOffset>3046730</wp:posOffset>
                      </wp:positionV>
                      <wp:extent cx="395605" cy="0"/>
                      <wp:effectExtent l="0" t="25400" r="36195" b="50800"/>
                      <wp:wrapThrough wrapText="bothSides">
                        <wp:wrapPolygon edited="0">
                          <wp:start x="0" y="-1"/>
                          <wp:lineTo x="0" y="-1"/>
                          <wp:lineTo x="22189" y="-1"/>
                          <wp:lineTo x="22189" y="-1"/>
                          <wp:lineTo x="0" y="-1"/>
                        </wp:wrapPolygon>
                      </wp:wrapThrough>
                      <wp:docPr id="89" name="Straight Connector 89"/>
                      <wp:cNvGraphicFramePr/>
                      <a:graphic xmlns:a="http://schemas.openxmlformats.org/drawingml/2006/main">
                        <a:graphicData uri="http://schemas.microsoft.com/office/word/2010/wordprocessingShape">
                          <wps:wsp>
                            <wps:cNvCnPr/>
                            <wps:spPr>
                              <a:xfrm>
                                <a:off x="0" y="0"/>
                                <a:ext cx="39560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89"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239.9pt" to="172.1pt,23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80768" behindDoc="0" locked="0" layoutInCell="1" allowOverlap="1" wp14:anchorId="125FE366" wp14:editId="3E258709">
                      <wp:simplePos x="0" y="0"/>
                      <wp:positionH relativeFrom="column">
                        <wp:posOffset>1537970</wp:posOffset>
                      </wp:positionH>
                      <wp:positionV relativeFrom="paragraph">
                        <wp:posOffset>3046730</wp:posOffset>
                      </wp:positionV>
                      <wp:extent cx="899795" cy="0"/>
                      <wp:effectExtent l="0" t="0" r="14605" b="25400"/>
                      <wp:wrapThrough wrapText="bothSides">
                        <wp:wrapPolygon edited="0">
                          <wp:start x="0" y="-1"/>
                          <wp:lineTo x="0" y="-1"/>
                          <wp:lineTo x="21341" y="-1"/>
                          <wp:lineTo x="21341" y="-1"/>
                          <wp:lineTo x="0" y="-1"/>
                        </wp:wrapPolygon>
                      </wp:wrapThrough>
                      <wp:docPr id="88" name="Straight Connector 88"/>
                      <wp:cNvGraphicFramePr/>
                      <a:graphic xmlns:a="http://schemas.openxmlformats.org/drawingml/2006/main">
                        <a:graphicData uri="http://schemas.microsoft.com/office/word/2010/wordprocessingShape">
                          <wps:wsp>
                            <wps:cNvCnPr/>
                            <wps:spPr>
                              <a:xfrm>
                                <a:off x="0" y="0"/>
                                <a:ext cx="89979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88"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239.9pt" to="191.95pt,23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79744" behindDoc="0" locked="0" layoutInCell="1" allowOverlap="1" wp14:anchorId="651F9831" wp14:editId="32B75430">
                      <wp:simplePos x="0" y="0"/>
                      <wp:positionH relativeFrom="column">
                        <wp:posOffset>854710</wp:posOffset>
                      </wp:positionH>
                      <wp:positionV relativeFrom="paragraph">
                        <wp:posOffset>4888865</wp:posOffset>
                      </wp:positionV>
                      <wp:extent cx="378460" cy="279400"/>
                      <wp:effectExtent l="0" t="0" r="0" b="0"/>
                      <wp:wrapThrough wrapText="bothSides">
                        <wp:wrapPolygon edited="0">
                          <wp:start x="1450" y="0"/>
                          <wp:lineTo x="1450" y="19636"/>
                          <wp:lineTo x="18846" y="19636"/>
                          <wp:lineTo x="18846" y="0"/>
                          <wp:lineTo x="1450" y="0"/>
                        </wp:wrapPolygon>
                      </wp:wrapThrough>
                      <wp:docPr id="85" name="Text Box 85"/>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4137436" w14:textId="77777777" w:rsidR="00DB0A16" w:rsidRDefault="00DB0A16" w:rsidP="00A041BC">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1F9831" id="Text Box 85" o:spid="_x0000_s1033" type="#_x0000_t202" style="position:absolute;margin-left:67.3pt;margin-top:384.95pt;width:29.8pt;height:2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" filled="f" stroked="f">
                      <v:textbox>
                        <w:txbxContent>
                          <w:p w14:paraId="44137436" w14:textId="77777777" w:rsidR="00DB0A16" w:rsidRDefault="00DB0A16" w:rsidP="00A041BC">
                            <w:r>
                              <w:t>#8</w:t>
                            </w:r>
                          </w:p>
                        </w:txbxContent>
                      </v:textbox>
                      <w10:wrap type="through"/>
                    </v:shape>
                  </w:pict>
                </mc:Fallback>
              </mc:AlternateContent>
            </w:r>
            <w:r w:rsidR="00A041BC">
              <w:rPr>
                <w:noProof/>
              </w:rPr>
              <mc:AlternateContent>
                <mc:Choice Requires="wps">
                  <w:drawing>
                    <wp:anchor distT="0" distB="0" distL="114300" distR="114300" simplePos="0" relativeHeight="251678720" behindDoc="0" locked="0" layoutInCell="1" allowOverlap="1" wp14:anchorId="5703F55A" wp14:editId="11D4FB3F">
                      <wp:simplePos x="0" y="0"/>
                      <wp:positionH relativeFrom="column">
                        <wp:posOffset>1790065</wp:posOffset>
                      </wp:positionH>
                      <wp:positionV relativeFrom="paragraph">
                        <wp:posOffset>5041265</wp:posOffset>
                      </wp:positionV>
                      <wp:extent cx="665480" cy="0"/>
                      <wp:effectExtent l="0" t="25400" r="20320" b="50800"/>
                      <wp:wrapThrough wrapText="bothSides">
                        <wp:wrapPolygon edited="0">
                          <wp:start x="0" y="-1"/>
                          <wp:lineTo x="0" y="-1"/>
                          <wp:lineTo x="21435" y="-1"/>
                          <wp:lineTo x="21435" y="-1"/>
                          <wp:lineTo x="0" y="-1"/>
                        </wp:wrapPolygon>
                      </wp:wrapThrough>
                      <wp:docPr id="84" name="Straight Connector 84"/>
                      <wp:cNvGraphicFramePr/>
                      <a:graphic xmlns:a="http://schemas.openxmlformats.org/drawingml/2006/main">
                        <a:graphicData uri="http://schemas.microsoft.com/office/word/2010/wordprocessingShape">
                          <wps:wsp>
                            <wps:cNvCnPr/>
                            <wps:spPr>
                              <a:xfrm>
                                <a:off x="0" y="0"/>
                                <a:ext cx="66548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84"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96.95pt" to="193.35pt,39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77696" behindDoc="0" locked="0" layoutInCell="1" allowOverlap="1" wp14:anchorId="70C897FD" wp14:editId="2E8DD299">
                      <wp:simplePos x="0" y="0"/>
                      <wp:positionH relativeFrom="column">
                        <wp:posOffset>1537970</wp:posOffset>
                      </wp:positionH>
                      <wp:positionV relativeFrom="paragraph">
                        <wp:posOffset>5041265</wp:posOffset>
                      </wp:positionV>
                      <wp:extent cx="1169670" cy="0"/>
                      <wp:effectExtent l="0" t="0" r="24130" b="25400"/>
                      <wp:wrapThrough wrapText="bothSides">
                        <wp:wrapPolygon edited="0">
                          <wp:start x="0" y="-1"/>
                          <wp:lineTo x="0" y="-1"/>
                          <wp:lineTo x="21577" y="-1"/>
                          <wp:lineTo x="21577" y="-1"/>
                          <wp:lineTo x="0" y="-1"/>
                        </wp:wrapPolygon>
                      </wp:wrapThrough>
                      <wp:docPr id="83" name="Straight Connector 83"/>
                      <wp:cNvGraphicFramePr/>
                      <a:graphic xmlns:a="http://schemas.openxmlformats.org/drawingml/2006/main">
                        <a:graphicData uri="http://schemas.microsoft.com/office/word/2010/wordprocessingShape">
                          <wps:wsp>
                            <wps:cNvCnPr/>
                            <wps:spPr>
                              <a:xfrm>
                                <a:off x="0" y="0"/>
                                <a:ext cx="116967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8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96.95pt" to="213.2pt,39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76672" behindDoc="0" locked="0" layoutInCell="1" allowOverlap="1" wp14:anchorId="48C17DEF" wp14:editId="5A0C8D19">
                      <wp:simplePos x="0" y="0"/>
                      <wp:positionH relativeFrom="column">
                        <wp:posOffset>862330</wp:posOffset>
                      </wp:positionH>
                      <wp:positionV relativeFrom="paragraph">
                        <wp:posOffset>4224020</wp:posOffset>
                      </wp:positionV>
                      <wp:extent cx="370840" cy="279400"/>
                      <wp:effectExtent l="0" t="0" r="0" b="0"/>
                      <wp:wrapThrough wrapText="bothSides">
                        <wp:wrapPolygon edited="0">
                          <wp:start x="1479" y="0"/>
                          <wp:lineTo x="1479" y="19636"/>
                          <wp:lineTo x="17753" y="19636"/>
                          <wp:lineTo x="17753" y="0"/>
                          <wp:lineTo x="1479" y="0"/>
                        </wp:wrapPolygon>
                      </wp:wrapThrough>
                      <wp:docPr id="80" name="Text Box 80"/>
                      <wp:cNvGraphicFramePr/>
                      <a:graphic xmlns:a="http://schemas.openxmlformats.org/drawingml/2006/main">
                        <a:graphicData uri="http://schemas.microsoft.com/office/word/2010/wordprocessingShape">
                          <wps:wsp>
                            <wps:cNvSpPr txBox="1"/>
                            <wps:spPr>
                              <a:xfrm>
                                <a:off x="0" y="0"/>
                                <a:ext cx="37084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8670ABB" w14:textId="77777777" w:rsidR="00DB0A16" w:rsidRDefault="00DB0A16" w:rsidP="00A041BC">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C17DEF" id="Text Box 80" o:spid="_x0000_s1034" type="#_x0000_t202" style="position:absolute;margin-left:67.9pt;margin-top:332.6pt;width:29.2pt;height:2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" filled="f" stroked="f">
                      <v:textbox>
                        <w:txbxContent>
                          <w:p w14:paraId="18670ABB" w14:textId="77777777" w:rsidR="00DB0A16" w:rsidRDefault="00DB0A16" w:rsidP="00A041BC">
                            <w:r>
                              <w:t>#7</w:t>
                            </w:r>
                          </w:p>
                        </w:txbxContent>
                      </v:textbox>
                      <w10:wrap type="through"/>
                    </v:shape>
                  </w:pict>
                </mc:Fallback>
              </mc:AlternateContent>
            </w:r>
            <w:r w:rsidR="00A041BC">
              <w:rPr>
                <w:noProof/>
              </w:rPr>
              <mc:AlternateContent>
                <mc:Choice Requires="wps">
                  <w:drawing>
                    <wp:anchor distT="0" distB="0" distL="114300" distR="114300" simplePos="0" relativeHeight="251675648" behindDoc="0" locked="0" layoutInCell="1" allowOverlap="1" wp14:anchorId="6D21B6E2" wp14:editId="30CD9652">
                      <wp:simplePos x="0" y="0"/>
                      <wp:positionH relativeFrom="column">
                        <wp:posOffset>1790065</wp:posOffset>
                      </wp:positionH>
                      <wp:positionV relativeFrom="paragraph">
                        <wp:posOffset>4376420</wp:posOffset>
                      </wp:positionV>
                      <wp:extent cx="575945" cy="0"/>
                      <wp:effectExtent l="0" t="25400" r="33655" b="50800"/>
                      <wp:wrapThrough wrapText="bothSides">
                        <wp:wrapPolygon edited="0">
                          <wp:start x="0" y="-1"/>
                          <wp:lineTo x="0" y="-1"/>
                          <wp:lineTo x="21910" y="-1"/>
                          <wp:lineTo x="21910" y="-1"/>
                          <wp:lineTo x="0" y="-1"/>
                        </wp:wrapPolygon>
                      </wp:wrapThrough>
                      <wp:docPr id="79" name="Straight Connector 79"/>
                      <wp:cNvGraphicFramePr/>
                      <a:graphic xmlns:a="http://schemas.openxmlformats.org/drawingml/2006/main">
                        <a:graphicData uri="http://schemas.microsoft.com/office/word/2010/wordprocessingShape">
                          <wps:wsp>
                            <wps:cNvCnPr/>
                            <wps:spPr>
                              <a:xfrm>
                                <a:off x="0" y="0"/>
                                <a:ext cx="57594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79"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44.6pt" to="186.3pt,3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" strokecolor="red" strokeweight="6pt">
                      <w10:wrap type="through"/>
                    </v:line>
                  </w:pict>
                </mc:Fallback>
              </mc:AlternateContent>
            </w:r>
            <w:r w:rsidR="00A041BC">
              <w:rPr>
                <w:noProof/>
              </w:rPr>
              <mc:AlternateContent>
                <mc:Choice Requires="wps">
                  <w:drawing>
                    <wp:anchor distT="0" distB="0" distL="114300" distR="114300" simplePos="0" relativeHeight="251674624" behindDoc="0" locked="0" layoutInCell="1" allowOverlap="1" wp14:anchorId="43E5D11E" wp14:editId="133D46B0">
                      <wp:simplePos x="0" y="0"/>
                      <wp:positionH relativeFrom="column">
                        <wp:posOffset>1537970</wp:posOffset>
                      </wp:positionH>
                      <wp:positionV relativeFrom="paragraph">
                        <wp:posOffset>4376420</wp:posOffset>
                      </wp:positionV>
                      <wp:extent cx="1079500" cy="0"/>
                      <wp:effectExtent l="0" t="0" r="12700" b="25400"/>
                      <wp:wrapThrough wrapText="bothSides">
                        <wp:wrapPolygon edited="0">
                          <wp:start x="0" y="-1"/>
                          <wp:lineTo x="0" y="-1"/>
                          <wp:lineTo x="21346" y="-1"/>
                          <wp:lineTo x="21346" y="-1"/>
                          <wp:lineTo x="0" y="-1"/>
                        </wp:wrapPolygon>
                      </wp:wrapThrough>
                      <wp:docPr id="78" name="Straight Connector 78"/>
                      <wp:cNvGraphicFramePr/>
                      <a:graphic xmlns:a="http://schemas.openxmlformats.org/drawingml/2006/main">
                        <a:graphicData uri="http://schemas.microsoft.com/office/word/2010/wordprocessingShape">
                          <wps:wsp>
                            <wps:cNvCnPr/>
                            <wps:spPr>
                              <a:xfrm>
                                <a:off x="0" y="0"/>
                                <a:ext cx="10795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78"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44.6pt" to="206.1pt,3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" strokecolor="black [3213]" strokeweight="2pt">
                      <w10:wrap type="through"/>
                    </v:line>
                  </w:pict>
                </mc:Fallback>
              </mc:AlternateContent>
            </w:r>
            <w:r w:rsidR="00A041BC">
              <w:rPr>
                <w:noProof/>
              </w:rPr>
              <mc:AlternateContent>
                <mc:Choice Requires="wps">
                  <w:drawing>
                    <wp:anchor distT="0" distB="0" distL="114300" distR="114300" simplePos="0" relativeHeight="251673600" behindDoc="0" locked="0" layoutInCell="1" allowOverlap="1" wp14:anchorId="756CEFF4" wp14:editId="51B7CCEB">
                      <wp:simplePos x="0" y="0"/>
                      <wp:positionH relativeFrom="column">
                        <wp:posOffset>852170</wp:posOffset>
                      </wp:positionH>
                      <wp:positionV relativeFrom="paragraph">
                        <wp:posOffset>3559175</wp:posOffset>
                      </wp:positionV>
                      <wp:extent cx="381000" cy="279400"/>
                      <wp:effectExtent l="0" t="0" r="0" b="0"/>
                      <wp:wrapThrough wrapText="bothSides">
                        <wp:wrapPolygon edited="0">
                          <wp:start x="1440" y="0"/>
                          <wp:lineTo x="1440" y="19636"/>
                          <wp:lineTo x="18720" y="19636"/>
                          <wp:lineTo x="18720" y="0"/>
                          <wp:lineTo x="1440" y="0"/>
                        </wp:wrapPolygon>
                      </wp:wrapThrough>
                      <wp:docPr id="50" name="Text Box 50"/>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41DDAFD" w14:textId="77777777" w:rsidR="00DB0A16" w:rsidRDefault="00DB0A16" w:rsidP="00A041B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6CEFF4" id="Text Box 50" o:spid="_x0000_s1035" type="#_x0000_t202" style="position:absolute;margin-left:67.1pt;margin-top:280.25pt;width:30pt;height:2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" filled="f" stroked="f">
                      <v:textbox>
                        <w:txbxContent>
                          <w:p w14:paraId="541DDAFD" w14:textId="77777777" w:rsidR="00DB0A16" w:rsidRDefault="00DB0A16" w:rsidP="00A041BC">
                            <w:r>
                              <w:t>#6</w:t>
                            </w:r>
                          </w:p>
                        </w:txbxContent>
                      </v:textbox>
                      <w10:wrap type="through"/>
                    </v:shape>
                  </w:pict>
                </mc:Fallback>
              </mc:AlternateContent>
            </w:r>
            <w:r w:rsidR="00A041BC">
              <w:rPr>
                <w:noProof/>
              </w:rPr>
              <mc:AlternateContent>
                <mc:Choice Requires="wps">
                  <w:drawing>
                    <wp:anchor distT="0" distB="0" distL="114300" distR="114300" simplePos="0" relativeHeight="251672576" behindDoc="0" locked="0" layoutInCell="1" allowOverlap="1" wp14:anchorId="783A4F79" wp14:editId="3296794A">
                      <wp:simplePos x="0" y="0"/>
                      <wp:positionH relativeFrom="column">
                        <wp:posOffset>1790065</wp:posOffset>
                      </wp:positionH>
                      <wp:positionV relativeFrom="paragraph">
                        <wp:posOffset>3711575</wp:posOffset>
                      </wp:positionV>
                      <wp:extent cx="485775" cy="0"/>
                      <wp:effectExtent l="0" t="25400" r="22225" b="50800"/>
                      <wp:wrapThrough wrapText="bothSides">
                        <wp:wrapPolygon edited="0">
                          <wp:start x="0" y="-1"/>
                          <wp:lineTo x="0" y="-1"/>
                          <wp:lineTo x="21459" y="-1"/>
                          <wp:lineTo x="21459" y="-1"/>
                          <wp:lineTo x="0" y="-1"/>
                        </wp:wrapPolygon>
                      </wp:wrapThrough>
                      <wp:docPr id="49" name="Straight Connector 49"/>
                      <wp:cNvGraphicFramePr/>
                      <a:graphic xmlns:a="http://schemas.openxmlformats.org/drawingml/2006/main">
                        <a:graphicData uri="http://schemas.microsoft.com/office/word/2010/wordprocessingShape">
                          <wps:wsp>
                            <wps:cNvCnPr/>
                            <wps:spPr>
                              <a:xfrm>
                                <a:off x="0" y="0"/>
                                <a:ext cx="48577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292.25pt" to="179.2pt,2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71552" behindDoc="0" locked="0" layoutInCell="1" allowOverlap="1" wp14:anchorId="664DB68B" wp14:editId="18C4023C">
                      <wp:simplePos x="0" y="0"/>
                      <wp:positionH relativeFrom="column">
                        <wp:posOffset>1537970</wp:posOffset>
                      </wp:positionH>
                      <wp:positionV relativeFrom="paragraph">
                        <wp:posOffset>3711575</wp:posOffset>
                      </wp:positionV>
                      <wp:extent cx="989965" cy="0"/>
                      <wp:effectExtent l="0" t="0" r="26035" b="25400"/>
                      <wp:wrapThrough wrapText="bothSides">
                        <wp:wrapPolygon edited="0">
                          <wp:start x="0" y="-1"/>
                          <wp:lineTo x="0" y="-1"/>
                          <wp:lineTo x="21614" y="-1"/>
                          <wp:lineTo x="21614" y="-1"/>
                          <wp:lineTo x="0" y="-1"/>
                        </wp:wrapPolygon>
                      </wp:wrapThrough>
                      <wp:docPr id="48" name="Straight Connector 48"/>
                      <wp:cNvGraphicFramePr/>
                      <a:graphic xmlns:a="http://schemas.openxmlformats.org/drawingml/2006/main">
                        <a:graphicData uri="http://schemas.microsoft.com/office/word/2010/wordprocessingShape">
                          <wps:wsp>
                            <wps:cNvCnPr/>
                            <wps:spPr>
                              <a:xfrm>
                                <a:off x="0" y="0"/>
                                <a:ext cx="98996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8"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292.25pt" to="199.05pt,2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70528" behindDoc="0" locked="0" layoutInCell="1" allowOverlap="1" wp14:anchorId="1D18981E" wp14:editId="028A9007">
                      <wp:simplePos x="0" y="0"/>
                      <wp:positionH relativeFrom="column">
                        <wp:posOffset>854710</wp:posOffset>
                      </wp:positionH>
                      <wp:positionV relativeFrom="paragraph">
                        <wp:posOffset>2229485</wp:posOffset>
                      </wp:positionV>
                      <wp:extent cx="378460" cy="279400"/>
                      <wp:effectExtent l="0" t="0" r="0" b="0"/>
                      <wp:wrapThrough wrapText="bothSides">
                        <wp:wrapPolygon edited="0">
                          <wp:start x="1450" y="0"/>
                          <wp:lineTo x="1450" y="19636"/>
                          <wp:lineTo x="18846" y="19636"/>
                          <wp:lineTo x="18846" y="0"/>
                          <wp:lineTo x="1450" y="0"/>
                        </wp:wrapPolygon>
                      </wp:wrapThrough>
                      <wp:docPr id="40" name="Text Box 40"/>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B3B1191" w14:textId="77777777" w:rsidR="00DB0A16" w:rsidRDefault="00DB0A16" w:rsidP="00A041B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18981E" id="Text Box 40" o:spid="_x0000_s1036" type="#_x0000_t202" style="position:absolute;margin-left:67.3pt;margin-top:175.55pt;width:29.8pt;height:2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" filled="f" stroked="f">
                      <v:textbox>
                        <w:txbxContent>
                          <w:p w14:paraId="6B3B1191" w14:textId="77777777" w:rsidR="00DB0A16" w:rsidRDefault="00DB0A16" w:rsidP="00A041BC">
                            <w:r>
                              <w:t>#4</w:t>
                            </w:r>
                          </w:p>
                        </w:txbxContent>
                      </v:textbox>
                      <w10:wrap type="through"/>
                    </v:shape>
                  </w:pict>
                </mc:Fallback>
              </mc:AlternateContent>
            </w:r>
            <w:r w:rsidR="00A041BC">
              <w:rPr>
                <w:noProof/>
              </w:rPr>
              <mc:AlternateContent>
                <mc:Choice Requires="wps">
                  <w:drawing>
                    <wp:anchor distT="0" distB="0" distL="114300" distR="114300" simplePos="0" relativeHeight="251669504" behindDoc="0" locked="0" layoutInCell="1" allowOverlap="1" wp14:anchorId="3CFE326C" wp14:editId="7D716708">
                      <wp:simplePos x="0" y="0"/>
                      <wp:positionH relativeFrom="column">
                        <wp:posOffset>1790065</wp:posOffset>
                      </wp:positionH>
                      <wp:positionV relativeFrom="paragraph">
                        <wp:posOffset>2381885</wp:posOffset>
                      </wp:positionV>
                      <wp:extent cx="305435" cy="0"/>
                      <wp:effectExtent l="0" t="25400" r="24765" b="50800"/>
                      <wp:wrapThrough wrapText="bothSides">
                        <wp:wrapPolygon edited="0">
                          <wp:start x="0" y="-1"/>
                          <wp:lineTo x="0" y="-1"/>
                          <wp:lineTo x="21555" y="-1"/>
                          <wp:lineTo x="21555" y="-1"/>
                          <wp:lineTo x="0" y="-1"/>
                        </wp:wrapPolygon>
                      </wp:wrapThrough>
                      <wp:docPr id="39" name="Straight Connector 39"/>
                      <wp:cNvGraphicFramePr/>
                      <a:graphic xmlns:a="http://schemas.openxmlformats.org/drawingml/2006/main">
                        <a:graphicData uri="http://schemas.microsoft.com/office/word/2010/wordprocessingShape">
                          <wps:wsp>
                            <wps:cNvCnPr/>
                            <wps:spPr>
                              <a:xfrm>
                                <a:off x="0" y="0"/>
                                <a:ext cx="30543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39"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187.55pt" to="165pt,1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68480" behindDoc="0" locked="0" layoutInCell="1" allowOverlap="1" wp14:anchorId="2BE84A20" wp14:editId="6D1FF11A">
                      <wp:simplePos x="0" y="0"/>
                      <wp:positionH relativeFrom="column">
                        <wp:posOffset>1537970</wp:posOffset>
                      </wp:positionH>
                      <wp:positionV relativeFrom="paragraph">
                        <wp:posOffset>2381885</wp:posOffset>
                      </wp:positionV>
                      <wp:extent cx="809625" cy="0"/>
                      <wp:effectExtent l="0" t="0" r="28575" b="25400"/>
                      <wp:wrapThrough wrapText="bothSides">
                        <wp:wrapPolygon edited="0">
                          <wp:start x="0" y="-1"/>
                          <wp:lineTo x="0" y="-1"/>
                          <wp:lineTo x="21685" y="-1"/>
                          <wp:lineTo x="21685" y="-1"/>
                          <wp:lineTo x="0" y="-1"/>
                        </wp:wrapPolygon>
                      </wp:wrapThrough>
                      <wp:docPr id="38" name="Straight Connector 38"/>
                      <wp:cNvGraphicFramePr/>
                      <a:graphic xmlns:a="http://schemas.openxmlformats.org/drawingml/2006/main">
                        <a:graphicData uri="http://schemas.microsoft.com/office/word/2010/wordprocessingShape">
                          <wps:wsp>
                            <wps:cNvCnPr/>
                            <wps:spPr>
                              <a:xfrm>
                                <a:off x="0" y="0"/>
                                <a:ext cx="80962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38"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187.55pt" to="184.85pt,1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67456" behindDoc="0" locked="0" layoutInCell="1" allowOverlap="1" wp14:anchorId="3D03E3FE" wp14:editId="3495AD23">
                      <wp:simplePos x="0" y="0"/>
                      <wp:positionH relativeFrom="column">
                        <wp:posOffset>854710</wp:posOffset>
                      </wp:positionH>
                      <wp:positionV relativeFrom="paragraph">
                        <wp:posOffset>1564640</wp:posOffset>
                      </wp:positionV>
                      <wp:extent cx="378460" cy="279400"/>
                      <wp:effectExtent l="0" t="0" r="0" b="0"/>
                      <wp:wrapThrough wrapText="bothSides">
                        <wp:wrapPolygon edited="0">
                          <wp:start x="1450" y="0"/>
                          <wp:lineTo x="1450" y="19636"/>
                          <wp:lineTo x="18846" y="19636"/>
                          <wp:lineTo x="18846" y="0"/>
                          <wp:lineTo x="1450" y="0"/>
                        </wp:wrapPolygon>
                      </wp:wrapThrough>
                      <wp:docPr id="30" name="Text Box 30"/>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368938" w14:textId="77777777" w:rsidR="00DB0A16" w:rsidRDefault="00DB0A16" w:rsidP="00A041B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03E3FE" id="Text Box 30" o:spid="_x0000_s1037" type="#_x0000_t202" style="position:absolute;margin-left:67.3pt;margin-top:123.2pt;width:29.8pt;height:2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" filled="f" stroked="f">
                      <v:textbox>
                        <w:txbxContent>
                          <w:p w14:paraId="74368938" w14:textId="77777777" w:rsidR="00DB0A16" w:rsidRDefault="00DB0A16" w:rsidP="00A041BC">
                            <w:r>
                              <w:t>#3</w:t>
                            </w:r>
                          </w:p>
                        </w:txbxContent>
                      </v:textbox>
                      <w10:wrap type="through"/>
                    </v:shape>
                  </w:pict>
                </mc:Fallback>
              </mc:AlternateContent>
            </w:r>
            <w:r w:rsidR="00A041BC">
              <w:rPr>
                <w:noProof/>
              </w:rPr>
              <mc:AlternateContent>
                <mc:Choice Requires="wps">
                  <w:drawing>
                    <wp:anchor distT="0" distB="0" distL="114300" distR="114300" simplePos="0" relativeHeight="251666432" behindDoc="0" locked="0" layoutInCell="1" allowOverlap="1" wp14:anchorId="20034911" wp14:editId="6ADCD2F3">
                      <wp:simplePos x="0" y="0"/>
                      <wp:positionH relativeFrom="column">
                        <wp:posOffset>1790065</wp:posOffset>
                      </wp:positionH>
                      <wp:positionV relativeFrom="paragraph">
                        <wp:posOffset>1717040</wp:posOffset>
                      </wp:positionV>
                      <wp:extent cx="215900" cy="0"/>
                      <wp:effectExtent l="0" t="25400" r="12700" b="50800"/>
                      <wp:wrapThrough wrapText="bothSides">
                        <wp:wrapPolygon edited="0">
                          <wp:start x="0" y="-1"/>
                          <wp:lineTo x="0" y="-1"/>
                          <wp:lineTo x="20329" y="-1"/>
                          <wp:lineTo x="20329" y="-1"/>
                          <wp:lineTo x="0" y="-1"/>
                        </wp:wrapPolygon>
                      </wp:wrapThrough>
                      <wp:docPr id="29" name="Straight Connector 29"/>
                      <wp:cNvGraphicFramePr/>
                      <a:graphic xmlns:a="http://schemas.openxmlformats.org/drawingml/2006/main">
                        <a:graphicData uri="http://schemas.microsoft.com/office/word/2010/wordprocessingShape">
                          <wps:wsp>
                            <wps:cNvCnPr/>
                            <wps:spPr>
                              <a:xfrm>
                                <a:off x="0" y="0"/>
                                <a:ext cx="21590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0.95pt,135.2pt" to="157.95pt,13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" strokecolor="red" strokeweight="6pt">
                      <w10:wrap type="through"/>
                    </v:line>
                  </w:pict>
                </mc:Fallback>
              </mc:AlternateContent>
            </w:r>
            <w:r w:rsidR="00A041BC">
              <w:rPr>
                <w:noProof/>
              </w:rPr>
              <mc:AlternateContent>
                <mc:Choice Requires="wps">
                  <w:drawing>
                    <wp:anchor distT="0" distB="0" distL="114300" distR="114300" simplePos="0" relativeHeight="251665408" behindDoc="0" locked="0" layoutInCell="1" allowOverlap="1" wp14:anchorId="30998E25" wp14:editId="4861CC06">
                      <wp:simplePos x="0" y="0"/>
                      <wp:positionH relativeFrom="column">
                        <wp:posOffset>1537970</wp:posOffset>
                      </wp:positionH>
                      <wp:positionV relativeFrom="paragraph">
                        <wp:posOffset>1717040</wp:posOffset>
                      </wp:positionV>
                      <wp:extent cx="719455" cy="0"/>
                      <wp:effectExtent l="0" t="0" r="17145" b="25400"/>
                      <wp:wrapThrough wrapText="bothSides">
                        <wp:wrapPolygon edited="0">
                          <wp:start x="0" y="-1"/>
                          <wp:lineTo x="0" y="-1"/>
                          <wp:lineTo x="21352" y="-1"/>
                          <wp:lineTo x="21352" y="-1"/>
                          <wp:lineTo x="0" y="-1"/>
                        </wp:wrapPolygon>
                      </wp:wrapThrough>
                      <wp:docPr id="28" name="Straight Connector 28"/>
                      <wp:cNvGraphicFramePr/>
                      <a:graphic xmlns:a="http://schemas.openxmlformats.org/drawingml/2006/main">
                        <a:graphicData uri="http://schemas.microsoft.com/office/word/2010/wordprocessingShape">
                          <wps:wsp>
                            <wps:cNvCnPr/>
                            <wps:spPr>
                              <a:xfrm>
                                <a:off x="0" y="0"/>
                                <a:ext cx="71945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1.1pt,135.2pt" to="177.75pt,13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64384" behindDoc="0" locked="0" layoutInCell="1" allowOverlap="1" wp14:anchorId="4CAF6750" wp14:editId="29B60EC8">
                      <wp:simplePos x="0" y="0"/>
                      <wp:positionH relativeFrom="column">
                        <wp:posOffset>852170</wp:posOffset>
                      </wp:positionH>
                      <wp:positionV relativeFrom="paragraph">
                        <wp:posOffset>899795</wp:posOffset>
                      </wp:positionV>
                      <wp:extent cx="381000" cy="279400"/>
                      <wp:effectExtent l="0" t="0" r="0" b="0"/>
                      <wp:wrapThrough wrapText="bothSides">
                        <wp:wrapPolygon edited="0">
                          <wp:start x="1440" y="0"/>
                          <wp:lineTo x="1440" y="19636"/>
                          <wp:lineTo x="18720" y="19636"/>
                          <wp:lineTo x="18720" y="0"/>
                          <wp:lineTo x="1440" y="0"/>
                        </wp:wrapPolygon>
                      </wp:wrapThrough>
                      <wp:docPr id="20" name="Text Box 20"/>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88FBF3" w14:textId="77777777" w:rsidR="00DB0A16" w:rsidRDefault="00DB0A16" w:rsidP="00A041B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AF6750" id="Text Box 20" o:spid="_x0000_s1038" type="#_x0000_t202" style="position:absolute;margin-left:67.1pt;margin-top:70.85pt;width:30pt;height:2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" filled="f" stroked="f">
                      <v:textbox>
                        <w:txbxContent>
                          <w:p w14:paraId="7A88FBF3" w14:textId="77777777" w:rsidR="00DB0A16" w:rsidRDefault="00DB0A16" w:rsidP="00A041BC">
                            <w:r>
                              <w:t>#2</w:t>
                            </w:r>
                          </w:p>
                        </w:txbxContent>
                      </v:textbox>
                      <w10:wrap type="through"/>
                    </v:shape>
                  </w:pict>
                </mc:Fallback>
              </mc:AlternateContent>
            </w:r>
            <w:r w:rsidR="00A041BC">
              <w:rPr>
                <w:noProof/>
              </w:rPr>
              <mc:AlternateContent>
                <mc:Choice Requires="wps">
                  <w:drawing>
                    <wp:anchor distT="0" distB="0" distL="114300" distR="114300" simplePos="0" relativeHeight="251663360" behindDoc="0" locked="0" layoutInCell="1" allowOverlap="1" wp14:anchorId="1D056910" wp14:editId="0C0EAAAB">
                      <wp:simplePos x="0" y="0"/>
                      <wp:positionH relativeFrom="column">
                        <wp:posOffset>1790065</wp:posOffset>
                      </wp:positionH>
                      <wp:positionV relativeFrom="paragraph">
                        <wp:posOffset>1052195</wp:posOffset>
                      </wp:positionV>
                      <wp:extent cx="125730" cy="0"/>
                      <wp:effectExtent l="0" t="25400" r="26670" b="50800"/>
                      <wp:wrapThrough wrapText="bothSides">
                        <wp:wrapPolygon edited="0">
                          <wp:start x="0" y="-1"/>
                          <wp:lineTo x="0" y="-1"/>
                          <wp:lineTo x="21818" y="-1"/>
                          <wp:lineTo x="21818" y="-1"/>
                          <wp:lineTo x="0" y="-1"/>
                        </wp:wrapPolygon>
                      </wp:wrapThrough>
                      <wp:docPr id="19" name="Straight Connector 19"/>
                      <wp:cNvGraphicFramePr/>
                      <a:graphic xmlns:a="http://schemas.openxmlformats.org/drawingml/2006/main">
                        <a:graphicData uri="http://schemas.microsoft.com/office/word/2010/wordprocessingShape">
                          <wps:wsp>
                            <wps:cNvCnPr/>
                            <wps:spPr>
                              <a:xfrm>
                                <a:off x="0" y="0"/>
                                <a:ext cx="12573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82.85pt" to="150.85pt,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" strokecolor="red" strokeweight="6pt">
                      <w10:wrap type="through"/>
                    </v:line>
                  </w:pict>
                </mc:Fallback>
              </mc:AlternateContent>
            </w:r>
            <w:r w:rsidR="00A041BC">
              <w:rPr>
                <w:noProof/>
              </w:rPr>
              <mc:AlternateContent>
                <mc:Choice Requires="wps">
                  <w:drawing>
                    <wp:anchor distT="0" distB="0" distL="114300" distR="114300" simplePos="0" relativeHeight="251662336" behindDoc="0" locked="0" layoutInCell="1" allowOverlap="1" wp14:anchorId="30E6FEAB" wp14:editId="2368F1BD">
                      <wp:simplePos x="0" y="0"/>
                      <wp:positionH relativeFrom="column">
                        <wp:posOffset>1537970</wp:posOffset>
                      </wp:positionH>
                      <wp:positionV relativeFrom="paragraph">
                        <wp:posOffset>1052195</wp:posOffset>
                      </wp:positionV>
                      <wp:extent cx="629920" cy="0"/>
                      <wp:effectExtent l="0" t="0" r="30480" b="25400"/>
                      <wp:wrapThrough wrapText="bothSides">
                        <wp:wrapPolygon edited="0">
                          <wp:start x="0" y="-1"/>
                          <wp:lineTo x="0" y="-1"/>
                          <wp:lineTo x="21774" y="-1"/>
                          <wp:lineTo x="21774" y="-1"/>
                          <wp:lineTo x="0" y="-1"/>
                        </wp:wrapPolygon>
                      </wp:wrapThrough>
                      <wp:docPr id="18" name="Straight Connector 18"/>
                      <wp:cNvGraphicFramePr/>
                      <a:graphic xmlns:a="http://schemas.openxmlformats.org/drawingml/2006/main">
                        <a:graphicData uri="http://schemas.microsoft.com/office/word/2010/wordprocessingShape">
                          <wps:wsp>
                            <wps:cNvCnPr/>
                            <wps:spPr>
                              <a:xfrm>
                                <a:off x="0" y="0"/>
                                <a:ext cx="62992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8"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82.85pt" to="170.7pt,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" strokecolor="black [3213]" strokeweight="2pt">
                      <w10:wrap type="through"/>
                    </v:line>
                  </w:pict>
                </mc:Fallback>
              </mc:AlternateContent>
            </w:r>
            <w:r w:rsidR="00A041BC">
              <w:rPr>
                <w:noProof/>
              </w:rPr>
              <mc:AlternateContent>
                <mc:Choice Requires="wps">
                  <w:drawing>
                    <wp:anchor distT="0" distB="0" distL="114300" distR="114300" simplePos="0" relativeHeight="251661312" behindDoc="0" locked="0" layoutInCell="1" allowOverlap="1" wp14:anchorId="374B3754" wp14:editId="5A55AA09">
                      <wp:simplePos x="0" y="0"/>
                      <wp:positionH relativeFrom="column">
                        <wp:posOffset>852170</wp:posOffset>
                      </wp:positionH>
                      <wp:positionV relativeFrom="paragraph">
                        <wp:posOffset>234950</wp:posOffset>
                      </wp:positionV>
                      <wp:extent cx="381000" cy="279400"/>
                      <wp:effectExtent l="0" t="0" r="0" b="0"/>
                      <wp:wrapThrough wrapText="bothSides">
                        <wp:wrapPolygon edited="0">
                          <wp:start x="1440" y="0"/>
                          <wp:lineTo x="1440" y="19636"/>
                          <wp:lineTo x="18720" y="19636"/>
                          <wp:lineTo x="18720" y="0"/>
                          <wp:lineTo x="1440" y="0"/>
                        </wp:wrapPolygon>
                      </wp:wrapThrough>
                      <wp:docPr id="4" name="Text Box 4"/>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80B09F0" w14:textId="77777777" w:rsidR="00DB0A16" w:rsidRDefault="00DB0A16" w:rsidP="00A041BC">
                                  <w:r>
                                    <w:t>#1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4B3754" id="Text Box 4" o:spid="_x0000_s1039" type="#_x0000_t202" style="position:absolute;margin-left:67.1pt;margin-top:18.5pt;width:30pt;height: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" filled="f" stroked="f">
                      <v:textbox>
                        <w:txbxContent>
                          <w:p w14:paraId="180B09F0" w14:textId="77777777" w:rsidR="00DB0A16" w:rsidRDefault="00DB0A16" w:rsidP="00A041BC">
                            <w:r>
                              <w:t>#1  15</w:t>
                            </w:r>
                          </w:p>
                        </w:txbxContent>
                      </v:textbox>
                      <w10:wrap type="through"/>
                    </v:shape>
                  </w:pict>
                </mc:Fallback>
              </mc:AlternateContent>
            </w:r>
            <w:r w:rsidR="00A041BC">
              <w:rPr>
                <w:noProof/>
              </w:rPr>
              <mc:AlternateContent>
                <mc:Choice Requires="wps">
                  <w:drawing>
                    <wp:anchor distT="0" distB="0" distL="114300" distR="114300" simplePos="0" relativeHeight="251660288" behindDoc="0" locked="0" layoutInCell="1" allowOverlap="1" wp14:anchorId="152CB215" wp14:editId="68D8A598">
                      <wp:simplePos x="0" y="0"/>
                      <wp:positionH relativeFrom="column">
                        <wp:posOffset>1790065</wp:posOffset>
                      </wp:positionH>
                      <wp:positionV relativeFrom="paragraph">
                        <wp:posOffset>387350</wp:posOffset>
                      </wp:positionV>
                      <wp:extent cx="35560" cy="0"/>
                      <wp:effectExtent l="0" t="25400" r="15240" b="50800"/>
                      <wp:wrapThrough wrapText="bothSides">
                        <wp:wrapPolygon edited="0">
                          <wp:start x="0" y="-1"/>
                          <wp:lineTo x="0" y="-1"/>
                          <wp:lineTo x="15429" y="-1"/>
                          <wp:lineTo x="15429" y="-1"/>
                          <wp:lineTo x="0" y="-1"/>
                        </wp:wrapPolygon>
                      </wp:wrapThrough>
                      <wp:docPr id="2" name="Straight Connector 2"/>
                      <wp:cNvGraphicFramePr/>
                      <a:graphic xmlns:a="http://schemas.openxmlformats.org/drawingml/2006/main">
                        <a:graphicData uri="http://schemas.microsoft.com/office/word/2010/wordprocessingShape">
                          <wps:wsp>
                            <wps:cNvCnPr/>
                            <wps:spPr>
                              <a:xfrm>
                                <a:off x="0" y="0"/>
                                <a:ext cx="3556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0.5pt" to="143.75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" strokecolor="red" strokeweight="6pt">
                      <w10:wrap type="through"/>
                    </v:line>
                  </w:pict>
                </mc:Fallback>
              </mc:AlternateContent>
            </w:r>
            <w:r w:rsidR="00A041BC">
              <w:rPr>
                <w:noProof/>
              </w:rPr>
              <mc:AlternateContent>
                <mc:Choice Requires="wps">
                  <w:drawing>
                    <wp:anchor distT="0" distB="0" distL="114300" distR="114300" simplePos="0" relativeHeight="251659264" behindDoc="0" locked="0" layoutInCell="1" allowOverlap="1" wp14:anchorId="11F60402" wp14:editId="77D95D2E">
                      <wp:simplePos x="0" y="0"/>
                      <wp:positionH relativeFrom="column">
                        <wp:posOffset>1537970</wp:posOffset>
                      </wp:positionH>
                      <wp:positionV relativeFrom="paragraph">
                        <wp:posOffset>387350</wp:posOffset>
                      </wp:positionV>
                      <wp:extent cx="539750" cy="0"/>
                      <wp:effectExtent l="0" t="0" r="19050" b="25400"/>
                      <wp:wrapThrough wrapText="bothSides">
                        <wp:wrapPolygon edited="0">
                          <wp:start x="0" y="-1"/>
                          <wp:lineTo x="0" y="-1"/>
                          <wp:lineTo x="21346" y="-1"/>
                          <wp:lineTo x="21346" y="-1"/>
                          <wp:lineTo x="0" y="-1"/>
                        </wp:wrapPolygon>
                      </wp:wrapThrough>
                      <wp:docPr id="1" name="Straight Connector 1"/>
                      <wp:cNvGraphicFramePr/>
                      <a:graphic xmlns:a="http://schemas.openxmlformats.org/drawingml/2006/main">
                        <a:graphicData uri="http://schemas.microsoft.com/office/word/2010/wordprocessingShape">
                          <wps:wsp>
                            <wps:cNvCnPr/>
                            <wps:spPr>
                              <a:xfrm>
                                <a:off x="0" y="0"/>
                                <a:ext cx="53975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0.5pt" to="163.6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" strokecolor="black [3213]" strokeweight="2pt">
                      <w10:wrap type="through"/>
                    </v:line>
                  </w:pict>
                </mc:Fallback>
              </mc:AlternateContent>
            </w:r>
          </w:p>
        </w:tc>
      </w:tr>
    </w:tbl>
    <w:p w14:paraId="346D5D91" w14:textId="6A3A7833" w:rsidR="005130CA" w:rsidRPr="005130CA" w:rsidRDefault="00C83733" w:rsidP="00C83733">
      <w:pPr>
        <w:pStyle w:val="Heading1"/>
      </w:pPr>
      <w:bookmarkStart w:id="596" w:name="_Toc94795584"/>
      <w:bookmarkStart w:id="597" w:name="_Toc94797592"/>
      <w:r>
        <w:lastRenderedPageBreak/>
        <w:t>Step 8: BLACK (ground) wires</w:t>
      </w:r>
      <w:bookmarkEnd w:id="596"/>
      <w:bookmarkEnd w:id="597"/>
      <w:r>
        <w:br/>
      </w:r>
    </w:p>
    <w:p w14:paraId="497FB8A7" w14:textId="77777777" w:rsidR="005130CA" w:rsidRPr="00C83733" w:rsidRDefault="005130CA" w:rsidP="007B5C9C">
      <w:pPr>
        <w:pStyle w:val="ListParagraph"/>
        <w:numPr>
          <w:ilvl w:val="0"/>
          <w:numId w:val="8"/>
        </w:numPr>
        <w:rPr>
          <w:rFonts w:ascii="Courier" w:hAnsi="Courier"/>
          <w:b/>
          <w:sz w:val="28"/>
          <w:szCs w:val="28"/>
          <w:u w:val="single"/>
        </w:rPr>
      </w:pPr>
      <w:r w:rsidRPr="00C83733">
        <w:rPr>
          <w:rFonts w:ascii="Courier" w:hAnsi="Courier"/>
          <w:b/>
          <w:sz w:val="28"/>
          <w:szCs w:val="28"/>
          <w:u w:val="single"/>
        </w:rPr>
        <w:t>Solder BLACK (ground) wires to Perma-Proto (16 joints):</w:t>
      </w:r>
    </w:p>
    <w:p w14:paraId="43DBAF5E" w14:textId="77777777" w:rsidR="005130CA" w:rsidRPr="005130CA" w:rsidRDefault="005130CA" w:rsidP="005130CA">
      <w:pPr>
        <w:ind w:left="360"/>
        <w:rPr>
          <w:rFonts w:ascii="Courier" w:hAnsi="Courier"/>
        </w:rPr>
      </w:pPr>
      <w:r w:rsidRPr="005130CA">
        <w:rPr>
          <w:rFonts w:ascii="Courier" w:hAnsi="Courier"/>
        </w:rPr>
        <w:t xml:space="preserve">  </w:t>
      </w:r>
    </w:p>
    <w:p w14:paraId="5DE374AD" w14:textId="77777777" w:rsidR="005130CA" w:rsidRPr="005130CA" w:rsidRDefault="005130CA" w:rsidP="007B5C9C">
      <w:pPr>
        <w:pStyle w:val="ListParagraph"/>
        <w:numPr>
          <w:ilvl w:val="0"/>
          <w:numId w:val="9"/>
        </w:numPr>
        <w:rPr>
          <w:rFonts w:ascii="Courier" w:hAnsi="Courier"/>
        </w:rPr>
      </w:pPr>
      <w:r w:rsidRPr="005130CA">
        <w:rPr>
          <w:rFonts w:ascii="Courier" w:hAnsi="Courier"/>
        </w:rPr>
        <w:t>Only the ones with both ends connecting to Perma-Proto holes</w:t>
      </w:r>
    </w:p>
    <w:p w14:paraId="79FFEE48" w14:textId="77777777" w:rsidR="005130CA" w:rsidRPr="005130CA" w:rsidRDefault="005130CA" w:rsidP="005130CA">
      <w:pPr>
        <w:ind w:left="360"/>
        <w:rPr>
          <w:rFonts w:ascii="Courier" w:hAnsi="Courier"/>
        </w:rPr>
      </w:pPr>
      <w:r w:rsidRPr="005130CA">
        <w:rPr>
          <w:rFonts w:ascii="Courier" w:hAnsi="Courier"/>
        </w:rPr>
        <w:t xml:space="preserve">     </w:t>
      </w:r>
    </w:p>
    <w:p w14:paraId="6A652D66" w14:textId="033CE2FF" w:rsidR="005130CA" w:rsidRPr="005130CA" w:rsidRDefault="005130CA" w:rsidP="007B5C9C">
      <w:pPr>
        <w:pStyle w:val="ListParagraph"/>
        <w:numPr>
          <w:ilvl w:val="0"/>
          <w:numId w:val="10"/>
        </w:numPr>
        <w:rPr>
          <w:rFonts w:ascii="Courier" w:hAnsi="Courier"/>
        </w:rPr>
      </w:pPr>
      <w:r w:rsidRPr="005130CA">
        <w:rPr>
          <w:rFonts w:ascii="Courier" w:hAnsi="Courier"/>
        </w:rPr>
        <w:t>Insert all wires before soldering. Tape down on front to hold in place.  Lengths (total/insulation</w:t>
      </w:r>
      <w:r w:rsidR="00785E25">
        <w:rPr>
          <w:rFonts w:ascii="Courier" w:hAnsi="Courier"/>
        </w:rPr>
        <w:t xml:space="preserve"> template#</w:t>
      </w:r>
      <w:r w:rsidRPr="005130CA">
        <w:rPr>
          <w:rFonts w:ascii="Courier" w:hAnsi="Courier"/>
        </w:rPr>
        <w:t>) and holes:</w:t>
      </w:r>
    </w:p>
    <w:p w14:paraId="468B9BF7" w14:textId="77777777" w:rsidR="005130CA" w:rsidRPr="005130CA" w:rsidRDefault="005130CA" w:rsidP="005130CA">
      <w:pPr>
        <w:ind w:left="360"/>
        <w:rPr>
          <w:rFonts w:ascii="Courier" w:hAnsi="Courier"/>
        </w:rPr>
      </w:pPr>
      <w:r w:rsidRPr="005130CA">
        <w:rPr>
          <w:rFonts w:ascii="Courier" w:hAnsi="Courier"/>
        </w:rPr>
        <w:t xml:space="preserve">       </w:t>
      </w:r>
    </w:p>
    <w:p w14:paraId="74EB1A82" w14:textId="013F31A9" w:rsidR="005130CA" w:rsidRPr="005130CA" w:rsidRDefault="007F5169" w:rsidP="007B5C9C">
      <w:pPr>
        <w:pStyle w:val="ListParagraph"/>
        <w:numPr>
          <w:ilvl w:val="2"/>
          <w:numId w:val="11"/>
        </w:numPr>
        <w:ind w:left="1440"/>
        <w:rPr>
          <w:rFonts w:ascii="Courier" w:hAnsi="Courier"/>
        </w:rPr>
      </w:pPr>
      <w:r>
        <w:rPr>
          <w:rFonts w:ascii="Courier" w:hAnsi="Courier"/>
        </w:rPr>
        <w:t>20.0/6.0</w:t>
      </w:r>
      <w:r w:rsidR="005130CA" w:rsidRPr="005130CA">
        <w:rPr>
          <w:rFonts w:ascii="Courier" w:hAnsi="Courier"/>
        </w:rPr>
        <w:t>mm</w:t>
      </w:r>
      <w:r>
        <w:rPr>
          <w:rFonts w:ascii="Courier" w:hAnsi="Courier"/>
        </w:rPr>
        <w:t xml:space="preserve"> (#3</w:t>
      </w:r>
      <w:proofErr w:type="gramStart"/>
      <w:r>
        <w:rPr>
          <w:rFonts w:ascii="Courier" w:hAnsi="Courier"/>
        </w:rPr>
        <w:t>)</w:t>
      </w:r>
      <w:r w:rsidR="005130CA" w:rsidRPr="005130CA">
        <w:rPr>
          <w:rFonts w:ascii="Courier" w:hAnsi="Courier"/>
        </w:rPr>
        <w:t xml:space="preserve">  7</w:t>
      </w:r>
      <w:proofErr w:type="gramEnd"/>
      <w:r w:rsidR="005130CA" w:rsidRPr="005130CA">
        <w:rPr>
          <w:rFonts w:ascii="Courier" w:hAnsi="Courier"/>
        </w:rPr>
        <w:t>J - upper ground rail (blue stripe), hole 7  _______</w:t>
      </w:r>
    </w:p>
    <w:p w14:paraId="7A64EDE0" w14:textId="77777777" w:rsidR="005130CA" w:rsidRPr="005130CA" w:rsidRDefault="005130CA" w:rsidP="005130CA">
      <w:pPr>
        <w:ind w:left="-720" w:firstLine="1160"/>
        <w:rPr>
          <w:rFonts w:ascii="Courier" w:hAnsi="Courier"/>
        </w:rPr>
      </w:pPr>
    </w:p>
    <w:p w14:paraId="0D06A5EF" w14:textId="70838E7A" w:rsidR="005130CA" w:rsidRPr="005130CA" w:rsidRDefault="007F5169" w:rsidP="007B5C9C">
      <w:pPr>
        <w:pStyle w:val="ListParagraph"/>
        <w:numPr>
          <w:ilvl w:val="2"/>
          <w:numId w:val="11"/>
        </w:numPr>
        <w:ind w:left="1440"/>
        <w:rPr>
          <w:rFonts w:ascii="Courier" w:hAnsi="Courier"/>
        </w:rPr>
      </w:pPr>
      <w:r>
        <w:rPr>
          <w:rFonts w:ascii="Courier" w:hAnsi="Courier"/>
        </w:rPr>
        <w:t>20.0/6.0</w:t>
      </w:r>
      <w:r w:rsidR="005130CA" w:rsidRPr="005130CA">
        <w:rPr>
          <w:rFonts w:ascii="Courier" w:hAnsi="Courier"/>
        </w:rPr>
        <w:t xml:space="preserve">mm </w:t>
      </w:r>
      <w:r>
        <w:rPr>
          <w:rFonts w:ascii="Courier" w:hAnsi="Courier"/>
        </w:rPr>
        <w:t>(#3</w:t>
      </w:r>
      <w:proofErr w:type="gramStart"/>
      <w:r>
        <w:rPr>
          <w:rFonts w:ascii="Courier" w:hAnsi="Courier"/>
        </w:rPr>
        <w:t>)</w:t>
      </w:r>
      <w:r w:rsidRPr="005130CA">
        <w:rPr>
          <w:rFonts w:ascii="Courier" w:hAnsi="Courier"/>
        </w:rPr>
        <w:t xml:space="preserve">  </w:t>
      </w:r>
      <w:r w:rsidR="005130CA" w:rsidRPr="005130CA">
        <w:rPr>
          <w:rFonts w:ascii="Courier" w:hAnsi="Courier"/>
        </w:rPr>
        <w:t>12</w:t>
      </w:r>
      <w:proofErr w:type="gramEnd"/>
      <w:r w:rsidR="005130CA" w:rsidRPr="005130CA">
        <w:rPr>
          <w:rFonts w:ascii="Courier" w:hAnsi="Courier"/>
        </w:rPr>
        <w:t>J - upper ground rail (blue stripe), hole 12 _______</w:t>
      </w:r>
    </w:p>
    <w:p w14:paraId="53188988" w14:textId="77777777" w:rsidR="005130CA" w:rsidRPr="005130CA" w:rsidRDefault="005130CA" w:rsidP="005130CA">
      <w:pPr>
        <w:ind w:left="-720" w:firstLine="1160"/>
        <w:rPr>
          <w:rFonts w:ascii="Courier" w:hAnsi="Courier"/>
        </w:rPr>
      </w:pPr>
    </w:p>
    <w:p w14:paraId="6F60F9B9" w14:textId="54939767" w:rsidR="005130CA" w:rsidRPr="005130CA" w:rsidRDefault="007F5169" w:rsidP="007B5C9C">
      <w:pPr>
        <w:pStyle w:val="ListParagraph"/>
        <w:numPr>
          <w:ilvl w:val="2"/>
          <w:numId w:val="11"/>
        </w:numPr>
        <w:ind w:left="1440"/>
        <w:rPr>
          <w:rFonts w:ascii="Courier" w:hAnsi="Courier"/>
        </w:rPr>
      </w:pPr>
      <w:r>
        <w:rPr>
          <w:rFonts w:ascii="Courier" w:hAnsi="Courier"/>
        </w:rPr>
        <w:t>20.0/6.0mm (#3</w:t>
      </w:r>
      <w:proofErr w:type="gramStart"/>
      <w:r>
        <w:rPr>
          <w:rFonts w:ascii="Courier" w:hAnsi="Courier"/>
        </w:rPr>
        <w:t>)</w:t>
      </w:r>
      <w:r w:rsidRPr="005130CA">
        <w:rPr>
          <w:rFonts w:ascii="Courier" w:hAnsi="Courier"/>
        </w:rPr>
        <w:t xml:space="preserve">  </w:t>
      </w:r>
      <w:r w:rsidR="005130CA" w:rsidRPr="005130CA">
        <w:rPr>
          <w:rFonts w:ascii="Courier" w:hAnsi="Courier"/>
        </w:rPr>
        <w:t>7</w:t>
      </w:r>
      <w:proofErr w:type="gramEnd"/>
      <w:r w:rsidR="005130CA" w:rsidRPr="005130CA">
        <w:rPr>
          <w:rFonts w:ascii="Courier" w:hAnsi="Courier"/>
        </w:rPr>
        <w:t xml:space="preserve">F -  7E </w:t>
      </w:r>
      <w:r w:rsidR="005130CA">
        <w:rPr>
          <w:rFonts w:ascii="Courier" w:hAnsi="Courier"/>
        </w:rPr>
        <w:t>______</w:t>
      </w:r>
      <w:r w:rsidR="005130CA" w:rsidRPr="005130CA">
        <w:rPr>
          <w:rFonts w:ascii="Courier" w:hAnsi="Courier"/>
        </w:rPr>
        <w:t xml:space="preserve">     </w:t>
      </w:r>
      <w:r w:rsidR="005130CA">
        <w:rPr>
          <w:rFonts w:ascii="Courier" w:hAnsi="Courier"/>
        </w:rPr>
        <w:t xml:space="preserve">                 </w:t>
      </w:r>
    </w:p>
    <w:p w14:paraId="76592DCF" w14:textId="77777777" w:rsidR="005130CA" w:rsidRPr="005130CA" w:rsidRDefault="005130CA" w:rsidP="005130CA">
      <w:pPr>
        <w:ind w:left="-720" w:firstLine="1160"/>
        <w:rPr>
          <w:rFonts w:ascii="Courier" w:hAnsi="Courier"/>
        </w:rPr>
      </w:pPr>
    </w:p>
    <w:p w14:paraId="563F44ED" w14:textId="3D2429CD" w:rsidR="005130CA" w:rsidRPr="005130CA" w:rsidRDefault="005130CA" w:rsidP="007B5C9C">
      <w:pPr>
        <w:pStyle w:val="ListParagraph"/>
        <w:numPr>
          <w:ilvl w:val="2"/>
          <w:numId w:val="11"/>
        </w:numPr>
        <w:ind w:left="1440"/>
        <w:rPr>
          <w:rFonts w:ascii="Courier" w:hAnsi="Courier"/>
        </w:rPr>
      </w:pPr>
      <w:r w:rsidRPr="005130CA">
        <w:rPr>
          <w:rFonts w:ascii="Courier" w:hAnsi="Courier"/>
        </w:rPr>
        <w:t xml:space="preserve">20.0/6.0mm </w:t>
      </w:r>
      <w:r w:rsidR="007F5169">
        <w:rPr>
          <w:rFonts w:ascii="Courier" w:hAnsi="Courier"/>
        </w:rPr>
        <w:t>(#3</w:t>
      </w:r>
      <w:proofErr w:type="gramStart"/>
      <w:r w:rsidR="007F5169">
        <w:rPr>
          <w:rFonts w:ascii="Courier" w:hAnsi="Courier"/>
        </w:rPr>
        <w:t>)</w:t>
      </w:r>
      <w:r w:rsidR="007F5169" w:rsidRPr="005130CA">
        <w:rPr>
          <w:rFonts w:ascii="Courier" w:hAnsi="Courier"/>
        </w:rPr>
        <w:t xml:space="preserve">  </w:t>
      </w:r>
      <w:r w:rsidRPr="005130CA">
        <w:rPr>
          <w:rFonts w:ascii="Courier" w:hAnsi="Courier"/>
        </w:rPr>
        <w:t>12</w:t>
      </w:r>
      <w:proofErr w:type="gramEnd"/>
      <w:r w:rsidRPr="005130CA">
        <w:rPr>
          <w:rFonts w:ascii="Courier" w:hAnsi="Courier"/>
        </w:rPr>
        <w:t xml:space="preserve">F - 12E </w:t>
      </w:r>
      <w:r>
        <w:rPr>
          <w:rFonts w:ascii="Courier" w:hAnsi="Courier"/>
        </w:rPr>
        <w:t>______</w:t>
      </w:r>
      <w:r w:rsidRPr="005130CA">
        <w:rPr>
          <w:rFonts w:ascii="Courier" w:hAnsi="Courier"/>
        </w:rPr>
        <w:t xml:space="preserve">            </w:t>
      </w:r>
      <w:r>
        <w:rPr>
          <w:rFonts w:ascii="Courier" w:hAnsi="Courier"/>
        </w:rPr>
        <w:t xml:space="preserve">                         </w:t>
      </w:r>
    </w:p>
    <w:p w14:paraId="54441322" w14:textId="77777777" w:rsidR="005130CA" w:rsidRPr="005130CA" w:rsidRDefault="005130CA" w:rsidP="005130CA">
      <w:pPr>
        <w:ind w:left="-720" w:firstLine="1160"/>
        <w:rPr>
          <w:rFonts w:ascii="Courier" w:hAnsi="Courier"/>
        </w:rPr>
      </w:pPr>
    </w:p>
    <w:p w14:paraId="529EF3CA" w14:textId="0429AEFA" w:rsidR="005130CA" w:rsidRPr="005130CA" w:rsidRDefault="007F5169" w:rsidP="007B5C9C">
      <w:pPr>
        <w:pStyle w:val="ListParagraph"/>
        <w:numPr>
          <w:ilvl w:val="2"/>
          <w:numId w:val="11"/>
        </w:numPr>
        <w:ind w:left="1440"/>
        <w:rPr>
          <w:rFonts w:ascii="Courier" w:hAnsi="Courier"/>
        </w:rPr>
      </w:pPr>
      <w:r>
        <w:rPr>
          <w:rFonts w:ascii="Courier" w:hAnsi="Courier"/>
        </w:rPr>
        <w:t>22.5/8.5mm (#4</w:t>
      </w:r>
      <w:proofErr w:type="gramStart"/>
      <w:r>
        <w:rPr>
          <w:rFonts w:ascii="Courier" w:hAnsi="Courier"/>
        </w:rPr>
        <w:t>)</w:t>
      </w:r>
      <w:r w:rsidRPr="005130CA">
        <w:rPr>
          <w:rFonts w:ascii="Courier" w:hAnsi="Courier"/>
        </w:rPr>
        <w:t xml:space="preserve">  </w:t>
      </w:r>
      <w:r w:rsidR="005130CA" w:rsidRPr="005130CA">
        <w:rPr>
          <w:rFonts w:ascii="Courier" w:hAnsi="Courier"/>
        </w:rPr>
        <w:t>7</w:t>
      </w:r>
      <w:proofErr w:type="gramEnd"/>
      <w:r w:rsidR="005130CA" w:rsidRPr="005130CA">
        <w:rPr>
          <w:rFonts w:ascii="Courier" w:hAnsi="Courier"/>
        </w:rPr>
        <w:t xml:space="preserve">D - 11D </w:t>
      </w:r>
      <w:r w:rsidR="005130CA">
        <w:rPr>
          <w:rFonts w:ascii="Courier" w:hAnsi="Courier"/>
        </w:rPr>
        <w:t>______</w:t>
      </w:r>
      <w:r w:rsidR="005130CA" w:rsidRPr="005130CA">
        <w:rPr>
          <w:rFonts w:ascii="Courier" w:hAnsi="Courier"/>
        </w:rPr>
        <w:t xml:space="preserve">            </w:t>
      </w:r>
      <w:r w:rsidR="005130CA">
        <w:rPr>
          <w:rFonts w:ascii="Courier" w:hAnsi="Courier"/>
        </w:rPr>
        <w:t xml:space="preserve">                         </w:t>
      </w:r>
    </w:p>
    <w:p w14:paraId="36FB7090" w14:textId="77777777" w:rsidR="005130CA" w:rsidRPr="005130CA" w:rsidRDefault="005130CA" w:rsidP="005130CA">
      <w:pPr>
        <w:ind w:left="360"/>
        <w:rPr>
          <w:rFonts w:ascii="Courier" w:hAnsi="Courier"/>
        </w:rPr>
      </w:pPr>
      <w:r w:rsidRPr="005130CA">
        <w:rPr>
          <w:rFonts w:ascii="Courier" w:hAnsi="Courier"/>
        </w:rPr>
        <w:t xml:space="preserve">        </w:t>
      </w:r>
    </w:p>
    <w:p w14:paraId="671A1888" w14:textId="48E88A5C"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22.5/8.5mm </w:t>
      </w:r>
      <w:r w:rsidR="007F5169">
        <w:rPr>
          <w:rFonts w:ascii="Courier" w:hAnsi="Courier"/>
        </w:rPr>
        <w:t>(#4</w:t>
      </w:r>
      <w:proofErr w:type="gramStart"/>
      <w:r w:rsidR="007F5169">
        <w:rPr>
          <w:rFonts w:ascii="Courier" w:hAnsi="Courier"/>
        </w:rPr>
        <w:t>)</w:t>
      </w:r>
      <w:r w:rsidR="007F5169" w:rsidRPr="005130CA">
        <w:rPr>
          <w:rFonts w:ascii="Courier" w:hAnsi="Courier"/>
        </w:rPr>
        <w:t xml:space="preserve">  </w:t>
      </w:r>
      <w:r w:rsidRPr="005130CA">
        <w:rPr>
          <w:rFonts w:ascii="Courier" w:hAnsi="Courier"/>
        </w:rPr>
        <w:t>12</w:t>
      </w:r>
      <w:proofErr w:type="gramEnd"/>
      <w:r w:rsidRPr="005130CA">
        <w:rPr>
          <w:rFonts w:ascii="Courier" w:hAnsi="Courier"/>
        </w:rPr>
        <w:t xml:space="preserve">D - 16D </w:t>
      </w:r>
      <w:r>
        <w:rPr>
          <w:rFonts w:ascii="Courier" w:hAnsi="Courier"/>
        </w:rPr>
        <w:t>______</w:t>
      </w:r>
      <w:r w:rsidRPr="005130CA">
        <w:rPr>
          <w:rFonts w:ascii="Courier" w:hAnsi="Courier"/>
        </w:rPr>
        <w:t xml:space="preserve">     </w:t>
      </w:r>
      <w:r>
        <w:rPr>
          <w:rFonts w:ascii="Courier" w:hAnsi="Courier"/>
        </w:rPr>
        <w:t xml:space="preserve">                               </w:t>
      </w:r>
    </w:p>
    <w:p w14:paraId="6F2BF989" w14:textId="77777777" w:rsidR="005130CA" w:rsidRPr="005130CA" w:rsidRDefault="005130CA" w:rsidP="005130CA">
      <w:pPr>
        <w:ind w:left="-720" w:firstLine="1160"/>
        <w:rPr>
          <w:rFonts w:ascii="Courier" w:hAnsi="Courier"/>
        </w:rPr>
      </w:pPr>
    </w:p>
    <w:p w14:paraId="0510FEB3" w14:textId="4D496C08"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17.5/3.5mm </w:t>
      </w:r>
      <w:r w:rsidR="007F5169">
        <w:rPr>
          <w:rFonts w:ascii="Courier" w:hAnsi="Courier"/>
        </w:rPr>
        <w:t>(#2</w:t>
      </w:r>
      <w:proofErr w:type="gramStart"/>
      <w:r w:rsidR="007F5169">
        <w:rPr>
          <w:rFonts w:ascii="Courier" w:hAnsi="Courier"/>
        </w:rPr>
        <w:t>)</w:t>
      </w:r>
      <w:r w:rsidR="007F5169" w:rsidRPr="005130CA">
        <w:rPr>
          <w:rFonts w:ascii="Courier" w:hAnsi="Courier"/>
        </w:rPr>
        <w:t xml:space="preserve">  </w:t>
      </w:r>
      <w:r w:rsidRPr="005130CA">
        <w:rPr>
          <w:rFonts w:ascii="Courier" w:hAnsi="Courier"/>
        </w:rPr>
        <w:t>12</w:t>
      </w:r>
      <w:proofErr w:type="gramEnd"/>
      <w:r w:rsidRPr="005130CA">
        <w:rPr>
          <w:rFonts w:ascii="Courier" w:hAnsi="Courier"/>
        </w:rPr>
        <w:t>A - lower ground rail (blue stripe), hole 12 _______</w:t>
      </w:r>
    </w:p>
    <w:p w14:paraId="7807CB4D" w14:textId="77777777" w:rsidR="005130CA" w:rsidRPr="005130CA" w:rsidRDefault="005130CA" w:rsidP="005130CA">
      <w:pPr>
        <w:ind w:left="-720" w:firstLine="1160"/>
        <w:rPr>
          <w:rFonts w:ascii="Courier" w:hAnsi="Courier"/>
        </w:rPr>
      </w:pPr>
    </w:p>
    <w:p w14:paraId="5E0F449A" w14:textId="7FDA519C"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17.5/3.5mm </w:t>
      </w:r>
      <w:r w:rsidR="007F5169">
        <w:rPr>
          <w:rFonts w:ascii="Courier" w:hAnsi="Courier"/>
        </w:rPr>
        <w:t>(#2</w:t>
      </w:r>
      <w:proofErr w:type="gramStart"/>
      <w:r w:rsidR="007F5169">
        <w:rPr>
          <w:rFonts w:ascii="Courier" w:hAnsi="Courier"/>
        </w:rPr>
        <w:t>)</w:t>
      </w:r>
      <w:r w:rsidR="007F5169" w:rsidRPr="005130CA">
        <w:rPr>
          <w:rFonts w:ascii="Courier" w:hAnsi="Courier"/>
        </w:rPr>
        <w:t xml:space="preserve">  </w:t>
      </w:r>
      <w:r w:rsidRPr="005130CA">
        <w:rPr>
          <w:rFonts w:ascii="Courier" w:hAnsi="Courier"/>
        </w:rPr>
        <w:t>21</w:t>
      </w:r>
      <w:proofErr w:type="gramEnd"/>
      <w:r w:rsidRPr="005130CA">
        <w:rPr>
          <w:rFonts w:ascii="Courier" w:hAnsi="Courier"/>
        </w:rPr>
        <w:t>A - lower ground rail (blue stripe), hole 21 _______</w:t>
      </w:r>
    </w:p>
    <w:p w14:paraId="0AC7BD10" w14:textId="77777777" w:rsidR="005130CA" w:rsidRPr="005130CA" w:rsidRDefault="005130CA" w:rsidP="005130CA">
      <w:pPr>
        <w:ind w:left="360"/>
        <w:rPr>
          <w:rFonts w:ascii="Courier" w:hAnsi="Courier"/>
        </w:rPr>
      </w:pPr>
      <w:r w:rsidRPr="005130CA">
        <w:rPr>
          <w:rFonts w:ascii="Courier" w:hAnsi="Courier"/>
        </w:rPr>
        <w:t xml:space="preserve">        </w:t>
      </w:r>
    </w:p>
    <w:p w14:paraId="2BACBE9E" w14:textId="77777777" w:rsidR="005130CA" w:rsidRPr="005130CA" w:rsidRDefault="005130CA" w:rsidP="007B5C9C">
      <w:pPr>
        <w:pStyle w:val="ListParagraph"/>
        <w:numPr>
          <w:ilvl w:val="0"/>
          <w:numId w:val="13"/>
        </w:numPr>
        <w:rPr>
          <w:rFonts w:ascii="Courier" w:hAnsi="Courier"/>
        </w:rPr>
      </w:pPr>
      <w:r w:rsidRPr="005130CA">
        <w:rPr>
          <w:rFonts w:ascii="Courier" w:hAnsi="Courier"/>
        </w:rPr>
        <w:t xml:space="preserve">Flip board upside down and hold with vise or 3rd hand tool. Solder all 16 joints </w:t>
      </w:r>
      <w:r>
        <w:rPr>
          <w:rFonts w:ascii="Courier" w:hAnsi="Courier"/>
        </w:rPr>
        <w:t>_______</w:t>
      </w:r>
      <w:r w:rsidRPr="005130CA">
        <w:rPr>
          <w:rFonts w:ascii="Courier" w:hAnsi="Courier"/>
        </w:rPr>
        <w:t xml:space="preserve">                              </w:t>
      </w:r>
    </w:p>
    <w:p w14:paraId="1D1988E5" w14:textId="77777777" w:rsidR="005130CA" w:rsidRPr="005130CA" w:rsidRDefault="005130CA" w:rsidP="005130CA">
      <w:pPr>
        <w:ind w:left="360"/>
        <w:rPr>
          <w:rFonts w:ascii="Courier" w:hAnsi="Courier"/>
        </w:rPr>
      </w:pPr>
      <w:r w:rsidRPr="005130CA">
        <w:rPr>
          <w:rFonts w:ascii="Courier" w:hAnsi="Courier"/>
        </w:rPr>
        <w:t xml:space="preserve">       </w:t>
      </w:r>
    </w:p>
    <w:p w14:paraId="77A57654" w14:textId="3A47C6AA" w:rsidR="005130CA" w:rsidRPr="005130CA" w:rsidRDefault="005130CA" w:rsidP="007B5C9C">
      <w:pPr>
        <w:pStyle w:val="ListParagraph"/>
        <w:numPr>
          <w:ilvl w:val="0"/>
          <w:numId w:val="14"/>
        </w:numPr>
        <w:rPr>
          <w:rFonts w:ascii="Courier" w:hAnsi="Courier"/>
        </w:rPr>
      </w:pPr>
      <w:r w:rsidRPr="005130CA">
        <w:rPr>
          <w:rFonts w:ascii="Courier" w:hAnsi="Courier"/>
        </w:rPr>
        <w:t xml:space="preserve">Inspect with magnifying glass to make sure all joints are good and there are no </w:t>
      </w:r>
      <w:r w:rsidR="00EE0200">
        <w:rPr>
          <w:rFonts w:ascii="Courier" w:hAnsi="Courier"/>
        </w:rPr>
        <w:t>solder bridges</w:t>
      </w:r>
      <w:r w:rsidRPr="005130CA">
        <w:rPr>
          <w:rFonts w:ascii="Courier" w:hAnsi="Courier"/>
        </w:rPr>
        <w:t xml:space="preserve">                          _______</w:t>
      </w:r>
    </w:p>
    <w:p w14:paraId="21B97D1D" w14:textId="77777777" w:rsidR="005130CA" w:rsidRPr="005130CA" w:rsidRDefault="005130CA" w:rsidP="005130CA">
      <w:pPr>
        <w:ind w:left="360"/>
        <w:rPr>
          <w:rFonts w:ascii="Courier" w:hAnsi="Courier"/>
        </w:rPr>
      </w:pPr>
      <w:r w:rsidRPr="005130CA">
        <w:rPr>
          <w:rFonts w:ascii="Courier" w:hAnsi="Courier"/>
        </w:rPr>
        <w:t xml:space="preserve">       </w:t>
      </w:r>
    </w:p>
    <w:p w14:paraId="64017A1B" w14:textId="77777777" w:rsidR="005130CA" w:rsidRPr="005130CA" w:rsidRDefault="005130CA" w:rsidP="007B5C9C">
      <w:pPr>
        <w:pStyle w:val="ListParagraph"/>
        <w:numPr>
          <w:ilvl w:val="0"/>
          <w:numId w:val="15"/>
        </w:numPr>
        <w:rPr>
          <w:rFonts w:ascii="Courier" w:hAnsi="Courier"/>
        </w:rPr>
      </w:pPr>
      <w:r w:rsidRPr="005130CA">
        <w:rPr>
          <w:rFonts w:ascii="Courier" w:hAnsi="Courier"/>
        </w:rPr>
        <w:t>Trim all 16 leads                                          _______</w:t>
      </w:r>
    </w:p>
    <w:p w14:paraId="27B63CF8" w14:textId="77777777" w:rsidR="005130CA" w:rsidRPr="005130CA" w:rsidRDefault="005130CA" w:rsidP="005130CA">
      <w:pPr>
        <w:ind w:left="360"/>
        <w:rPr>
          <w:rFonts w:ascii="Courier" w:hAnsi="Courier"/>
        </w:rPr>
      </w:pPr>
      <w:r w:rsidRPr="005130CA">
        <w:rPr>
          <w:rFonts w:ascii="Courier" w:hAnsi="Courier"/>
        </w:rPr>
        <w:t xml:space="preserve">     </w:t>
      </w:r>
    </w:p>
    <w:p w14:paraId="635D2A72" w14:textId="6F98E6C1" w:rsidR="005130CA" w:rsidRPr="005130CA" w:rsidRDefault="005130CA" w:rsidP="005130CA">
      <w:pPr>
        <w:ind w:left="360"/>
        <w:rPr>
          <w:rFonts w:ascii="Courier" w:hAnsi="Courier"/>
        </w:rPr>
      </w:pPr>
    </w:p>
    <w:p w14:paraId="62CB65A7" w14:textId="77777777" w:rsidR="00207809" w:rsidRDefault="00207809" w:rsidP="007B5C9C">
      <w:pPr>
        <w:pStyle w:val="ListParagraph"/>
        <w:numPr>
          <w:ilvl w:val="0"/>
          <w:numId w:val="16"/>
        </w:numPr>
        <w:rPr>
          <w:ins w:id="598" w:author="Chris Satterlee" w:date="2022-02-02T18:19:00Z"/>
          <w:rFonts w:ascii="Courier" w:hAnsi="Courier"/>
          <w:b/>
          <w:sz w:val="28"/>
          <w:szCs w:val="28"/>
          <w:u w:val="single"/>
        </w:rPr>
        <w:sectPr w:rsidR="00207809" w:rsidSect="00403074">
          <w:pgSz w:w="12240" w:h="15840"/>
          <w:pgMar w:top="1440" w:right="1800" w:bottom="1440" w:left="1800" w:header="720" w:footer="720" w:gutter="0"/>
          <w:cols w:space="720"/>
          <w:docGrid w:linePitch="360"/>
        </w:sectPr>
      </w:pPr>
    </w:p>
    <w:p w14:paraId="0832403E" w14:textId="0C4305EA" w:rsidR="005130CA" w:rsidRPr="00C83733" w:rsidRDefault="005130CA" w:rsidP="007B5C9C">
      <w:pPr>
        <w:pStyle w:val="ListParagraph"/>
        <w:numPr>
          <w:ilvl w:val="0"/>
          <w:numId w:val="16"/>
        </w:numPr>
        <w:rPr>
          <w:rFonts w:ascii="Courier" w:hAnsi="Courier"/>
          <w:b/>
          <w:sz w:val="28"/>
          <w:szCs w:val="28"/>
          <w:u w:val="single"/>
        </w:rPr>
      </w:pPr>
      <w:r w:rsidRPr="00C83733">
        <w:rPr>
          <w:rFonts w:ascii="Courier" w:hAnsi="Courier"/>
          <w:b/>
          <w:sz w:val="28"/>
          <w:szCs w:val="28"/>
          <w:u w:val="single"/>
        </w:rPr>
        <w:lastRenderedPageBreak/>
        <w:t>Test ground plane</w:t>
      </w:r>
      <w:r w:rsidR="00C83733">
        <w:rPr>
          <w:rFonts w:ascii="Courier" w:hAnsi="Courier"/>
          <w:b/>
          <w:sz w:val="28"/>
          <w:szCs w:val="28"/>
          <w:u w:val="single"/>
        </w:rPr>
        <w:t>:</w:t>
      </w:r>
    </w:p>
    <w:p w14:paraId="0AD7426C" w14:textId="77777777" w:rsidR="005130CA" w:rsidRPr="005130CA" w:rsidRDefault="005130CA" w:rsidP="005130CA">
      <w:pPr>
        <w:ind w:left="360"/>
        <w:rPr>
          <w:rFonts w:ascii="Courier" w:hAnsi="Courier"/>
        </w:rPr>
      </w:pPr>
      <w:r w:rsidRPr="005130CA">
        <w:rPr>
          <w:rFonts w:ascii="Courier" w:hAnsi="Courier"/>
        </w:rPr>
        <w:t xml:space="preserve">  </w:t>
      </w:r>
    </w:p>
    <w:p w14:paraId="7F1BF00A" w14:textId="77777777" w:rsidR="005130CA" w:rsidRPr="005130CA" w:rsidRDefault="005130CA" w:rsidP="007B5C9C">
      <w:pPr>
        <w:pStyle w:val="ListParagraph"/>
        <w:numPr>
          <w:ilvl w:val="0"/>
          <w:numId w:val="17"/>
        </w:numPr>
        <w:rPr>
          <w:rFonts w:ascii="Courier" w:hAnsi="Courier"/>
        </w:rPr>
      </w:pPr>
      <w:r w:rsidRPr="005130CA">
        <w:rPr>
          <w:rFonts w:ascii="Courier" w:hAnsi="Courier"/>
        </w:rPr>
        <w:t>Test continuity:</w:t>
      </w:r>
    </w:p>
    <w:p w14:paraId="6DD4A26C" w14:textId="77777777" w:rsidR="005130CA" w:rsidRPr="005130CA" w:rsidRDefault="005130CA" w:rsidP="005130CA">
      <w:pPr>
        <w:ind w:left="360"/>
        <w:rPr>
          <w:rFonts w:ascii="Courier" w:hAnsi="Courier"/>
        </w:rPr>
      </w:pPr>
      <w:r w:rsidRPr="005130CA">
        <w:rPr>
          <w:rFonts w:ascii="Courier" w:hAnsi="Courier"/>
        </w:rPr>
        <w:t xml:space="preserve">     </w:t>
      </w:r>
    </w:p>
    <w:p w14:paraId="1167ED91"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lower ground rail    _______</w:t>
      </w:r>
    </w:p>
    <w:p w14:paraId="5B118F8B" w14:textId="77777777" w:rsidR="005130CA" w:rsidRPr="005130CA" w:rsidRDefault="005130CA" w:rsidP="007B5C9C">
      <w:pPr>
        <w:ind w:left="360" w:firstLine="1160"/>
        <w:rPr>
          <w:rFonts w:ascii="Courier" w:hAnsi="Courier"/>
        </w:rPr>
      </w:pPr>
    </w:p>
    <w:p w14:paraId="4BBCA65B"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all holes in row 7   _______</w:t>
      </w:r>
    </w:p>
    <w:p w14:paraId="1F46C940" w14:textId="77777777" w:rsidR="005130CA" w:rsidRPr="005130CA" w:rsidRDefault="005130CA" w:rsidP="007B5C9C">
      <w:pPr>
        <w:ind w:left="360" w:firstLine="1160"/>
        <w:rPr>
          <w:rFonts w:ascii="Courier" w:hAnsi="Courier"/>
        </w:rPr>
      </w:pPr>
    </w:p>
    <w:p w14:paraId="79A36E12" w14:textId="77777777" w:rsidR="005130CA" w:rsidRPr="007B5C9C" w:rsidRDefault="005130CA" w:rsidP="007B5C9C">
      <w:pPr>
        <w:pStyle w:val="ListParagraph"/>
        <w:numPr>
          <w:ilvl w:val="0"/>
          <w:numId w:val="23"/>
        </w:numPr>
        <w:rPr>
          <w:rFonts w:ascii="Courier" w:hAnsi="Courier"/>
        </w:rPr>
      </w:pPr>
      <w:r w:rsidRPr="007B5C9C">
        <w:rPr>
          <w:rFonts w:ascii="Courier" w:hAnsi="Courier"/>
        </w:rPr>
        <w:t xml:space="preserve">Upper ground rail to holes A-E in row </w:t>
      </w:r>
      <w:proofErr w:type="gramStart"/>
      <w:r w:rsidRPr="007B5C9C">
        <w:rPr>
          <w:rFonts w:ascii="Courier" w:hAnsi="Courier"/>
        </w:rPr>
        <w:t>11  _</w:t>
      </w:r>
      <w:proofErr w:type="gramEnd"/>
      <w:r w:rsidRPr="007B5C9C">
        <w:rPr>
          <w:rFonts w:ascii="Courier" w:hAnsi="Courier"/>
        </w:rPr>
        <w:t>______</w:t>
      </w:r>
    </w:p>
    <w:p w14:paraId="0DC28FDE" w14:textId="77777777" w:rsidR="005130CA" w:rsidRPr="005130CA" w:rsidRDefault="005130CA" w:rsidP="007B5C9C">
      <w:pPr>
        <w:ind w:left="360" w:firstLine="1160"/>
        <w:rPr>
          <w:rFonts w:ascii="Courier" w:hAnsi="Courier"/>
        </w:rPr>
      </w:pPr>
    </w:p>
    <w:p w14:paraId="7C15FDB4" w14:textId="77777777" w:rsidR="005130CA" w:rsidRPr="007B5C9C" w:rsidRDefault="005130CA" w:rsidP="007B5C9C">
      <w:pPr>
        <w:pStyle w:val="ListParagraph"/>
        <w:numPr>
          <w:ilvl w:val="0"/>
          <w:numId w:val="23"/>
        </w:numPr>
        <w:rPr>
          <w:rFonts w:ascii="Courier" w:hAnsi="Courier"/>
        </w:rPr>
      </w:pPr>
      <w:r w:rsidRPr="007B5C9C">
        <w:rPr>
          <w:rFonts w:ascii="Courier" w:hAnsi="Courier"/>
        </w:rPr>
        <w:t xml:space="preserve">Upper ground rail to all holes in row </w:t>
      </w:r>
      <w:proofErr w:type="gramStart"/>
      <w:r w:rsidRPr="007B5C9C">
        <w:rPr>
          <w:rFonts w:ascii="Courier" w:hAnsi="Courier"/>
        </w:rPr>
        <w:t>12  _</w:t>
      </w:r>
      <w:proofErr w:type="gramEnd"/>
      <w:r w:rsidRPr="007B5C9C">
        <w:rPr>
          <w:rFonts w:ascii="Courier" w:hAnsi="Courier"/>
        </w:rPr>
        <w:t>______</w:t>
      </w:r>
    </w:p>
    <w:p w14:paraId="72B2DC39" w14:textId="77777777" w:rsidR="005130CA" w:rsidRPr="005130CA" w:rsidRDefault="005130CA" w:rsidP="007B5C9C">
      <w:pPr>
        <w:ind w:left="360" w:firstLine="1160"/>
        <w:rPr>
          <w:rFonts w:ascii="Courier" w:hAnsi="Courier"/>
        </w:rPr>
      </w:pPr>
    </w:p>
    <w:p w14:paraId="52B75E08" w14:textId="77777777" w:rsidR="005130CA" w:rsidRPr="007B5C9C" w:rsidRDefault="005130CA" w:rsidP="007B5C9C">
      <w:pPr>
        <w:pStyle w:val="ListParagraph"/>
        <w:numPr>
          <w:ilvl w:val="0"/>
          <w:numId w:val="23"/>
        </w:numPr>
        <w:rPr>
          <w:rFonts w:ascii="Courier" w:hAnsi="Courier"/>
        </w:rPr>
      </w:pPr>
      <w:r w:rsidRPr="007B5C9C">
        <w:rPr>
          <w:rFonts w:ascii="Courier" w:hAnsi="Courier"/>
        </w:rPr>
        <w:t xml:space="preserve">Upper ground rail to holes A-E in row </w:t>
      </w:r>
      <w:proofErr w:type="gramStart"/>
      <w:r w:rsidRPr="007B5C9C">
        <w:rPr>
          <w:rFonts w:ascii="Courier" w:hAnsi="Courier"/>
        </w:rPr>
        <w:t>16  _</w:t>
      </w:r>
      <w:proofErr w:type="gramEnd"/>
      <w:r w:rsidRPr="007B5C9C">
        <w:rPr>
          <w:rFonts w:ascii="Courier" w:hAnsi="Courier"/>
        </w:rPr>
        <w:t>______</w:t>
      </w:r>
    </w:p>
    <w:p w14:paraId="5F9F4553" w14:textId="77777777" w:rsidR="005130CA" w:rsidRPr="005130CA" w:rsidRDefault="005130CA" w:rsidP="007B5C9C">
      <w:pPr>
        <w:ind w:left="360" w:firstLine="1160"/>
        <w:rPr>
          <w:rFonts w:ascii="Courier" w:hAnsi="Courier"/>
        </w:rPr>
      </w:pPr>
    </w:p>
    <w:p w14:paraId="7C337AFB" w14:textId="77777777" w:rsidR="005130CA" w:rsidRPr="007B5C9C" w:rsidRDefault="005130CA" w:rsidP="007B5C9C">
      <w:pPr>
        <w:pStyle w:val="ListParagraph"/>
        <w:numPr>
          <w:ilvl w:val="0"/>
          <w:numId w:val="23"/>
        </w:numPr>
        <w:rPr>
          <w:rFonts w:ascii="Courier" w:hAnsi="Courier"/>
        </w:rPr>
      </w:pPr>
      <w:r w:rsidRPr="007B5C9C">
        <w:rPr>
          <w:rFonts w:ascii="Courier" w:hAnsi="Courier"/>
        </w:rPr>
        <w:t xml:space="preserve">Upper ground rail to holes A-E in row </w:t>
      </w:r>
      <w:proofErr w:type="gramStart"/>
      <w:r w:rsidRPr="007B5C9C">
        <w:rPr>
          <w:rFonts w:ascii="Courier" w:hAnsi="Courier"/>
        </w:rPr>
        <w:t>21  _</w:t>
      </w:r>
      <w:proofErr w:type="gramEnd"/>
      <w:r w:rsidRPr="007B5C9C">
        <w:rPr>
          <w:rFonts w:ascii="Courier" w:hAnsi="Courier"/>
        </w:rPr>
        <w:t>______</w:t>
      </w:r>
    </w:p>
    <w:p w14:paraId="5E01FCB9" w14:textId="77777777" w:rsidR="005130CA" w:rsidRPr="005130CA" w:rsidRDefault="005130CA" w:rsidP="005130CA">
      <w:pPr>
        <w:ind w:left="360"/>
        <w:rPr>
          <w:rFonts w:ascii="Courier" w:hAnsi="Courier"/>
        </w:rPr>
      </w:pPr>
      <w:r w:rsidRPr="005130CA">
        <w:rPr>
          <w:rFonts w:ascii="Courier" w:hAnsi="Courier"/>
        </w:rPr>
        <w:t xml:space="preserve">        </w:t>
      </w:r>
    </w:p>
    <w:p w14:paraId="0D4923B2" w14:textId="77777777" w:rsidR="005130CA" w:rsidRPr="007B5C9C" w:rsidRDefault="005130CA" w:rsidP="007B5C9C">
      <w:pPr>
        <w:pStyle w:val="ListParagraph"/>
        <w:numPr>
          <w:ilvl w:val="0"/>
          <w:numId w:val="24"/>
        </w:numPr>
        <w:rPr>
          <w:rFonts w:ascii="Courier" w:hAnsi="Courier"/>
        </w:rPr>
      </w:pPr>
      <w:r w:rsidRPr="007B5C9C">
        <w:rPr>
          <w:rFonts w:ascii="Courier" w:hAnsi="Courier"/>
        </w:rPr>
        <w:t>Test NON-continuity:</w:t>
      </w:r>
    </w:p>
    <w:p w14:paraId="49EB1903" w14:textId="77777777" w:rsidR="005130CA" w:rsidRPr="005130CA" w:rsidRDefault="005130CA" w:rsidP="005130CA">
      <w:pPr>
        <w:ind w:left="360"/>
        <w:rPr>
          <w:rFonts w:ascii="Courier" w:hAnsi="Courier"/>
        </w:rPr>
      </w:pPr>
      <w:r w:rsidRPr="005130CA">
        <w:rPr>
          <w:rFonts w:ascii="Courier" w:hAnsi="Courier"/>
        </w:rPr>
        <w:t xml:space="preserve">     </w:t>
      </w:r>
    </w:p>
    <w:p w14:paraId="5B2B6E84" w14:textId="77777777" w:rsidR="005130CA" w:rsidRPr="007B5C9C" w:rsidRDefault="005130CA" w:rsidP="007B5C9C">
      <w:pPr>
        <w:pStyle w:val="ListParagraph"/>
        <w:numPr>
          <w:ilvl w:val="0"/>
          <w:numId w:val="25"/>
        </w:numPr>
        <w:rPr>
          <w:rFonts w:ascii="Courier" w:hAnsi="Courier"/>
        </w:rPr>
      </w:pPr>
      <w:r w:rsidRPr="007B5C9C">
        <w:rPr>
          <w:rFonts w:ascii="Courier" w:hAnsi="Courier"/>
        </w:rPr>
        <w:t>Upper ground rail to upper/lower power rail ______</w:t>
      </w:r>
    </w:p>
    <w:p w14:paraId="2C3BA368" w14:textId="77777777" w:rsidR="005130CA" w:rsidRPr="005130CA" w:rsidRDefault="005130CA" w:rsidP="007B5C9C">
      <w:pPr>
        <w:ind w:left="360" w:firstLine="1160"/>
        <w:rPr>
          <w:rFonts w:ascii="Courier" w:hAnsi="Courier"/>
        </w:rPr>
      </w:pPr>
    </w:p>
    <w:p w14:paraId="06F8A460" w14:textId="2EFF74DA" w:rsidR="005130CA" w:rsidRPr="007B5C9C" w:rsidRDefault="005130CA" w:rsidP="007B5C9C">
      <w:pPr>
        <w:pStyle w:val="ListParagraph"/>
        <w:numPr>
          <w:ilvl w:val="0"/>
          <w:numId w:val="25"/>
        </w:numPr>
        <w:rPr>
          <w:rFonts w:ascii="Courier" w:hAnsi="Courier"/>
        </w:rPr>
      </w:pPr>
      <w:r w:rsidRPr="007B5C9C">
        <w:rPr>
          <w:rFonts w:ascii="Courier" w:hAnsi="Courier"/>
        </w:rPr>
        <w:t xml:space="preserve">Upper </w:t>
      </w:r>
      <w:r w:rsidR="00785E25">
        <w:rPr>
          <w:rFonts w:ascii="Courier" w:hAnsi="Courier"/>
        </w:rPr>
        <w:t>ground rail to holes</w:t>
      </w:r>
      <w:r w:rsidRPr="007B5C9C">
        <w:rPr>
          <w:rFonts w:ascii="Courier" w:hAnsi="Courier"/>
        </w:rPr>
        <w:t>:</w:t>
      </w:r>
      <w:r w:rsidR="00020E53">
        <w:rPr>
          <w:rFonts w:ascii="Courier" w:hAnsi="Courier"/>
        </w:rPr>
        <w:br/>
      </w:r>
    </w:p>
    <w:p w14:paraId="0BC6B751" w14:textId="01676B0A" w:rsidR="005130CA" w:rsidRDefault="00785E25" w:rsidP="00B421DA">
      <w:pPr>
        <w:pStyle w:val="ListParagraph"/>
        <w:numPr>
          <w:ilvl w:val="1"/>
          <w:numId w:val="161"/>
        </w:numPr>
        <w:rPr>
          <w:rFonts w:ascii="Courier" w:hAnsi="Courier"/>
        </w:rPr>
      </w:pPr>
      <w:r>
        <w:rPr>
          <w:rFonts w:ascii="Courier" w:hAnsi="Courier"/>
        </w:rPr>
        <w:t>6</w:t>
      </w:r>
      <w:proofErr w:type="gramStart"/>
      <w:r>
        <w:rPr>
          <w:rFonts w:ascii="Courier" w:hAnsi="Courier"/>
        </w:rPr>
        <w:t>J</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w:t>
      </w:r>
      <w:proofErr w:type="gramEnd"/>
      <w:r w:rsidR="00020E53" w:rsidRPr="007B5C9C">
        <w:rPr>
          <w:rFonts w:ascii="Courier" w:hAnsi="Courier"/>
        </w:rPr>
        <w:t>_____</w:t>
      </w:r>
      <w:r>
        <w:rPr>
          <w:rFonts w:ascii="Courier" w:hAnsi="Courier"/>
        </w:rPr>
        <w:br/>
      </w:r>
    </w:p>
    <w:p w14:paraId="646D282C" w14:textId="77820D29" w:rsidR="00785E25" w:rsidRPr="00785E25" w:rsidRDefault="00785E25" w:rsidP="00B421DA">
      <w:pPr>
        <w:pStyle w:val="ListParagraph"/>
        <w:numPr>
          <w:ilvl w:val="1"/>
          <w:numId w:val="161"/>
        </w:numPr>
        <w:rPr>
          <w:rFonts w:ascii="Courier" w:hAnsi="Courier"/>
        </w:rPr>
      </w:pPr>
      <w:r>
        <w:rPr>
          <w:rFonts w:ascii="Courier" w:hAnsi="Courier"/>
        </w:rPr>
        <w:t>8</w:t>
      </w:r>
      <w:proofErr w:type="gramStart"/>
      <w:r>
        <w:rPr>
          <w:rFonts w:ascii="Courier" w:hAnsi="Courier"/>
        </w:rPr>
        <w:t>J</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w:t>
      </w:r>
      <w:proofErr w:type="gramEnd"/>
      <w:r w:rsidR="00020E53" w:rsidRPr="007B5C9C">
        <w:rPr>
          <w:rFonts w:ascii="Courier" w:hAnsi="Courier"/>
        </w:rPr>
        <w:t>_____</w:t>
      </w:r>
      <w:r>
        <w:rPr>
          <w:rFonts w:ascii="Courier" w:hAnsi="Courier"/>
        </w:rPr>
        <w:br/>
      </w:r>
    </w:p>
    <w:p w14:paraId="4AAB1CBD" w14:textId="225E326B" w:rsidR="00785E25" w:rsidRPr="00785E25" w:rsidRDefault="00785E25" w:rsidP="00B421DA">
      <w:pPr>
        <w:pStyle w:val="ListParagraph"/>
        <w:numPr>
          <w:ilvl w:val="1"/>
          <w:numId w:val="161"/>
        </w:numPr>
        <w:rPr>
          <w:rFonts w:ascii="Courier" w:hAnsi="Courier"/>
        </w:rPr>
      </w:pPr>
      <w:r>
        <w:rPr>
          <w:rFonts w:ascii="Courier" w:hAnsi="Courier"/>
        </w:rPr>
        <w:t>11J</w:t>
      </w:r>
      <w:r w:rsidR="00020E53" w:rsidRPr="007B5C9C">
        <w:rPr>
          <w:rFonts w:ascii="Courier" w:hAnsi="Courier"/>
        </w:rPr>
        <w:t xml:space="preserve"> ______</w:t>
      </w:r>
      <w:r>
        <w:rPr>
          <w:rFonts w:ascii="Courier" w:hAnsi="Courier"/>
        </w:rPr>
        <w:br/>
      </w:r>
    </w:p>
    <w:p w14:paraId="701D3B97" w14:textId="1111CAD0" w:rsidR="00785E25" w:rsidRPr="00785E25" w:rsidRDefault="00785E25" w:rsidP="00B421DA">
      <w:pPr>
        <w:pStyle w:val="ListParagraph"/>
        <w:numPr>
          <w:ilvl w:val="1"/>
          <w:numId w:val="161"/>
        </w:numPr>
        <w:rPr>
          <w:rFonts w:ascii="Courier" w:hAnsi="Courier"/>
        </w:rPr>
      </w:pPr>
      <w:r>
        <w:rPr>
          <w:rFonts w:ascii="Courier" w:hAnsi="Courier"/>
        </w:rPr>
        <w:t>13J</w:t>
      </w:r>
      <w:r w:rsidR="00020E53" w:rsidRPr="007B5C9C">
        <w:rPr>
          <w:rFonts w:ascii="Courier" w:hAnsi="Courier"/>
        </w:rPr>
        <w:t xml:space="preserve"> ______</w:t>
      </w:r>
      <w:r>
        <w:rPr>
          <w:rFonts w:ascii="Courier" w:hAnsi="Courier"/>
        </w:rPr>
        <w:br/>
      </w:r>
    </w:p>
    <w:p w14:paraId="20E51270" w14:textId="533FD661" w:rsidR="005130CA" w:rsidRDefault="00785E25" w:rsidP="00B421DA">
      <w:pPr>
        <w:pStyle w:val="ListParagraph"/>
        <w:numPr>
          <w:ilvl w:val="1"/>
          <w:numId w:val="161"/>
        </w:numPr>
        <w:rPr>
          <w:rFonts w:ascii="Courier" w:hAnsi="Courier"/>
        </w:rPr>
      </w:pPr>
      <w:r>
        <w:rPr>
          <w:rFonts w:ascii="Courier" w:hAnsi="Courier"/>
        </w:rPr>
        <w:t>6</w:t>
      </w:r>
      <w:proofErr w:type="gramStart"/>
      <w:r>
        <w:rPr>
          <w:rFonts w:ascii="Courier" w:hAnsi="Courier"/>
        </w:rPr>
        <w:t>E</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w:t>
      </w:r>
      <w:proofErr w:type="gramEnd"/>
      <w:r w:rsidR="00020E53" w:rsidRPr="007B5C9C">
        <w:rPr>
          <w:rFonts w:ascii="Courier" w:hAnsi="Courier"/>
        </w:rPr>
        <w:t>_____</w:t>
      </w:r>
      <w:r>
        <w:rPr>
          <w:rFonts w:ascii="Courier" w:hAnsi="Courier"/>
        </w:rPr>
        <w:br/>
      </w:r>
    </w:p>
    <w:p w14:paraId="71546326" w14:textId="53102F9D" w:rsidR="00785E25" w:rsidRPr="007B5C9C" w:rsidRDefault="00785E25" w:rsidP="00B421DA">
      <w:pPr>
        <w:pStyle w:val="ListParagraph"/>
        <w:numPr>
          <w:ilvl w:val="1"/>
          <w:numId w:val="161"/>
        </w:numPr>
        <w:rPr>
          <w:rFonts w:ascii="Courier" w:hAnsi="Courier"/>
        </w:rPr>
      </w:pPr>
      <w:r>
        <w:rPr>
          <w:rFonts w:ascii="Courier" w:hAnsi="Courier"/>
        </w:rPr>
        <w:t>8</w:t>
      </w:r>
      <w:proofErr w:type="gramStart"/>
      <w:r>
        <w:rPr>
          <w:rFonts w:ascii="Courier" w:hAnsi="Courier"/>
        </w:rPr>
        <w:t>E</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w:t>
      </w:r>
      <w:proofErr w:type="gramEnd"/>
      <w:r w:rsidR="00020E53" w:rsidRPr="007B5C9C">
        <w:rPr>
          <w:rFonts w:ascii="Courier" w:hAnsi="Courier"/>
        </w:rPr>
        <w:t>_____</w:t>
      </w:r>
      <w:r>
        <w:rPr>
          <w:rFonts w:ascii="Courier" w:hAnsi="Courier"/>
        </w:rPr>
        <w:br/>
      </w:r>
    </w:p>
    <w:p w14:paraId="4D6C929A" w14:textId="4D64DD6D" w:rsidR="00785E25" w:rsidRPr="007B5C9C" w:rsidRDefault="00785E25" w:rsidP="00B421DA">
      <w:pPr>
        <w:pStyle w:val="ListParagraph"/>
        <w:numPr>
          <w:ilvl w:val="1"/>
          <w:numId w:val="161"/>
        </w:numPr>
        <w:rPr>
          <w:rFonts w:ascii="Courier" w:hAnsi="Courier"/>
        </w:rPr>
      </w:pPr>
      <w:r>
        <w:rPr>
          <w:rFonts w:ascii="Courier" w:hAnsi="Courier"/>
        </w:rPr>
        <w:t>10E</w:t>
      </w:r>
      <w:r w:rsidR="00020E53" w:rsidRPr="007B5C9C">
        <w:rPr>
          <w:rFonts w:ascii="Courier" w:hAnsi="Courier"/>
        </w:rPr>
        <w:t xml:space="preserve"> ______</w:t>
      </w:r>
      <w:r>
        <w:rPr>
          <w:rFonts w:ascii="Courier" w:hAnsi="Courier"/>
        </w:rPr>
        <w:br/>
      </w:r>
    </w:p>
    <w:p w14:paraId="59410A11" w14:textId="69C3FE92" w:rsidR="00785E25" w:rsidRPr="007B5C9C" w:rsidRDefault="00785E25" w:rsidP="00B421DA">
      <w:pPr>
        <w:pStyle w:val="ListParagraph"/>
        <w:numPr>
          <w:ilvl w:val="1"/>
          <w:numId w:val="161"/>
        </w:numPr>
        <w:rPr>
          <w:rFonts w:ascii="Courier" w:hAnsi="Courier"/>
        </w:rPr>
      </w:pPr>
      <w:r>
        <w:rPr>
          <w:rFonts w:ascii="Courier" w:hAnsi="Courier"/>
        </w:rPr>
        <w:t>13E</w:t>
      </w:r>
      <w:r w:rsidR="00020E53" w:rsidRPr="007B5C9C">
        <w:rPr>
          <w:rFonts w:ascii="Courier" w:hAnsi="Courier"/>
        </w:rPr>
        <w:t xml:space="preserve"> ______</w:t>
      </w:r>
      <w:r>
        <w:rPr>
          <w:rFonts w:ascii="Courier" w:hAnsi="Courier"/>
        </w:rPr>
        <w:br/>
      </w:r>
    </w:p>
    <w:p w14:paraId="2F2C0C23" w14:textId="60FE04CF" w:rsidR="00785E25" w:rsidRPr="007B5C9C" w:rsidRDefault="00785E25" w:rsidP="00B421DA">
      <w:pPr>
        <w:pStyle w:val="ListParagraph"/>
        <w:numPr>
          <w:ilvl w:val="1"/>
          <w:numId w:val="161"/>
        </w:numPr>
        <w:rPr>
          <w:rFonts w:ascii="Courier" w:hAnsi="Courier"/>
        </w:rPr>
      </w:pPr>
      <w:r>
        <w:rPr>
          <w:rFonts w:ascii="Courier" w:hAnsi="Courier"/>
        </w:rPr>
        <w:t>14E</w:t>
      </w:r>
      <w:r w:rsidR="00020E53" w:rsidRPr="007B5C9C">
        <w:rPr>
          <w:rFonts w:ascii="Courier" w:hAnsi="Courier"/>
        </w:rPr>
        <w:t xml:space="preserve"> ______</w:t>
      </w:r>
      <w:r>
        <w:rPr>
          <w:rFonts w:ascii="Courier" w:hAnsi="Courier"/>
        </w:rPr>
        <w:br/>
      </w:r>
    </w:p>
    <w:p w14:paraId="58167ECC" w14:textId="77777777" w:rsidR="005774B2" w:rsidRDefault="005774B2" w:rsidP="00B421DA">
      <w:pPr>
        <w:pStyle w:val="ListParagraph"/>
        <w:numPr>
          <w:ilvl w:val="1"/>
          <w:numId w:val="161"/>
        </w:numPr>
        <w:rPr>
          <w:rFonts w:ascii="Courier" w:hAnsi="Courier"/>
        </w:rPr>
      </w:pPr>
      <w:r>
        <w:rPr>
          <w:rFonts w:ascii="Courier" w:hAnsi="Courier"/>
        </w:rPr>
        <w:t>15</w:t>
      </w:r>
      <w:r w:rsidR="00785E25">
        <w:rPr>
          <w:rFonts w:ascii="Courier" w:hAnsi="Courier"/>
        </w:rPr>
        <w:t>E</w:t>
      </w:r>
      <w:r w:rsidR="00020E53" w:rsidRPr="007B5C9C">
        <w:rPr>
          <w:rFonts w:ascii="Courier" w:hAnsi="Courier"/>
        </w:rPr>
        <w:t xml:space="preserve"> ______</w:t>
      </w:r>
      <w:r>
        <w:rPr>
          <w:rFonts w:ascii="Courier" w:hAnsi="Courier"/>
        </w:rPr>
        <w:br/>
      </w:r>
    </w:p>
    <w:p w14:paraId="47DA6C03" w14:textId="32572B26" w:rsidR="00785E25" w:rsidRPr="007B5C9C" w:rsidRDefault="005774B2" w:rsidP="00B421DA">
      <w:pPr>
        <w:pStyle w:val="ListParagraph"/>
        <w:numPr>
          <w:ilvl w:val="1"/>
          <w:numId w:val="161"/>
        </w:numPr>
        <w:rPr>
          <w:rFonts w:ascii="Courier" w:hAnsi="Courier"/>
        </w:rPr>
      </w:pPr>
      <w:r>
        <w:rPr>
          <w:rFonts w:ascii="Courier" w:hAnsi="Courier"/>
        </w:rPr>
        <w:t>17E ______</w:t>
      </w:r>
      <w:r w:rsidR="00785E25">
        <w:rPr>
          <w:rFonts w:ascii="Courier" w:hAnsi="Courier"/>
        </w:rPr>
        <w:br/>
      </w:r>
    </w:p>
    <w:p w14:paraId="216E8C01" w14:textId="353DF7D4" w:rsidR="00785E25" w:rsidRPr="007B5C9C" w:rsidRDefault="00785E25" w:rsidP="00B421DA">
      <w:pPr>
        <w:pStyle w:val="ListParagraph"/>
        <w:numPr>
          <w:ilvl w:val="1"/>
          <w:numId w:val="161"/>
        </w:numPr>
        <w:rPr>
          <w:rFonts w:ascii="Courier" w:hAnsi="Courier"/>
        </w:rPr>
      </w:pPr>
      <w:r>
        <w:rPr>
          <w:rFonts w:ascii="Courier" w:hAnsi="Courier"/>
        </w:rPr>
        <w:t>20E</w:t>
      </w:r>
      <w:r w:rsidR="00020E53" w:rsidRPr="007B5C9C">
        <w:rPr>
          <w:rFonts w:ascii="Courier" w:hAnsi="Courier"/>
        </w:rPr>
        <w:t xml:space="preserve"> ______</w:t>
      </w:r>
      <w:r>
        <w:rPr>
          <w:rFonts w:ascii="Courier" w:hAnsi="Courier"/>
        </w:rPr>
        <w:br/>
      </w:r>
    </w:p>
    <w:p w14:paraId="2D5A0CFB" w14:textId="69EB16DA" w:rsidR="004358B3" w:rsidRDefault="00785E25" w:rsidP="00F2149B">
      <w:pPr>
        <w:pStyle w:val="ListParagraph"/>
        <w:numPr>
          <w:ilvl w:val="1"/>
          <w:numId w:val="161"/>
        </w:numPr>
      </w:pPr>
      <w:r>
        <w:rPr>
          <w:rFonts w:ascii="Courier" w:hAnsi="Courier"/>
        </w:rPr>
        <w:t>22E</w:t>
      </w:r>
      <w:r w:rsidR="00020E53" w:rsidRPr="007B5C9C">
        <w:rPr>
          <w:rFonts w:ascii="Courier" w:hAnsi="Courier"/>
        </w:rPr>
        <w:t xml:space="preserve"> ______</w:t>
      </w:r>
    </w:p>
    <w:p w14:paraId="0F012304" w14:textId="0E70A983" w:rsidR="005130CA" w:rsidRPr="005130CA" w:rsidRDefault="00C83733" w:rsidP="00C83733">
      <w:pPr>
        <w:pStyle w:val="Heading1"/>
      </w:pPr>
      <w:bookmarkStart w:id="599" w:name="_Toc94795585"/>
      <w:bookmarkStart w:id="600" w:name="_Toc94797593"/>
      <w:r>
        <w:lastRenderedPageBreak/>
        <w:t>Step 9: RED (+5V) wires</w:t>
      </w:r>
      <w:bookmarkEnd w:id="599"/>
      <w:bookmarkEnd w:id="600"/>
      <w:r>
        <w:br/>
      </w:r>
      <w:r w:rsidR="005130CA" w:rsidRPr="005130CA">
        <w:t xml:space="preserve">            </w:t>
      </w:r>
    </w:p>
    <w:p w14:paraId="39A8F924" w14:textId="77777777" w:rsidR="005130CA" w:rsidRPr="00C83733" w:rsidRDefault="005130CA" w:rsidP="007B5C9C">
      <w:pPr>
        <w:pStyle w:val="ListParagraph"/>
        <w:numPr>
          <w:ilvl w:val="0"/>
          <w:numId w:val="26"/>
        </w:numPr>
        <w:rPr>
          <w:rFonts w:ascii="Courier" w:hAnsi="Courier"/>
          <w:b/>
          <w:sz w:val="28"/>
          <w:szCs w:val="28"/>
          <w:u w:val="single"/>
        </w:rPr>
      </w:pPr>
      <w:r w:rsidRPr="00C83733">
        <w:rPr>
          <w:rFonts w:ascii="Courier" w:hAnsi="Courier"/>
          <w:b/>
          <w:sz w:val="28"/>
          <w:szCs w:val="28"/>
          <w:u w:val="single"/>
        </w:rPr>
        <w:t>Solder RED (+5V) wires to Perma-Proto (8 joints):</w:t>
      </w:r>
    </w:p>
    <w:p w14:paraId="226AA5C2" w14:textId="77777777" w:rsidR="005130CA" w:rsidRPr="005130CA" w:rsidRDefault="005130CA" w:rsidP="005130CA">
      <w:pPr>
        <w:ind w:left="360"/>
        <w:rPr>
          <w:rFonts w:ascii="Courier" w:hAnsi="Courier"/>
        </w:rPr>
      </w:pPr>
      <w:r w:rsidRPr="005130CA">
        <w:rPr>
          <w:rFonts w:ascii="Courier" w:hAnsi="Courier"/>
        </w:rPr>
        <w:t xml:space="preserve">  </w:t>
      </w:r>
    </w:p>
    <w:p w14:paraId="7065C87C" w14:textId="77777777" w:rsidR="005130CA" w:rsidRPr="007B5C9C" w:rsidRDefault="005130CA" w:rsidP="007B5C9C">
      <w:pPr>
        <w:pStyle w:val="ListParagraph"/>
        <w:numPr>
          <w:ilvl w:val="0"/>
          <w:numId w:val="27"/>
        </w:numPr>
        <w:ind w:left="720"/>
        <w:rPr>
          <w:rFonts w:ascii="Courier" w:hAnsi="Courier"/>
        </w:rPr>
      </w:pPr>
      <w:r w:rsidRPr="007B5C9C">
        <w:rPr>
          <w:rFonts w:ascii="Courier" w:hAnsi="Courier"/>
        </w:rPr>
        <w:t>Only the ones with both ends connecting to Perma-Proto holes</w:t>
      </w:r>
    </w:p>
    <w:p w14:paraId="0BC9220E" w14:textId="77777777" w:rsidR="005130CA" w:rsidRPr="005130CA" w:rsidRDefault="005130CA" w:rsidP="007B5C9C">
      <w:pPr>
        <w:ind w:firstLine="720"/>
        <w:rPr>
          <w:rFonts w:ascii="Courier" w:hAnsi="Courier"/>
        </w:rPr>
      </w:pPr>
    </w:p>
    <w:p w14:paraId="3E2C20DE" w14:textId="3DDF7355" w:rsidR="005130CA" w:rsidRPr="007B5C9C" w:rsidRDefault="005130CA" w:rsidP="007B5C9C">
      <w:pPr>
        <w:pStyle w:val="ListParagraph"/>
        <w:numPr>
          <w:ilvl w:val="0"/>
          <w:numId w:val="27"/>
        </w:numPr>
        <w:ind w:left="720"/>
        <w:rPr>
          <w:rFonts w:ascii="Courier" w:hAnsi="Courier"/>
        </w:rPr>
      </w:pPr>
      <w:r w:rsidRPr="007B5C9C">
        <w:rPr>
          <w:rFonts w:ascii="Courier" w:hAnsi="Courier"/>
        </w:rPr>
        <w:t>Insert all wires before soldering. Tape down on front to hold in</w:t>
      </w:r>
      <w:r w:rsidR="007B5C9C" w:rsidRPr="007B5C9C">
        <w:rPr>
          <w:rFonts w:ascii="Courier" w:hAnsi="Courier"/>
        </w:rPr>
        <w:t xml:space="preserve"> </w:t>
      </w:r>
      <w:r w:rsidRPr="007B5C9C">
        <w:rPr>
          <w:rFonts w:ascii="Courier" w:hAnsi="Courier"/>
        </w:rPr>
        <w:t>place. Lengths (total/insulation</w:t>
      </w:r>
      <w:r w:rsidR="00D912E7">
        <w:rPr>
          <w:rFonts w:ascii="Courier" w:hAnsi="Courier"/>
        </w:rPr>
        <w:t xml:space="preserve"> template#</w:t>
      </w:r>
      <w:r w:rsidRPr="007B5C9C">
        <w:rPr>
          <w:rFonts w:ascii="Courier" w:hAnsi="Courier"/>
        </w:rPr>
        <w:t>) and holes:</w:t>
      </w:r>
    </w:p>
    <w:p w14:paraId="3DF5BDD0" w14:textId="77777777" w:rsidR="005130CA" w:rsidRPr="005130CA" w:rsidRDefault="005130CA" w:rsidP="005130CA">
      <w:pPr>
        <w:ind w:left="360"/>
        <w:rPr>
          <w:rFonts w:ascii="Courier" w:hAnsi="Courier"/>
        </w:rPr>
      </w:pPr>
      <w:r w:rsidRPr="005130CA">
        <w:rPr>
          <w:rFonts w:ascii="Courier" w:hAnsi="Courier"/>
        </w:rPr>
        <w:t xml:space="preserve">       </w:t>
      </w:r>
    </w:p>
    <w:p w14:paraId="177FB440" w14:textId="42A64854"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 xml:space="preserve">8J - upper power rail (red stripe), hole </w:t>
      </w:r>
      <w:proofErr w:type="gramStart"/>
      <w:r w:rsidR="005130CA" w:rsidRPr="007B5C9C">
        <w:rPr>
          <w:rFonts w:ascii="Courier" w:hAnsi="Courier"/>
        </w:rPr>
        <w:t>8  _</w:t>
      </w:r>
      <w:proofErr w:type="gramEnd"/>
      <w:r w:rsidR="005130CA" w:rsidRPr="007B5C9C">
        <w:rPr>
          <w:rFonts w:ascii="Courier" w:hAnsi="Courier"/>
        </w:rPr>
        <w:t>______</w:t>
      </w:r>
    </w:p>
    <w:p w14:paraId="1932AD01" w14:textId="77777777" w:rsidR="005130CA" w:rsidRPr="005130CA" w:rsidRDefault="005130CA" w:rsidP="007B5C9C">
      <w:pPr>
        <w:ind w:left="-1080" w:firstLine="1160"/>
        <w:rPr>
          <w:rFonts w:ascii="Courier" w:hAnsi="Courier"/>
        </w:rPr>
      </w:pPr>
    </w:p>
    <w:p w14:paraId="4823CA37" w14:textId="08ABF860"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13J - upper power rail (red stripe), hole 13 _______</w:t>
      </w:r>
    </w:p>
    <w:p w14:paraId="20118B6E" w14:textId="77777777" w:rsidR="005130CA" w:rsidRPr="005130CA" w:rsidRDefault="005130CA" w:rsidP="007B5C9C">
      <w:pPr>
        <w:ind w:left="-1080" w:firstLine="1160"/>
        <w:rPr>
          <w:rFonts w:ascii="Courier" w:hAnsi="Courier"/>
        </w:rPr>
      </w:pPr>
    </w:p>
    <w:p w14:paraId="5C1EC091" w14:textId="44592981"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19J - upper power rail (red stripe), hole 19 _______</w:t>
      </w:r>
    </w:p>
    <w:p w14:paraId="22CE7111" w14:textId="77777777" w:rsidR="005130CA" w:rsidRPr="005130CA" w:rsidRDefault="005130CA" w:rsidP="007B5C9C">
      <w:pPr>
        <w:ind w:left="-1080" w:firstLine="1160"/>
        <w:rPr>
          <w:rFonts w:ascii="Courier" w:hAnsi="Courier"/>
        </w:rPr>
      </w:pPr>
    </w:p>
    <w:p w14:paraId="64D44C5A" w14:textId="675BC37B" w:rsidR="005130CA" w:rsidRPr="007B5C9C" w:rsidRDefault="005130CA" w:rsidP="007B5C9C">
      <w:pPr>
        <w:pStyle w:val="ListParagraph"/>
        <w:numPr>
          <w:ilvl w:val="2"/>
          <w:numId w:val="28"/>
        </w:numPr>
        <w:ind w:left="1080"/>
        <w:rPr>
          <w:rFonts w:ascii="Courier" w:hAnsi="Courier"/>
        </w:rPr>
      </w:pPr>
      <w:r w:rsidRPr="007B5C9C">
        <w:rPr>
          <w:rFonts w:ascii="Courier" w:hAnsi="Courier"/>
        </w:rPr>
        <w:t>21.5/7.5mm</w:t>
      </w:r>
      <w:r w:rsidR="00C625DF">
        <w:rPr>
          <w:rFonts w:ascii="Courier" w:hAnsi="Courier"/>
        </w:rPr>
        <w:t xml:space="preserve"> </w:t>
      </w:r>
      <w:r w:rsidR="00785E25">
        <w:rPr>
          <w:rFonts w:ascii="Courier" w:hAnsi="Courier"/>
        </w:rPr>
        <w:t>(#</w:t>
      </w:r>
      <w:proofErr w:type="gramStart"/>
      <w:r w:rsidR="00785E25">
        <w:rPr>
          <w:rFonts w:ascii="Courier" w:hAnsi="Courier"/>
        </w:rPr>
        <w:t xml:space="preserve">A)  </w:t>
      </w:r>
      <w:r w:rsidRPr="007B5C9C">
        <w:rPr>
          <w:rFonts w:ascii="Courier" w:hAnsi="Courier"/>
        </w:rPr>
        <w:t>17</w:t>
      </w:r>
      <w:proofErr w:type="gramEnd"/>
      <w:r w:rsidRPr="007B5C9C">
        <w:rPr>
          <w:rFonts w:ascii="Courier" w:hAnsi="Courier"/>
        </w:rPr>
        <w:t>E - 19F</w:t>
      </w:r>
      <w:r w:rsidR="00531850">
        <w:rPr>
          <w:rFonts w:ascii="Courier" w:hAnsi="Courier"/>
        </w:rPr>
        <w:t xml:space="preserve"> _______</w:t>
      </w:r>
      <w:r w:rsidRPr="007B5C9C">
        <w:rPr>
          <w:rFonts w:ascii="Courier" w:hAnsi="Courier"/>
        </w:rPr>
        <w:t xml:space="preserve">    </w:t>
      </w:r>
      <w:r w:rsidR="00531850">
        <w:rPr>
          <w:rFonts w:ascii="Courier" w:hAnsi="Courier"/>
        </w:rPr>
        <w:t xml:space="preserve">                             </w:t>
      </w:r>
    </w:p>
    <w:p w14:paraId="3F81F4DC" w14:textId="77777777" w:rsidR="005130CA" w:rsidRPr="005130CA" w:rsidRDefault="005130CA" w:rsidP="005130CA">
      <w:pPr>
        <w:ind w:left="360"/>
        <w:rPr>
          <w:rFonts w:ascii="Courier" w:hAnsi="Courier"/>
        </w:rPr>
      </w:pPr>
      <w:r w:rsidRPr="005130CA">
        <w:rPr>
          <w:rFonts w:ascii="Courier" w:hAnsi="Courier"/>
        </w:rPr>
        <w:t xml:space="preserve">        </w:t>
      </w:r>
    </w:p>
    <w:p w14:paraId="779B5F6E" w14:textId="77777777" w:rsidR="005130CA" w:rsidRPr="007B5C9C" w:rsidRDefault="005130CA" w:rsidP="007B5C9C">
      <w:pPr>
        <w:pStyle w:val="ListParagraph"/>
        <w:numPr>
          <w:ilvl w:val="0"/>
          <w:numId w:val="29"/>
        </w:numPr>
        <w:rPr>
          <w:rFonts w:ascii="Courier" w:hAnsi="Courier"/>
        </w:rPr>
      </w:pPr>
      <w:r w:rsidRPr="007B5C9C">
        <w:rPr>
          <w:rFonts w:ascii="Courier" w:hAnsi="Courier"/>
        </w:rPr>
        <w:t>Flip board upside down and hold with vise or 3rd hand</w:t>
      </w:r>
      <w:r w:rsidR="007B5C9C" w:rsidRPr="007B5C9C">
        <w:rPr>
          <w:rFonts w:ascii="Courier" w:hAnsi="Courier"/>
        </w:rPr>
        <w:t xml:space="preserve"> </w:t>
      </w:r>
      <w:r w:rsidRPr="007B5C9C">
        <w:rPr>
          <w:rFonts w:ascii="Courier" w:hAnsi="Courier"/>
        </w:rPr>
        <w:t>tool. Solder all 8 joints                                  _______</w:t>
      </w:r>
    </w:p>
    <w:p w14:paraId="1EA8F20E" w14:textId="77777777" w:rsidR="005130CA" w:rsidRPr="005130CA" w:rsidRDefault="005130CA" w:rsidP="005130CA">
      <w:pPr>
        <w:ind w:left="360"/>
        <w:rPr>
          <w:rFonts w:ascii="Courier" w:hAnsi="Courier"/>
        </w:rPr>
      </w:pPr>
      <w:r w:rsidRPr="005130CA">
        <w:rPr>
          <w:rFonts w:ascii="Courier" w:hAnsi="Courier"/>
        </w:rPr>
        <w:t xml:space="preserve">     </w:t>
      </w:r>
    </w:p>
    <w:p w14:paraId="525AB690" w14:textId="1EF37E66" w:rsidR="005130CA" w:rsidRPr="007B5C9C" w:rsidRDefault="005130CA" w:rsidP="007B5C9C">
      <w:pPr>
        <w:pStyle w:val="ListParagraph"/>
        <w:numPr>
          <w:ilvl w:val="0"/>
          <w:numId w:val="30"/>
        </w:numPr>
        <w:ind w:left="720"/>
        <w:rPr>
          <w:rFonts w:ascii="Courier" w:hAnsi="Courier"/>
        </w:rPr>
      </w:pPr>
      <w:r w:rsidRPr="007B5C9C">
        <w:rPr>
          <w:rFonts w:ascii="Courier" w:hAnsi="Courier"/>
        </w:rPr>
        <w:t>Inspect with magnifying glass to make sure all joints are good</w:t>
      </w:r>
      <w:r w:rsidR="007B5C9C" w:rsidRPr="007B5C9C">
        <w:rPr>
          <w:rFonts w:ascii="Courier" w:hAnsi="Courier"/>
        </w:rPr>
        <w:t xml:space="preserve"> </w:t>
      </w:r>
      <w:r w:rsidRPr="007B5C9C">
        <w:rPr>
          <w:rFonts w:ascii="Courier" w:hAnsi="Courier"/>
        </w:rPr>
        <w:t xml:space="preserve">and there are no </w:t>
      </w:r>
      <w:r w:rsidR="00EE0200">
        <w:rPr>
          <w:rFonts w:ascii="Courier" w:hAnsi="Courier"/>
        </w:rPr>
        <w:t>solder bridges</w:t>
      </w:r>
      <w:r w:rsidRPr="007B5C9C">
        <w:rPr>
          <w:rFonts w:ascii="Courier" w:hAnsi="Courier"/>
        </w:rPr>
        <w:t xml:space="preserve">                          _______</w:t>
      </w:r>
    </w:p>
    <w:p w14:paraId="7D1A83FB" w14:textId="77777777" w:rsidR="005130CA" w:rsidRPr="005130CA" w:rsidRDefault="005130CA" w:rsidP="007B5C9C">
      <w:pPr>
        <w:ind w:firstLine="1000"/>
        <w:rPr>
          <w:rFonts w:ascii="Courier" w:hAnsi="Courier"/>
        </w:rPr>
      </w:pPr>
    </w:p>
    <w:p w14:paraId="7D4633EF" w14:textId="5FF4A2B1" w:rsidR="005130CA" w:rsidRPr="007B5C9C" w:rsidRDefault="005130CA" w:rsidP="007B5C9C">
      <w:pPr>
        <w:pStyle w:val="ListParagraph"/>
        <w:numPr>
          <w:ilvl w:val="0"/>
          <w:numId w:val="30"/>
        </w:numPr>
        <w:ind w:left="720"/>
        <w:rPr>
          <w:rFonts w:ascii="Courier" w:hAnsi="Courier"/>
        </w:rPr>
      </w:pPr>
      <w:r w:rsidRPr="007B5C9C">
        <w:rPr>
          <w:rFonts w:ascii="Courier" w:hAnsi="Courier"/>
        </w:rPr>
        <w:t>Trim all 8 leads</w:t>
      </w:r>
      <w:r w:rsidR="00531850">
        <w:rPr>
          <w:rFonts w:ascii="Courier" w:hAnsi="Courier"/>
        </w:rPr>
        <w:t xml:space="preserve"> _______</w:t>
      </w:r>
      <w:r w:rsidRPr="007B5C9C">
        <w:rPr>
          <w:rFonts w:ascii="Courier" w:hAnsi="Courier"/>
        </w:rPr>
        <w:t xml:space="preserve">                  </w:t>
      </w:r>
      <w:r w:rsidR="00531850">
        <w:rPr>
          <w:rFonts w:ascii="Courier" w:hAnsi="Courier"/>
        </w:rPr>
        <w:t xml:space="preserve">                         </w:t>
      </w:r>
    </w:p>
    <w:p w14:paraId="09434C7E" w14:textId="77777777" w:rsidR="005130CA" w:rsidRPr="005130CA" w:rsidRDefault="005130CA" w:rsidP="005130CA">
      <w:pPr>
        <w:ind w:left="360"/>
        <w:rPr>
          <w:rFonts w:ascii="Courier" w:hAnsi="Courier"/>
        </w:rPr>
      </w:pPr>
      <w:r w:rsidRPr="005130CA">
        <w:rPr>
          <w:rFonts w:ascii="Courier" w:hAnsi="Courier"/>
        </w:rPr>
        <w:t xml:space="preserve">     </w:t>
      </w:r>
    </w:p>
    <w:p w14:paraId="75DA2A34" w14:textId="454C836B" w:rsidR="005130CA" w:rsidRPr="005130CA" w:rsidRDefault="00477D8A" w:rsidP="005130CA">
      <w:pPr>
        <w:ind w:left="360"/>
        <w:rPr>
          <w:rFonts w:ascii="Courier" w:hAnsi="Courier"/>
        </w:rPr>
      </w:pPr>
      <w:r>
        <w:rPr>
          <w:rFonts w:ascii="Courier" w:hAnsi="Courier"/>
        </w:rPr>
        <w:t xml:space="preserve">  </w:t>
      </w:r>
    </w:p>
    <w:p w14:paraId="4D920214" w14:textId="77777777" w:rsidR="005130CA" w:rsidRPr="005130CA" w:rsidRDefault="005130CA" w:rsidP="005130CA">
      <w:pPr>
        <w:ind w:left="360"/>
        <w:rPr>
          <w:rFonts w:ascii="Courier" w:hAnsi="Courier"/>
        </w:rPr>
      </w:pPr>
      <w:r w:rsidRPr="005130CA">
        <w:rPr>
          <w:rFonts w:ascii="Courier" w:hAnsi="Courier"/>
        </w:rPr>
        <w:t xml:space="preserve">     </w:t>
      </w:r>
    </w:p>
    <w:p w14:paraId="75669666" w14:textId="103A4DBF" w:rsidR="005130CA" w:rsidRPr="00C83733" w:rsidRDefault="005130CA" w:rsidP="007B5C9C">
      <w:pPr>
        <w:pStyle w:val="ListParagraph"/>
        <w:numPr>
          <w:ilvl w:val="0"/>
          <w:numId w:val="31"/>
        </w:numPr>
        <w:rPr>
          <w:rFonts w:ascii="Courier" w:hAnsi="Courier"/>
          <w:b/>
          <w:sz w:val="28"/>
          <w:szCs w:val="28"/>
          <w:u w:val="single"/>
        </w:rPr>
      </w:pPr>
      <w:r w:rsidRPr="00C83733">
        <w:rPr>
          <w:rFonts w:ascii="Courier" w:hAnsi="Courier"/>
          <w:b/>
          <w:sz w:val="28"/>
          <w:szCs w:val="28"/>
          <w:u w:val="single"/>
        </w:rPr>
        <w:t>Test power plane</w:t>
      </w:r>
      <w:r w:rsidR="001918D2" w:rsidRPr="00C83733">
        <w:rPr>
          <w:rFonts w:ascii="Courier" w:hAnsi="Courier"/>
          <w:b/>
          <w:sz w:val="28"/>
          <w:szCs w:val="28"/>
          <w:u w:val="single"/>
        </w:rPr>
        <w:t>:</w:t>
      </w:r>
    </w:p>
    <w:p w14:paraId="7BA4BEC9" w14:textId="77777777" w:rsidR="005130CA" w:rsidRPr="005130CA" w:rsidRDefault="005130CA" w:rsidP="005130CA">
      <w:pPr>
        <w:ind w:left="360"/>
        <w:rPr>
          <w:rFonts w:ascii="Courier" w:hAnsi="Courier"/>
        </w:rPr>
      </w:pPr>
      <w:r w:rsidRPr="005130CA">
        <w:rPr>
          <w:rFonts w:ascii="Courier" w:hAnsi="Courier"/>
        </w:rPr>
        <w:t xml:space="preserve">  </w:t>
      </w:r>
    </w:p>
    <w:p w14:paraId="7A382F69" w14:textId="77777777" w:rsidR="005130CA" w:rsidRPr="007B5C9C" w:rsidRDefault="005130CA" w:rsidP="007B5C9C">
      <w:pPr>
        <w:pStyle w:val="ListParagraph"/>
        <w:numPr>
          <w:ilvl w:val="0"/>
          <w:numId w:val="32"/>
        </w:numPr>
        <w:rPr>
          <w:rFonts w:ascii="Courier" w:hAnsi="Courier"/>
        </w:rPr>
      </w:pPr>
      <w:r w:rsidRPr="007B5C9C">
        <w:rPr>
          <w:rFonts w:ascii="Courier" w:hAnsi="Courier"/>
        </w:rPr>
        <w:t>Test continuity:</w:t>
      </w:r>
    </w:p>
    <w:p w14:paraId="587FBBDD" w14:textId="77777777" w:rsidR="005130CA" w:rsidRPr="005130CA" w:rsidRDefault="005130CA" w:rsidP="005130CA">
      <w:pPr>
        <w:ind w:left="360"/>
        <w:rPr>
          <w:rFonts w:ascii="Courier" w:hAnsi="Courier"/>
        </w:rPr>
      </w:pPr>
      <w:r w:rsidRPr="005130CA">
        <w:rPr>
          <w:rFonts w:ascii="Courier" w:hAnsi="Courier"/>
        </w:rPr>
        <w:t xml:space="preserve">     </w:t>
      </w:r>
    </w:p>
    <w:p w14:paraId="3756FCB4"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8    _______</w:t>
      </w:r>
    </w:p>
    <w:p w14:paraId="1F29630E" w14:textId="77777777" w:rsidR="005130CA" w:rsidRPr="005130CA" w:rsidRDefault="005130CA" w:rsidP="007B5C9C">
      <w:pPr>
        <w:ind w:left="360" w:firstLine="1160"/>
        <w:rPr>
          <w:rFonts w:ascii="Courier" w:hAnsi="Courier"/>
        </w:rPr>
      </w:pPr>
    </w:p>
    <w:p w14:paraId="11C9C583"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13   _______</w:t>
      </w:r>
    </w:p>
    <w:p w14:paraId="04AAF9A0" w14:textId="77777777" w:rsidR="005130CA" w:rsidRPr="005130CA" w:rsidRDefault="005130CA" w:rsidP="007B5C9C">
      <w:pPr>
        <w:ind w:left="360" w:firstLine="1160"/>
        <w:rPr>
          <w:rFonts w:ascii="Courier" w:hAnsi="Courier"/>
        </w:rPr>
      </w:pPr>
    </w:p>
    <w:p w14:paraId="2E372A18"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19   _______</w:t>
      </w:r>
    </w:p>
    <w:p w14:paraId="1556B2B0" w14:textId="77777777" w:rsidR="005130CA" w:rsidRPr="005130CA" w:rsidRDefault="005130CA" w:rsidP="007B5C9C">
      <w:pPr>
        <w:ind w:left="360" w:firstLine="1160"/>
        <w:rPr>
          <w:rFonts w:ascii="Courier" w:hAnsi="Courier"/>
        </w:rPr>
      </w:pPr>
    </w:p>
    <w:p w14:paraId="3A11C6DB"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A-E in row 17   _______</w:t>
      </w:r>
    </w:p>
    <w:p w14:paraId="57068CE2" w14:textId="7AD88D85" w:rsidR="005130CA" w:rsidRPr="005130CA" w:rsidRDefault="007B5C9C" w:rsidP="007B5C9C">
      <w:pPr>
        <w:ind w:left="360" w:firstLine="1160"/>
        <w:rPr>
          <w:rFonts w:ascii="Courier" w:hAnsi="Courier"/>
        </w:rPr>
      </w:pPr>
      <w:r>
        <w:rPr>
          <w:rFonts w:ascii="Courier" w:hAnsi="Courier"/>
        </w:rPr>
        <w:br/>
      </w:r>
    </w:p>
    <w:p w14:paraId="3157A553" w14:textId="77777777" w:rsidR="005130CA" w:rsidRPr="007B5C9C" w:rsidRDefault="005130CA" w:rsidP="007B5C9C">
      <w:pPr>
        <w:pStyle w:val="ListParagraph"/>
        <w:numPr>
          <w:ilvl w:val="0"/>
          <w:numId w:val="34"/>
        </w:numPr>
        <w:rPr>
          <w:rFonts w:ascii="Courier" w:hAnsi="Courier"/>
        </w:rPr>
      </w:pPr>
      <w:r w:rsidRPr="007B5C9C">
        <w:rPr>
          <w:rFonts w:ascii="Courier" w:hAnsi="Courier"/>
        </w:rPr>
        <w:lastRenderedPageBreak/>
        <w:t>Test NON-continuity:</w:t>
      </w:r>
    </w:p>
    <w:p w14:paraId="0A6E3839" w14:textId="77777777" w:rsidR="005130CA" w:rsidRPr="005130CA" w:rsidRDefault="005130CA" w:rsidP="005130CA">
      <w:pPr>
        <w:ind w:left="360"/>
        <w:rPr>
          <w:rFonts w:ascii="Courier" w:hAnsi="Courier"/>
        </w:rPr>
      </w:pPr>
      <w:r w:rsidRPr="005130CA">
        <w:rPr>
          <w:rFonts w:ascii="Courier" w:hAnsi="Courier"/>
        </w:rPr>
        <w:t xml:space="preserve">     </w:t>
      </w:r>
    </w:p>
    <w:p w14:paraId="416F98BB" w14:textId="77777777" w:rsidR="005130CA" w:rsidRPr="007B5C9C" w:rsidRDefault="005130CA" w:rsidP="007B5C9C">
      <w:pPr>
        <w:pStyle w:val="ListParagraph"/>
        <w:numPr>
          <w:ilvl w:val="0"/>
          <w:numId w:val="35"/>
        </w:numPr>
        <w:rPr>
          <w:rFonts w:ascii="Courier" w:hAnsi="Courier"/>
        </w:rPr>
      </w:pPr>
      <w:r w:rsidRPr="007B5C9C">
        <w:rPr>
          <w:rFonts w:ascii="Courier" w:hAnsi="Courier"/>
        </w:rPr>
        <w:t xml:space="preserve">Upper power rail to upper/lower ground </w:t>
      </w:r>
      <w:proofErr w:type="gramStart"/>
      <w:r w:rsidRPr="007B5C9C">
        <w:rPr>
          <w:rFonts w:ascii="Courier" w:hAnsi="Courier"/>
        </w:rPr>
        <w:t>rail  _</w:t>
      </w:r>
      <w:proofErr w:type="gramEnd"/>
      <w:r w:rsidRPr="007B5C9C">
        <w:rPr>
          <w:rFonts w:ascii="Courier" w:hAnsi="Courier"/>
        </w:rPr>
        <w:t>______</w:t>
      </w:r>
    </w:p>
    <w:p w14:paraId="71431659" w14:textId="77777777" w:rsidR="005130CA" w:rsidRPr="005130CA" w:rsidRDefault="005130CA" w:rsidP="007B5C9C">
      <w:pPr>
        <w:ind w:left="360" w:firstLine="1160"/>
        <w:rPr>
          <w:rFonts w:ascii="Courier" w:hAnsi="Courier"/>
        </w:rPr>
      </w:pPr>
    </w:p>
    <w:p w14:paraId="35BD3B0F" w14:textId="46162C1D" w:rsidR="005130CA" w:rsidRPr="007B5C9C" w:rsidRDefault="005130CA" w:rsidP="007B5C9C">
      <w:pPr>
        <w:pStyle w:val="ListParagraph"/>
        <w:numPr>
          <w:ilvl w:val="0"/>
          <w:numId w:val="35"/>
        </w:numPr>
        <w:rPr>
          <w:rFonts w:ascii="Courier" w:hAnsi="Courier"/>
        </w:rPr>
      </w:pPr>
      <w:r w:rsidRPr="007B5C9C">
        <w:rPr>
          <w:rFonts w:ascii="Courier" w:hAnsi="Courier"/>
        </w:rPr>
        <w:t>Upper power rail</w:t>
      </w:r>
      <w:r w:rsidR="00C625DF">
        <w:rPr>
          <w:rFonts w:ascii="Courier" w:hAnsi="Courier"/>
        </w:rPr>
        <w:t xml:space="preserve"> to holes</w:t>
      </w:r>
      <w:r w:rsidRPr="007B5C9C">
        <w:rPr>
          <w:rFonts w:ascii="Courier" w:hAnsi="Courier"/>
        </w:rPr>
        <w:t>:</w:t>
      </w:r>
      <w:r w:rsidR="00531850">
        <w:rPr>
          <w:rFonts w:ascii="Courier" w:hAnsi="Courier"/>
        </w:rPr>
        <w:br/>
      </w:r>
    </w:p>
    <w:p w14:paraId="34BAD144" w14:textId="6479F685" w:rsidR="00C625DF" w:rsidRDefault="00C625DF" w:rsidP="00B421DA">
      <w:pPr>
        <w:pStyle w:val="ListParagraph"/>
        <w:numPr>
          <w:ilvl w:val="1"/>
          <w:numId w:val="162"/>
        </w:numPr>
        <w:rPr>
          <w:rFonts w:ascii="Courier" w:hAnsi="Courier"/>
        </w:rPr>
      </w:pPr>
      <w:r>
        <w:rPr>
          <w:rFonts w:ascii="Courier" w:hAnsi="Courier"/>
        </w:rPr>
        <w:t>9</w:t>
      </w:r>
      <w:proofErr w:type="gramStart"/>
      <w:r>
        <w:rPr>
          <w:rFonts w:ascii="Courier" w:hAnsi="Courier"/>
        </w:rPr>
        <w:t>J</w:t>
      </w:r>
      <w:r w:rsidR="00531850">
        <w:rPr>
          <w:rFonts w:ascii="Courier" w:hAnsi="Courier"/>
        </w:rPr>
        <w:t xml:space="preserve"> </w:t>
      </w:r>
      <w:r>
        <w:rPr>
          <w:rFonts w:ascii="Courier" w:hAnsi="Courier"/>
        </w:rPr>
        <w:t xml:space="preserve"> </w:t>
      </w:r>
      <w:r w:rsidR="00531850">
        <w:rPr>
          <w:rFonts w:ascii="Courier" w:hAnsi="Courier"/>
        </w:rPr>
        <w:t>_</w:t>
      </w:r>
      <w:proofErr w:type="gramEnd"/>
      <w:r w:rsidR="00531850">
        <w:rPr>
          <w:rFonts w:ascii="Courier" w:hAnsi="Courier"/>
        </w:rPr>
        <w:t>______</w:t>
      </w:r>
      <w:r w:rsidR="00020E53">
        <w:rPr>
          <w:rFonts w:ascii="Courier" w:hAnsi="Courier"/>
        </w:rPr>
        <w:br/>
      </w:r>
    </w:p>
    <w:p w14:paraId="1D67FEA8" w14:textId="35F3281B" w:rsidR="00C625DF" w:rsidRDefault="00C625DF" w:rsidP="00B421DA">
      <w:pPr>
        <w:pStyle w:val="ListParagraph"/>
        <w:numPr>
          <w:ilvl w:val="1"/>
          <w:numId w:val="162"/>
        </w:numPr>
        <w:rPr>
          <w:rFonts w:ascii="Courier" w:hAnsi="Courier"/>
        </w:rPr>
      </w:pPr>
      <w:r>
        <w:rPr>
          <w:rFonts w:ascii="Courier" w:hAnsi="Courier"/>
        </w:rPr>
        <w:t>14J _______</w:t>
      </w:r>
      <w:r w:rsidR="00020E53">
        <w:rPr>
          <w:rFonts w:ascii="Courier" w:hAnsi="Courier"/>
        </w:rPr>
        <w:br/>
      </w:r>
    </w:p>
    <w:p w14:paraId="39A13917" w14:textId="4C565AD7" w:rsidR="00C625DF" w:rsidRDefault="00C625DF" w:rsidP="00B421DA">
      <w:pPr>
        <w:pStyle w:val="ListParagraph"/>
        <w:numPr>
          <w:ilvl w:val="1"/>
          <w:numId w:val="162"/>
        </w:numPr>
        <w:rPr>
          <w:rFonts w:ascii="Courier" w:hAnsi="Courier"/>
        </w:rPr>
      </w:pPr>
      <w:r>
        <w:rPr>
          <w:rFonts w:ascii="Courier" w:hAnsi="Courier"/>
        </w:rPr>
        <w:t>18J _______</w:t>
      </w:r>
      <w:r w:rsidR="00020E53">
        <w:rPr>
          <w:rFonts w:ascii="Courier" w:hAnsi="Courier"/>
        </w:rPr>
        <w:br/>
      </w:r>
    </w:p>
    <w:p w14:paraId="7917FAD3" w14:textId="27E7CB70" w:rsidR="00C625DF" w:rsidRDefault="00C625DF" w:rsidP="00B421DA">
      <w:pPr>
        <w:pStyle w:val="ListParagraph"/>
        <w:numPr>
          <w:ilvl w:val="1"/>
          <w:numId w:val="162"/>
        </w:numPr>
        <w:rPr>
          <w:rFonts w:ascii="Courier" w:hAnsi="Courier"/>
        </w:rPr>
      </w:pPr>
      <w:r>
        <w:rPr>
          <w:rFonts w:ascii="Courier" w:hAnsi="Courier"/>
        </w:rPr>
        <w:t>20J _______</w:t>
      </w:r>
      <w:r w:rsidR="00020E53">
        <w:rPr>
          <w:rFonts w:ascii="Courier" w:hAnsi="Courier"/>
        </w:rPr>
        <w:br/>
      </w:r>
    </w:p>
    <w:p w14:paraId="484749A6" w14:textId="448F37B9" w:rsidR="00C83733" w:rsidRDefault="00C625DF" w:rsidP="00C83733">
      <w:pPr>
        <w:pStyle w:val="ListParagraph"/>
        <w:numPr>
          <w:ilvl w:val="1"/>
          <w:numId w:val="162"/>
        </w:numPr>
        <w:rPr>
          <w:rFonts w:ascii="Courier" w:hAnsi="Courier"/>
        </w:rPr>
      </w:pPr>
      <w:r>
        <w:rPr>
          <w:rFonts w:ascii="Courier" w:hAnsi="Courier"/>
        </w:rPr>
        <w:t>18D _______</w:t>
      </w:r>
    </w:p>
    <w:p w14:paraId="72B0D3EB" w14:textId="77777777" w:rsidR="004358B3" w:rsidRDefault="004358B3" w:rsidP="004358B3">
      <w:pPr>
        <w:ind w:left="1440"/>
        <w:rPr>
          <w:rFonts w:ascii="Courier" w:hAnsi="Courier"/>
        </w:rPr>
      </w:pPr>
    </w:p>
    <w:p w14:paraId="46E5346C" w14:textId="77777777" w:rsidR="004358B3" w:rsidRPr="004358B3" w:rsidRDefault="004358B3" w:rsidP="004358B3">
      <w:pPr>
        <w:ind w:left="1440"/>
        <w:rPr>
          <w:rFonts w:ascii="Courier" w:hAnsi="Courier"/>
        </w:rPr>
      </w:pPr>
    </w:p>
    <w:p w14:paraId="2F5179F2" w14:textId="45598940" w:rsidR="005130CA" w:rsidRPr="00C83733" w:rsidRDefault="00C83733" w:rsidP="00C83733">
      <w:pPr>
        <w:pStyle w:val="Heading1"/>
      </w:pPr>
      <w:bookmarkStart w:id="601" w:name="_Toc94795586"/>
      <w:bookmarkStart w:id="602" w:name="_Toc94797594"/>
      <w:r w:rsidRPr="00C83733">
        <w:t>Step 10: BLUE (and one GREEN) wires</w:t>
      </w:r>
      <w:bookmarkEnd w:id="601"/>
      <w:bookmarkEnd w:id="602"/>
      <w:r>
        <w:br/>
      </w:r>
    </w:p>
    <w:p w14:paraId="63C0003E" w14:textId="77777777" w:rsidR="005130CA" w:rsidRPr="00C83733" w:rsidRDefault="005130CA" w:rsidP="007B5C9C">
      <w:pPr>
        <w:pStyle w:val="ListParagraph"/>
        <w:numPr>
          <w:ilvl w:val="0"/>
          <w:numId w:val="36"/>
        </w:numPr>
        <w:ind w:left="360"/>
        <w:rPr>
          <w:rFonts w:ascii="Courier" w:hAnsi="Courier"/>
          <w:b/>
          <w:sz w:val="28"/>
          <w:szCs w:val="28"/>
          <w:u w:val="single"/>
        </w:rPr>
      </w:pPr>
      <w:r w:rsidRPr="00C83733">
        <w:rPr>
          <w:rFonts w:ascii="Courier" w:hAnsi="Courier"/>
          <w:b/>
          <w:sz w:val="28"/>
          <w:szCs w:val="28"/>
          <w:u w:val="single"/>
        </w:rPr>
        <w:t>Solder BLUE (and ONE GREEN) wires to Perma-Proto (6 joints):</w:t>
      </w:r>
    </w:p>
    <w:p w14:paraId="57D647BA" w14:textId="77777777" w:rsidR="005130CA" w:rsidRPr="005130CA" w:rsidRDefault="005130CA" w:rsidP="007B5C9C">
      <w:pPr>
        <w:ind w:left="-360" w:firstLine="280"/>
        <w:rPr>
          <w:rFonts w:ascii="Courier" w:hAnsi="Courier"/>
        </w:rPr>
      </w:pPr>
    </w:p>
    <w:p w14:paraId="528A986A" w14:textId="77777777" w:rsidR="005130CA" w:rsidRPr="007B5C9C" w:rsidRDefault="005130CA" w:rsidP="007B5C9C">
      <w:pPr>
        <w:pStyle w:val="ListParagraph"/>
        <w:numPr>
          <w:ilvl w:val="0"/>
          <w:numId w:val="37"/>
        </w:numPr>
        <w:ind w:left="720"/>
        <w:rPr>
          <w:rFonts w:ascii="Courier" w:hAnsi="Courier"/>
        </w:rPr>
      </w:pPr>
      <w:r w:rsidRPr="007B5C9C">
        <w:rPr>
          <w:rFonts w:ascii="Courier" w:hAnsi="Courier"/>
        </w:rPr>
        <w:t>Only the BLUE ones with both ends connecting to Perma-Proto holes</w:t>
      </w:r>
    </w:p>
    <w:p w14:paraId="2A05FF4A" w14:textId="77777777" w:rsidR="005130CA" w:rsidRPr="005130CA" w:rsidRDefault="005130CA" w:rsidP="007B5C9C">
      <w:pPr>
        <w:ind w:firstLine="720"/>
        <w:rPr>
          <w:rFonts w:ascii="Courier" w:hAnsi="Courier"/>
        </w:rPr>
      </w:pPr>
    </w:p>
    <w:p w14:paraId="431F791F" w14:textId="77777777" w:rsidR="005130CA" w:rsidRPr="007B5C9C" w:rsidRDefault="005130CA" w:rsidP="007B5C9C">
      <w:pPr>
        <w:pStyle w:val="ListParagraph"/>
        <w:numPr>
          <w:ilvl w:val="0"/>
          <w:numId w:val="37"/>
        </w:numPr>
        <w:ind w:left="720"/>
        <w:rPr>
          <w:rFonts w:ascii="Courier" w:hAnsi="Courier"/>
        </w:rPr>
      </w:pPr>
      <w:r w:rsidRPr="007B5C9C">
        <w:rPr>
          <w:rFonts w:ascii="Courier" w:hAnsi="Courier"/>
        </w:rPr>
        <w:t>Only the very short GREEN one</w:t>
      </w:r>
    </w:p>
    <w:p w14:paraId="29767FCB" w14:textId="77777777" w:rsidR="005130CA" w:rsidRPr="005130CA" w:rsidRDefault="005130CA" w:rsidP="007B5C9C">
      <w:pPr>
        <w:ind w:firstLine="720"/>
        <w:rPr>
          <w:rFonts w:ascii="Courier" w:hAnsi="Courier"/>
        </w:rPr>
      </w:pPr>
    </w:p>
    <w:p w14:paraId="421146F1" w14:textId="405851E1" w:rsidR="005130CA" w:rsidRPr="007B5C9C" w:rsidRDefault="005130CA" w:rsidP="007B5C9C">
      <w:pPr>
        <w:pStyle w:val="ListParagraph"/>
        <w:numPr>
          <w:ilvl w:val="0"/>
          <w:numId w:val="37"/>
        </w:numPr>
        <w:ind w:left="720"/>
        <w:rPr>
          <w:rFonts w:ascii="Courier" w:hAnsi="Courier"/>
        </w:rPr>
      </w:pPr>
      <w:r w:rsidRPr="007B5C9C">
        <w:rPr>
          <w:rFonts w:ascii="Courier" w:hAnsi="Courier"/>
        </w:rPr>
        <w:t>Insert all wires before soldering. Tape down on front to hold in</w:t>
      </w:r>
      <w:r w:rsidR="007B5C9C" w:rsidRPr="007B5C9C">
        <w:rPr>
          <w:rFonts w:ascii="Courier" w:hAnsi="Courier"/>
        </w:rPr>
        <w:t xml:space="preserve"> </w:t>
      </w:r>
      <w:r w:rsidRPr="007B5C9C">
        <w:rPr>
          <w:rFonts w:ascii="Courier" w:hAnsi="Courier"/>
        </w:rPr>
        <w:t>place. Lengths (total/insulation</w:t>
      </w:r>
      <w:r w:rsidR="00D912E7">
        <w:rPr>
          <w:rFonts w:ascii="Courier" w:hAnsi="Courier"/>
        </w:rPr>
        <w:t xml:space="preserve"> template#</w:t>
      </w:r>
      <w:r w:rsidRPr="007B5C9C">
        <w:rPr>
          <w:rFonts w:ascii="Courier" w:hAnsi="Courier"/>
        </w:rPr>
        <w:t>) and holes:</w:t>
      </w:r>
    </w:p>
    <w:p w14:paraId="2BDB6E3C" w14:textId="77777777" w:rsidR="005130CA" w:rsidRPr="005130CA" w:rsidRDefault="005130CA" w:rsidP="005130CA">
      <w:pPr>
        <w:ind w:left="360"/>
        <w:rPr>
          <w:rFonts w:ascii="Courier" w:hAnsi="Courier"/>
        </w:rPr>
      </w:pPr>
      <w:r w:rsidRPr="005130CA">
        <w:rPr>
          <w:rFonts w:ascii="Courier" w:hAnsi="Courier"/>
        </w:rPr>
        <w:t xml:space="preserve">       </w:t>
      </w:r>
    </w:p>
    <w:p w14:paraId="1C20AFBE" w14:textId="333C477E" w:rsidR="005130CA" w:rsidRPr="007B5C9C" w:rsidRDefault="005130CA" w:rsidP="007B5C9C">
      <w:pPr>
        <w:pStyle w:val="ListParagraph"/>
        <w:numPr>
          <w:ilvl w:val="2"/>
          <w:numId w:val="38"/>
        </w:numPr>
        <w:ind w:left="1080"/>
        <w:rPr>
          <w:rFonts w:ascii="Courier" w:hAnsi="Courier"/>
        </w:rPr>
      </w:pPr>
      <w:r w:rsidRPr="007B5C9C">
        <w:rPr>
          <w:rFonts w:ascii="Courier" w:hAnsi="Courier"/>
        </w:rPr>
        <w:t>27.5/13.5mm</w:t>
      </w:r>
      <w:r w:rsidR="00C625DF">
        <w:rPr>
          <w:rFonts w:ascii="Courier" w:hAnsi="Courier"/>
        </w:rPr>
        <w:t xml:space="preserve"> (#6) </w:t>
      </w:r>
      <w:r w:rsidRPr="007B5C9C">
        <w:rPr>
          <w:rFonts w:ascii="Courier" w:hAnsi="Courier"/>
        </w:rPr>
        <w:t>11H - 17H (</w:t>
      </w:r>
      <w:proofErr w:type="gramStart"/>
      <w:r w:rsidRPr="007B5C9C">
        <w:rPr>
          <w:rFonts w:ascii="Courier" w:hAnsi="Courier"/>
        </w:rPr>
        <w:t>BLUE)</w:t>
      </w:r>
      <w:r w:rsidR="003E2D8D">
        <w:rPr>
          <w:rFonts w:ascii="Courier" w:hAnsi="Courier"/>
        </w:rPr>
        <w:t xml:space="preserve">  _</w:t>
      </w:r>
      <w:proofErr w:type="gramEnd"/>
      <w:r w:rsidR="003E2D8D">
        <w:rPr>
          <w:rFonts w:ascii="Courier" w:hAnsi="Courier"/>
        </w:rPr>
        <w:t>______</w:t>
      </w:r>
      <w:r w:rsidRPr="007B5C9C">
        <w:rPr>
          <w:rFonts w:ascii="Courier" w:hAnsi="Courier"/>
        </w:rPr>
        <w:t xml:space="preserve">    </w:t>
      </w:r>
      <w:r w:rsidR="003E2D8D">
        <w:rPr>
          <w:rFonts w:ascii="Courier" w:hAnsi="Courier"/>
        </w:rPr>
        <w:t xml:space="preserve">                        </w:t>
      </w:r>
    </w:p>
    <w:p w14:paraId="2D02CB7D" w14:textId="77777777" w:rsidR="005130CA" w:rsidRPr="005130CA" w:rsidRDefault="005130CA" w:rsidP="007B5C9C">
      <w:pPr>
        <w:ind w:left="-1080" w:firstLine="1160"/>
        <w:rPr>
          <w:rFonts w:ascii="Courier" w:hAnsi="Courier"/>
        </w:rPr>
      </w:pPr>
    </w:p>
    <w:p w14:paraId="5F454E7A" w14:textId="5314D97D" w:rsidR="005130CA" w:rsidRPr="007B5C9C" w:rsidRDefault="005130CA" w:rsidP="007B5C9C">
      <w:pPr>
        <w:pStyle w:val="ListParagraph"/>
        <w:numPr>
          <w:ilvl w:val="2"/>
          <w:numId w:val="38"/>
        </w:numPr>
        <w:ind w:left="1080"/>
        <w:rPr>
          <w:rFonts w:ascii="Courier" w:hAnsi="Courier"/>
        </w:rPr>
      </w:pPr>
      <w:r w:rsidRPr="007B5C9C">
        <w:rPr>
          <w:rFonts w:ascii="Courier" w:hAnsi="Courier"/>
        </w:rPr>
        <w:t>15.0/1.0mm</w:t>
      </w:r>
      <w:r w:rsidR="00020E53">
        <w:rPr>
          <w:rFonts w:ascii="Courier" w:hAnsi="Courier"/>
        </w:rPr>
        <w:t xml:space="preserve"> </w:t>
      </w:r>
      <w:r w:rsidR="00C625DF">
        <w:rPr>
          <w:rFonts w:ascii="Courier" w:hAnsi="Courier"/>
        </w:rPr>
        <w:t xml:space="preserve">(#1) </w:t>
      </w:r>
      <w:r w:rsidRPr="007B5C9C">
        <w:rPr>
          <w:rFonts w:ascii="Courier" w:hAnsi="Courier"/>
        </w:rPr>
        <w:t>20J - 21J (BL</w:t>
      </w:r>
      <w:r w:rsidR="00C625DF">
        <w:rPr>
          <w:rFonts w:ascii="Courier" w:hAnsi="Courier"/>
        </w:rPr>
        <w:t xml:space="preserve">UE insulation </w:t>
      </w:r>
      <w:proofErr w:type="gramStart"/>
      <w:r w:rsidR="00C625DF">
        <w:rPr>
          <w:rFonts w:ascii="Courier" w:hAnsi="Courier"/>
        </w:rPr>
        <w:t xml:space="preserve">optional)   </w:t>
      </w:r>
      <w:proofErr w:type="gramEnd"/>
      <w:r w:rsidR="00C625DF">
        <w:rPr>
          <w:rFonts w:ascii="Courier" w:hAnsi="Courier"/>
        </w:rPr>
        <w:t xml:space="preserve">     </w:t>
      </w:r>
      <w:r w:rsidRPr="007B5C9C">
        <w:rPr>
          <w:rFonts w:ascii="Courier" w:hAnsi="Courier"/>
        </w:rPr>
        <w:t>_______</w:t>
      </w:r>
    </w:p>
    <w:p w14:paraId="00E096E2" w14:textId="77777777" w:rsidR="005130CA" w:rsidRPr="005130CA" w:rsidRDefault="005130CA" w:rsidP="007B5C9C">
      <w:pPr>
        <w:ind w:left="-1080" w:firstLine="1160"/>
        <w:rPr>
          <w:rFonts w:ascii="Courier" w:hAnsi="Courier"/>
        </w:rPr>
      </w:pPr>
    </w:p>
    <w:p w14:paraId="4309198B" w14:textId="35B60ADF" w:rsidR="005130CA" w:rsidRPr="007B5C9C" w:rsidRDefault="005130CA" w:rsidP="007B5C9C">
      <w:pPr>
        <w:pStyle w:val="ListParagraph"/>
        <w:numPr>
          <w:ilvl w:val="2"/>
          <w:numId w:val="38"/>
        </w:numPr>
        <w:ind w:left="1080"/>
        <w:rPr>
          <w:rFonts w:ascii="Courier" w:hAnsi="Courier"/>
        </w:rPr>
      </w:pPr>
      <w:r w:rsidRPr="007B5C9C">
        <w:rPr>
          <w:rFonts w:ascii="Courier" w:hAnsi="Courier"/>
        </w:rPr>
        <w:t>15.0/1.0mm</w:t>
      </w:r>
      <w:r w:rsidR="00020E53">
        <w:rPr>
          <w:rFonts w:ascii="Courier" w:hAnsi="Courier"/>
        </w:rPr>
        <w:t xml:space="preserve"> (#1) </w:t>
      </w:r>
      <w:r w:rsidRPr="007B5C9C">
        <w:rPr>
          <w:rFonts w:ascii="Courier" w:hAnsi="Courier"/>
        </w:rPr>
        <w:t xml:space="preserve">9I - 10I (GREEN insulation </w:t>
      </w:r>
      <w:proofErr w:type="gramStart"/>
      <w:r w:rsidRPr="007B5C9C">
        <w:rPr>
          <w:rFonts w:ascii="Courier" w:hAnsi="Courier"/>
        </w:rPr>
        <w:t xml:space="preserve">optional)   </w:t>
      </w:r>
      <w:proofErr w:type="gramEnd"/>
      <w:r w:rsidRPr="007B5C9C">
        <w:rPr>
          <w:rFonts w:ascii="Courier" w:hAnsi="Courier"/>
        </w:rPr>
        <w:t xml:space="preserve">     _______</w:t>
      </w:r>
    </w:p>
    <w:p w14:paraId="4F25C13D" w14:textId="77777777" w:rsidR="005130CA" w:rsidRPr="005130CA" w:rsidRDefault="005130CA" w:rsidP="007B5C9C">
      <w:pPr>
        <w:rPr>
          <w:rFonts w:ascii="Courier" w:hAnsi="Courier"/>
        </w:rPr>
      </w:pPr>
      <w:r w:rsidRPr="005130CA">
        <w:rPr>
          <w:rFonts w:ascii="Courier" w:hAnsi="Courier"/>
        </w:rPr>
        <w:t xml:space="preserve">        </w:t>
      </w:r>
    </w:p>
    <w:p w14:paraId="76731AFF" w14:textId="77777777" w:rsidR="005130CA" w:rsidRPr="007B5C9C" w:rsidRDefault="005130CA" w:rsidP="007B5C9C">
      <w:pPr>
        <w:pStyle w:val="ListParagraph"/>
        <w:numPr>
          <w:ilvl w:val="0"/>
          <w:numId w:val="39"/>
        </w:numPr>
        <w:rPr>
          <w:rFonts w:ascii="Courier" w:hAnsi="Courier"/>
        </w:rPr>
      </w:pPr>
      <w:r w:rsidRPr="007B5C9C">
        <w:rPr>
          <w:rFonts w:ascii="Courier" w:hAnsi="Courier"/>
        </w:rPr>
        <w:t>Flip board upside down and hold with vise or 3rd hand</w:t>
      </w:r>
      <w:r w:rsidR="007B5C9C" w:rsidRPr="007B5C9C">
        <w:rPr>
          <w:rFonts w:ascii="Courier" w:hAnsi="Courier"/>
        </w:rPr>
        <w:t xml:space="preserve"> </w:t>
      </w:r>
      <w:r w:rsidRPr="007B5C9C">
        <w:rPr>
          <w:rFonts w:ascii="Courier" w:hAnsi="Courier"/>
        </w:rPr>
        <w:t>tool. Solder all 6 joints.                                 _______</w:t>
      </w:r>
    </w:p>
    <w:p w14:paraId="38DFA0AC" w14:textId="77777777" w:rsidR="005130CA" w:rsidRPr="005130CA" w:rsidRDefault="005130CA" w:rsidP="005130CA">
      <w:pPr>
        <w:ind w:left="360"/>
        <w:rPr>
          <w:rFonts w:ascii="Courier" w:hAnsi="Courier"/>
        </w:rPr>
      </w:pPr>
      <w:r w:rsidRPr="005130CA">
        <w:rPr>
          <w:rFonts w:ascii="Courier" w:hAnsi="Courier"/>
        </w:rPr>
        <w:t xml:space="preserve">     </w:t>
      </w:r>
    </w:p>
    <w:p w14:paraId="7623C005" w14:textId="30ED15CD" w:rsidR="005130CA" w:rsidRPr="007B5C9C" w:rsidRDefault="005130CA" w:rsidP="007B5C9C">
      <w:pPr>
        <w:pStyle w:val="ListParagraph"/>
        <w:numPr>
          <w:ilvl w:val="0"/>
          <w:numId w:val="40"/>
        </w:numPr>
        <w:ind w:left="720"/>
        <w:rPr>
          <w:rFonts w:ascii="Courier" w:hAnsi="Courier"/>
        </w:rPr>
      </w:pPr>
      <w:r w:rsidRPr="007B5C9C">
        <w:rPr>
          <w:rFonts w:ascii="Courier" w:hAnsi="Courier"/>
        </w:rPr>
        <w:lastRenderedPageBreak/>
        <w:t>Inspect with magnifying glass to make sure all joints are good</w:t>
      </w:r>
      <w:r w:rsidR="007B5C9C" w:rsidRPr="007B5C9C">
        <w:rPr>
          <w:rFonts w:ascii="Courier" w:hAnsi="Courier"/>
        </w:rPr>
        <w:t xml:space="preserve"> </w:t>
      </w:r>
      <w:r w:rsidRPr="007B5C9C">
        <w:rPr>
          <w:rFonts w:ascii="Courier" w:hAnsi="Courier"/>
        </w:rPr>
        <w:t xml:space="preserve">and there are no </w:t>
      </w:r>
      <w:r w:rsidR="00EE0200">
        <w:rPr>
          <w:rFonts w:ascii="Courier" w:hAnsi="Courier"/>
        </w:rPr>
        <w:t>solder bridges</w:t>
      </w:r>
      <w:r w:rsidRPr="007B5C9C">
        <w:rPr>
          <w:rFonts w:ascii="Courier" w:hAnsi="Courier"/>
        </w:rPr>
        <w:t xml:space="preserve">                          _______</w:t>
      </w:r>
    </w:p>
    <w:p w14:paraId="548A8257" w14:textId="77777777" w:rsidR="005130CA" w:rsidRPr="005130CA" w:rsidRDefault="005130CA" w:rsidP="007B5C9C">
      <w:pPr>
        <w:ind w:firstLine="1000"/>
        <w:rPr>
          <w:rFonts w:ascii="Courier" w:hAnsi="Courier"/>
        </w:rPr>
      </w:pPr>
    </w:p>
    <w:p w14:paraId="60B72DA1" w14:textId="6602E857" w:rsidR="005130CA" w:rsidRPr="007B5C9C" w:rsidRDefault="005130CA" w:rsidP="007B5C9C">
      <w:pPr>
        <w:pStyle w:val="ListParagraph"/>
        <w:numPr>
          <w:ilvl w:val="0"/>
          <w:numId w:val="40"/>
        </w:numPr>
        <w:ind w:left="720"/>
        <w:rPr>
          <w:rFonts w:ascii="Courier" w:hAnsi="Courier"/>
        </w:rPr>
      </w:pPr>
      <w:r w:rsidRPr="007B5C9C">
        <w:rPr>
          <w:rFonts w:ascii="Courier" w:hAnsi="Courier"/>
        </w:rPr>
        <w:t xml:space="preserve">Trim all 6 leads </w:t>
      </w:r>
      <w:r w:rsidR="003E2D8D">
        <w:rPr>
          <w:rFonts w:ascii="Courier" w:hAnsi="Courier"/>
        </w:rPr>
        <w:t>_______</w:t>
      </w:r>
      <w:r w:rsidRPr="007B5C9C">
        <w:rPr>
          <w:rFonts w:ascii="Courier" w:hAnsi="Courier"/>
        </w:rPr>
        <w:t xml:space="preserve">                                   </w:t>
      </w:r>
      <w:r w:rsidR="003E2D8D">
        <w:rPr>
          <w:rFonts w:ascii="Courier" w:hAnsi="Courier"/>
        </w:rPr>
        <w:t xml:space="preserve">       </w:t>
      </w:r>
    </w:p>
    <w:p w14:paraId="6E5E5426" w14:textId="77777777" w:rsidR="005130CA" w:rsidRPr="005130CA" w:rsidRDefault="005130CA" w:rsidP="005130CA">
      <w:pPr>
        <w:ind w:left="360"/>
        <w:rPr>
          <w:rFonts w:ascii="Courier" w:hAnsi="Courier"/>
        </w:rPr>
      </w:pPr>
      <w:r w:rsidRPr="005130CA">
        <w:rPr>
          <w:rFonts w:ascii="Courier" w:hAnsi="Courier"/>
        </w:rPr>
        <w:t xml:space="preserve">     </w:t>
      </w:r>
    </w:p>
    <w:p w14:paraId="33CF2DC4" w14:textId="609D310E" w:rsidR="005130CA" w:rsidRPr="005130CA" w:rsidRDefault="00477D8A" w:rsidP="005130CA">
      <w:pPr>
        <w:ind w:left="360"/>
        <w:rPr>
          <w:rFonts w:ascii="Courier" w:hAnsi="Courier"/>
        </w:rPr>
      </w:pPr>
      <w:r>
        <w:rPr>
          <w:rFonts w:ascii="Courier" w:hAnsi="Courier"/>
        </w:rPr>
        <w:t xml:space="preserve">   </w:t>
      </w:r>
    </w:p>
    <w:p w14:paraId="2E1B8AB3" w14:textId="77777777" w:rsidR="005130CA" w:rsidRPr="005130CA" w:rsidRDefault="005130CA" w:rsidP="005130CA">
      <w:pPr>
        <w:ind w:left="360"/>
        <w:rPr>
          <w:rFonts w:ascii="Courier" w:hAnsi="Courier"/>
        </w:rPr>
      </w:pPr>
      <w:r w:rsidRPr="005130CA">
        <w:rPr>
          <w:rFonts w:ascii="Courier" w:hAnsi="Courier"/>
        </w:rPr>
        <w:t xml:space="preserve">     </w:t>
      </w:r>
    </w:p>
    <w:p w14:paraId="71A4CE57" w14:textId="39E5DB2E" w:rsidR="005130CA" w:rsidRPr="00C83733" w:rsidRDefault="005130CA" w:rsidP="007B5C9C">
      <w:pPr>
        <w:pStyle w:val="ListParagraph"/>
        <w:numPr>
          <w:ilvl w:val="0"/>
          <w:numId w:val="41"/>
        </w:numPr>
        <w:rPr>
          <w:rFonts w:ascii="Courier" w:hAnsi="Courier"/>
          <w:b/>
          <w:sz w:val="28"/>
          <w:szCs w:val="28"/>
          <w:u w:val="single"/>
        </w:rPr>
      </w:pPr>
      <w:r w:rsidRPr="00C83733">
        <w:rPr>
          <w:rFonts w:ascii="Courier" w:hAnsi="Courier"/>
          <w:b/>
          <w:sz w:val="28"/>
          <w:szCs w:val="28"/>
          <w:u w:val="single"/>
        </w:rPr>
        <w:t>Test BLUE (and ONE GREEN) wire soldering</w:t>
      </w:r>
      <w:r w:rsidR="006554B7" w:rsidRPr="00C83733">
        <w:rPr>
          <w:rFonts w:ascii="Courier" w:hAnsi="Courier"/>
          <w:b/>
          <w:sz w:val="28"/>
          <w:szCs w:val="28"/>
          <w:u w:val="single"/>
        </w:rPr>
        <w:t>:</w:t>
      </w:r>
    </w:p>
    <w:p w14:paraId="5A8CCD39" w14:textId="77777777" w:rsidR="005130CA" w:rsidRPr="005130CA" w:rsidRDefault="005130CA" w:rsidP="005130CA">
      <w:pPr>
        <w:ind w:left="360"/>
        <w:rPr>
          <w:rFonts w:ascii="Courier" w:hAnsi="Courier"/>
        </w:rPr>
      </w:pPr>
      <w:r w:rsidRPr="005130CA">
        <w:rPr>
          <w:rFonts w:ascii="Courier" w:hAnsi="Courier"/>
        </w:rPr>
        <w:t xml:space="preserve">  </w:t>
      </w:r>
    </w:p>
    <w:p w14:paraId="66A9FA04" w14:textId="77777777" w:rsidR="005130CA" w:rsidRPr="007B5C9C" w:rsidRDefault="005130CA" w:rsidP="007B5C9C">
      <w:pPr>
        <w:pStyle w:val="ListParagraph"/>
        <w:numPr>
          <w:ilvl w:val="0"/>
          <w:numId w:val="42"/>
        </w:numPr>
        <w:rPr>
          <w:rFonts w:ascii="Courier" w:hAnsi="Courier"/>
        </w:rPr>
      </w:pPr>
      <w:r w:rsidRPr="007B5C9C">
        <w:rPr>
          <w:rFonts w:ascii="Courier" w:hAnsi="Courier"/>
        </w:rPr>
        <w:t>Test continuity:</w:t>
      </w:r>
    </w:p>
    <w:p w14:paraId="21E96464" w14:textId="77777777" w:rsidR="005130CA" w:rsidRPr="005130CA" w:rsidRDefault="005130CA" w:rsidP="005130CA">
      <w:pPr>
        <w:ind w:left="360"/>
        <w:rPr>
          <w:rFonts w:ascii="Courier" w:hAnsi="Courier"/>
        </w:rPr>
      </w:pPr>
      <w:r w:rsidRPr="005130CA">
        <w:rPr>
          <w:rFonts w:ascii="Courier" w:hAnsi="Courier"/>
        </w:rPr>
        <w:t xml:space="preserve">     </w:t>
      </w:r>
    </w:p>
    <w:p w14:paraId="11BD0A40" w14:textId="77777777" w:rsidR="005130CA" w:rsidRPr="007B5C9C" w:rsidRDefault="005130CA" w:rsidP="007B5C9C">
      <w:pPr>
        <w:pStyle w:val="ListParagraph"/>
        <w:numPr>
          <w:ilvl w:val="0"/>
          <w:numId w:val="43"/>
        </w:numPr>
        <w:rPr>
          <w:rFonts w:ascii="Courier" w:hAnsi="Courier"/>
        </w:rPr>
      </w:pPr>
      <w:proofErr w:type="gramStart"/>
      <w:r w:rsidRPr="007B5C9C">
        <w:rPr>
          <w:rFonts w:ascii="Courier" w:hAnsi="Courier"/>
        </w:rPr>
        <w:t>Hole  9</w:t>
      </w:r>
      <w:proofErr w:type="gramEnd"/>
      <w:r w:rsidRPr="007B5C9C">
        <w:rPr>
          <w:rFonts w:ascii="Courier" w:hAnsi="Courier"/>
        </w:rPr>
        <w:t>F to hole 10F  _______</w:t>
      </w:r>
    </w:p>
    <w:p w14:paraId="1C3EFC63" w14:textId="77777777" w:rsidR="005130CA" w:rsidRPr="005130CA" w:rsidRDefault="005130CA" w:rsidP="007B5C9C">
      <w:pPr>
        <w:ind w:left="360" w:firstLine="1160"/>
        <w:rPr>
          <w:rFonts w:ascii="Courier" w:hAnsi="Courier"/>
        </w:rPr>
      </w:pPr>
    </w:p>
    <w:p w14:paraId="37653237" w14:textId="65A105BE" w:rsidR="005130CA" w:rsidRPr="007B5C9C" w:rsidRDefault="00C625DF" w:rsidP="007B5C9C">
      <w:pPr>
        <w:pStyle w:val="ListParagraph"/>
        <w:numPr>
          <w:ilvl w:val="0"/>
          <w:numId w:val="43"/>
        </w:numPr>
        <w:rPr>
          <w:rFonts w:ascii="Courier" w:hAnsi="Courier"/>
        </w:rPr>
      </w:pPr>
      <w:r>
        <w:rPr>
          <w:rFonts w:ascii="Courier" w:hAnsi="Courier"/>
        </w:rPr>
        <w:t>Hole 11F to hole 17</w:t>
      </w:r>
      <w:proofErr w:type="gramStart"/>
      <w:r>
        <w:rPr>
          <w:rFonts w:ascii="Courier" w:hAnsi="Courier"/>
        </w:rPr>
        <w:t>F</w:t>
      </w:r>
      <w:r w:rsidR="005130CA" w:rsidRPr="007B5C9C">
        <w:rPr>
          <w:rFonts w:ascii="Courier" w:hAnsi="Courier"/>
        </w:rPr>
        <w:t xml:space="preserve">  _</w:t>
      </w:r>
      <w:proofErr w:type="gramEnd"/>
      <w:r w:rsidR="005130CA" w:rsidRPr="007B5C9C">
        <w:rPr>
          <w:rFonts w:ascii="Courier" w:hAnsi="Courier"/>
        </w:rPr>
        <w:t>______</w:t>
      </w:r>
    </w:p>
    <w:p w14:paraId="40443010" w14:textId="77777777" w:rsidR="005130CA" w:rsidRPr="005130CA" w:rsidRDefault="005130CA" w:rsidP="007B5C9C">
      <w:pPr>
        <w:ind w:left="360" w:firstLine="1160"/>
        <w:rPr>
          <w:rFonts w:ascii="Courier" w:hAnsi="Courier"/>
        </w:rPr>
      </w:pPr>
    </w:p>
    <w:p w14:paraId="12F4A59D" w14:textId="77777777" w:rsidR="005130CA" w:rsidRPr="007B5C9C" w:rsidRDefault="005130CA" w:rsidP="007B5C9C">
      <w:pPr>
        <w:pStyle w:val="ListParagraph"/>
        <w:numPr>
          <w:ilvl w:val="0"/>
          <w:numId w:val="43"/>
        </w:numPr>
        <w:rPr>
          <w:rFonts w:ascii="Courier" w:hAnsi="Courier"/>
        </w:rPr>
      </w:pPr>
      <w:r w:rsidRPr="007B5C9C">
        <w:rPr>
          <w:rFonts w:ascii="Courier" w:hAnsi="Courier"/>
        </w:rPr>
        <w:t>Hole 20F to hole 21</w:t>
      </w:r>
      <w:proofErr w:type="gramStart"/>
      <w:r w:rsidRPr="007B5C9C">
        <w:rPr>
          <w:rFonts w:ascii="Courier" w:hAnsi="Courier"/>
        </w:rPr>
        <w:t>F  _</w:t>
      </w:r>
      <w:proofErr w:type="gramEnd"/>
      <w:r w:rsidRPr="007B5C9C">
        <w:rPr>
          <w:rFonts w:ascii="Courier" w:hAnsi="Courier"/>
        </w:rPr>
        <w:t>______</w:t>
      </w:r>
    </w:p>
    <w:p w14:paraId="4E823CAB" w14:textId="77777777" w:rsidR="005130CA" w:rsidRPr="005130CA" w:rsidRDefault="005130CA" w:rsidP="005130CA">
      <w:pPr>
        <w:ind w:left="360"/>
        <w:rPr>
          <w:rFonts w:ascii="Courier" w:hAnsi="Courier"/>
        </w:rPr>
      </w:pPr>
      <w:r w:rsidRPr="005130CA">
        <w:rPr>
          <w:rFonts w:ascii="Courier" w:hAnsi="Courier"/>
        </w:rPr>
        <w:t xml:space="preserve">        </w:t>
      </w:r>
    </w:p>
    <w:p w14:paraId="755E54A5" w14:textId="77777777" w:rsidR="005130CA" w:rsidRPr="007B5C9C" w:rsidRDefault="005130CA" w:rsidP="007B5C9C">
      <w:pPr>
        <w:pStyle w:val="ListParagraph"/>
        <w:numPr>
          <w:ilvl w:val="0"/>
          <w:numId w:val="44"/>
        </w:numPr>
        <w:rPr>
          <w:rFonts w:ascii="Courier" w:hAnsi="Courier"/>
        </w:rPr>
      </w:pPr>
      <w:r w:rsidRPr="007B5C9C">
        <w:rPr>
          <w:rFonts w:ascii="Courier" w:hAnsi="Courier"/>
        </w:rPr>
        <w:t>Test NON-continuity:</w:t>
      </w:r>
    </w:p>
    <w:p w14:paraId="3EE226B1" w14:textId="77777777" w:rsidR="005130CA" w:rsidRPr="005130CA" w:rsidRDefault="005130CA" w:rsidP="005130CA">
      <w:pPr>
        <w:ind w:left="360"/>
        <w:rPr>
          <w:rFonts w:ascii="Courier" w:hAnsi="Courier"/>
        </w:rPr>
      </w:pPr>
      <w:r w:rsidRPr="005130CA">
        <w:rPr>
          <w:rFonts w:ascii="Courier" w:hAnsi="Courier"/>
        </w:rPr>
        <w:t xml:space="preserve">     </w:t>
      </w:r>
    </w:p>
    <w:p w14:paraId="04F32BBF" w14:textId="77777777" w:rsidR="005130CA" w:rsidRPr="007B5C9C" w:rsidRDefault="005130CA" w:rsidP="007B5C9C">
      <w:pPr>
        <w:pStyle w:val="ListParagraph"/>
        <w:numPr>
          <w:ilvl w:val="0"/>
          <w:numId w:val="45"/>
        </w:numPr>
        <w:rPr>
          <w:rFonts w:ascii="Courier" w:hAnsi="Courier"/>
        </w:rPr>
      </w:pPr>
      <w:proofErr w:type="gramStart"/>
      <w:r w:rsidRPr="007B5C9C">
        <w:rPr>
          <w:rFonts w:ascii="Courier" w:hAnsi="Courier"/>
        </w:rPr>
        <w:t>Hole  8</w:t>
      </w:r>
      <w:proofErr w:type="gramEnd"/>
      <w:r w:rsidRPr="007B5C9C">
        <w:rPr>
          <w:rFonts w:ascii="Courier" w:hAnsi="Courier"/>
        </w:rPr>
        <w:t>F to hole  9F  _______</w:t>
      </w:r>
    </w:p>
    <w:p w14:paraId="7FE1F0E3" w14:textId="77777777" w:rsidR="005130CA" w:rsidRPr="005130CA" w:rsidRDefault="005130CA" w:rsidP="007B5C9C">
      <w:pPr>
        <w:ind w:left="360" w:firstLine="1160"/>
        <w:rPr>
          <w:rFonts w:ascii="Courier" w:hAnsi="Courier"/>
        </w:rPr>
      </w:pPr>
    </w:p>
    <w:p w14:paraId="19E31EA4"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10F to hole 11</w:t>
      </w:r>
      <w:proofErr w:type="gramStart"/>
      <w:r w:rsidRPr="007B5C9C">
        <w:rPr>
          <w:rFonts w:ascii="Courier" w:hAnsi="Courier"/>
        </w:rPr>
        <w:t>F  _</w:t>
      </w:r>
      <w:proofErr w:type="gramEnd"/>
      <w:r w:rsidRPr="007B5C9C">
        <w:rPr>
          <w:rFonts w:ascii="Courier" w:hAnsi="Courier"/>
        </w:rPr>
        <w:t>______</w:t>
      </w:r>
    </w:p>
    <w:p w14:paraId="391B3BE4" w14:textId="77777777" w:rsidR="005130CA" w:rsidRPr="005130CA" w:rsidRDefault="005130CA" w:rsidP="007B5C9C">
      <w:pPr>
        <w:ind w:left="360" w:firstLine="1160"/>
        <w:rPr>
          <w:rFonts w:ascii="Courier" w:hAnsi="Courier"/>
        </w:rPr>
      </w:pPr>
    </w:p>
    <w:p w14:paraId="64D56A26" w14:textId="02B14481" w:rsidR="005130CA" w:rsidRPr="007B5C9C" w:rsidRDefault="00C625DF" w:rsidP="007B5C9C">
      <w:pPr>
        <w:pStyle w:val="ListParagraph"/>
        <w:numPr>
          <w:ilvl w:val="0"/>
          <w:numId w:val="45"/>
        </w:numPr>
        <w:rPr>
          <w:rFonts w:ascii="Courier" w:hAnsi="Courier"/>
        </w:rPr>
      </w:pPr>
      <w:r>
        <w:rPr>
          <w:rFonts w:ascii="Courier" w:hAnsi="Courier"/>
        </w:rPr>
        <w:t>Hole 11F to hole 12</w:t>
      </w:r>
      <w:proofErr w:type="gramStart"/>
      <w:r>
        <w:rPr>
          <w:rFonts w:ascii="Courier" w:hAnsi="Courier"/>
        </w:rPr>
        <w:t>G</w:t>
      </w:r>
      <w:r w:rsidR="005130CA" w:rsidRPr="007B5C9C">
        <w:rPr>
          <w:rFonts w:ascii="Courier" w:hAnsi="Courier"/>
        </w:rPr>
        <w:t xml:space="preserve">  _</w:t>
      </w:r>
      <w:proofErr w:type="gramEnd"/>
      <w:r w:rsidR="005130CA" w:rsidRPr="007B5C9C">
        <w:rPr>
          <w:rFonts w:ascii="Courier" w:hAnsi="Courier"/>
        </w:rPr>
        <w:t>______</w:t>
      </w:r>
    </w:p>
    <w:p w14:paraId="6A562937" w14:textId="77777777" w:rsidR="005130CA" w:rsidRPr="005130CA" w:rsidRDefault="005130CA" w:rsidP="007B5C9C">
      <w:pPr>
        <w:ind w:left="360" w:firstLine="1160"/>
        <w:rPr>
          <w:rFonts w:ascii="Courier" w:hAnsi="Courier"/>
        </w:rPr>
      </w:pPr>
    </w:p>
    <w:p w14:paraId="06781506"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16F to hole 17</w:t>
      </w:r>
      <w:proofErr w:type="gramStart"/>
      <w:r w:rsidRPr="007B5C9C">
        <w:rPr>
          <w:rFonts w:ascii="Courier" w:hAnsi="Courier"/>
        </w:rPr>
        <w:t>F  _</w:t>
      </w:r>
      <w:proofErr w:type="gramEnd"/>
      <w:r w:rsidRPr="007B5C9C">
        <w:rPr>
          <w:rFonts w:ascii="Courier" w:hAnsi="Courier"/>
        </w:rPr>
        <w:t>______</w:t>
      </w:r>
    </w:p>
    <w:p w14:paraId="47CB4C30" w14:textId="77777777" w:rsidR="005130CA" w:rsidRPr="005130CA" w:rsidRDefault="005130CA" w:rsidP="007B5C9C">
      <w:pPr>
        <w:ind w:left="360" w:firstLine="1160"/>
        <w:rPr>
          <w:rFonts w:ascii="Courier" w:hAnsi="Courier"/>
        </w:rPr>
      </w:pPr>
    </w:p>
    <w:p w14:paraId="5D36B270"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17F to hole 18</w:t>
      </w:r>
      <w:proofErr w:type="gramStart"/>
      <w:r w:rsidRPr="007B5C9C">
        <w:rPr>
          <w:rFonts w:ascii="Courier" w:hAnsi="Courier"/>
        </w:rPr>
        <w:t>F  _</w:t>
      </w:r>
      <w:proofErr w:type="gramEnd"/>
      <w:r w:rsidRPr="007B5C9C">
        <w:rPr>
          <w:rFonts w:ascii="Courier" w:hAnsi="Courier"/>
        </w:rPr>
        <w:t>______</w:t>
      </w:r>
    </w:p>
    <w:p w14:paraId="16686D33" w14:textId="77777777" w:rsidR="005130CA" w:rsidRPr="005130CA" w:rsidRDefault="005130CA" w:rsidP="007B5C9C">
      <w:pPr>
        <w:ind w:left="360" w:firstLine="1160"/>
        <w:rPr>
          <w:rFonts w:ascii="Courier" w:hAnsi="Courier"/>
        </w:rPr>
      </w:pPr>
    </w:p>
    <w:p w14:paraId="3F31F054" w14:textId="0ACD347A" w:rsidR="005130CA" w:rsidRPr="007B5C9C" w:rsidRDefault="00C625DF" w:rsidP="007B5C9C">
      <w:pPr>
        <w:pStyle w:val="ListParagraph"/>
        <w:numPr>
          <w:ilvl w:val="0"/>
          <w:numId w:val="45"/>
        </w:numPr>
        <w:rPr>
          <w:rFonts w:ascii="Courier" w:hAnsi="Courier"/>
        </w:rPr>
      </w:pPr>
      <w:r>
        <w:rPr>
          <w:rFonts w:ascii="Courier" w:hAnsi="Courier"/>
        </w:rPr>
        <w:t>Hole 19G to hole 20</w:t>
      </w:r>
      <w:proofErr w:type="gramStart"/>
      <w:r>
        <w:rPr>
          <w:rFonts w:ascii="Courier" w:hAnsi="Courier"/>
        </w:rPr>
        <w:t>G</w:t>
      </w:r>
      <w:r w:rsidR="005130CA" w:rsidRPr="007B5C9C">
        <w:rPr>
          <w:rFonts w:ascii="Courier" w:hAnsi="Courier"/>
        </w:rPr>
        <w:t xml:space="preserve">  _</w:t>
      </w:r>
      <w:proofErr w:type="gramEnd"/>
      <w:r w:rsidR="005130CA" w:rsidRPr="007B5C9C">
        <w:rPr>
          <w:rFonts w:ascii="Courier" w:hAnsi="Courier"/>
        </w:rPr>
        <w:t>______</w:t>
      </w:r>
    </w:p>
    <w:p w14:paraId="79DDA632" w14:textId="77777777" w:rsidR="005130CA" w:rsidRPr="005130CA" w:rsidRDefault="005130CA" w:rsidP="007B5C9C">
      <w:pPr>
        <w:ind w:left="360" w:firstLine="1160"/>
        <w:rPr>
          <w:rFonts w:ascii="Courier" w:hAnsi="Courier"/>
        </w:rPr>
      </w:pPr>
    </w:p>
    <w:p w14:paraId="6218F7C9" w14:textId="61C9FCC8" w:rsidR="004358B3" w:rsidRDefault="005130CA" w:rsidP="00F2149B">
      <w:pPr>
        <w:pStyle w:val="ListParagraph"/>
        <w:numPr>
          <w:ilvl w:val="0"/>
          <w:numId w:val="45"/>
        </w:numPr>
      </w:pPr>
      <w:r w:rsidRPr="007B5C9C">
        <w:rPr>
          <w:rFonts w:ascii="Courier" w:hAnsi="Courier"/>
        </w:rPr>
        <w:t>Hole 21F to hole 22</w:t>
      </w:r>
      <w:proofErr w:type="gramStart"/>
      <w:r w:rsidRPr="007B5C9C">
        <w:rPr>
          <w:rFonts w:ascii="Courier" w:hAnsi="Courier"/>
        </w:rPr>
        <w:t>F  _</w:t>
      </w:r>
      <w:proofErr w:type="gramEnd"/>
      <w:r w:rsidRPr="007B5C9C">
        <w:rPr>
          <w:rFonts w:ascii="Courier" w:hAnsi="Courier"/>
        </w:rPr>
        <w:t>______</w:t>
      </w:r>
    </w:p>
    <w:p w14:paraId="038B7EC6" w14:textId="77777777" w:rsidR="00AD01D7" w:rsidRDefault="00AD01D7" w:rsidP="00C83733">
      <w:pPr>
        <w:pStyle w:val="Heading1"/>
      </w:pPr>
    </w:p>
    <w:p w14:paraId="2893E6CC" w14:textId="78B654DB" w:rsidR="005130CA" w:rsidRPr="005130CA" w:rsidRDefault="00C83733" w:rsidP="00C83733">
      <w:pPr>
        <w:pStyle w:val="Heading1"/>
      </w:pPr>
      <w:bookmarkStart w:id="603" w:name="_Toc94795587"/>
      <w:bookmarkStart w:id="604" w:name="_Toc94797595"/>
      <w:r>
        <w:t>Step 11: 1/4W resistors</w:t>
      </w:r>
      <w:bookmarkEnd w:id="603"/>
      <w:bookmarkEnd w:id="604"/>
      <w:r>
        <w:br/>
      </w:r>
      <w:r w:rsidR="005130CA" w:rsidRPr="005130CA">
        <w:t xml:space="preserve">        </w:t>
      </w:r>
    </w:p>
    <w:p w14:paraId="4D09E531" w14:textId="77777777" w:rsidR="005130CA" w:rsidRPr="00C83733" w:rsidRDefault="005130CA" w:rsidP="00B421DA">
      <w:pPr>
        <w:pStyle w:val="ListParagraph"/>
        <w:numPr>
          <w:ilvl w:val="0"/>
          <w:numId w:val="154"/>
        </w:numPr>
        <w:rPr>
          <w:rFonts w:ascii="Courier" w:hAnsi="Courier"/>
          <w:b/>
          <w:sz w:val="28"/>
          <w:szCs w:val="28"/>
          <w:u w:val="single"/>
        </w:rPr>
      </w:pPr>
      <w:r w:rsidRPr="00C83733">
        <w:rPr>
          <w:rFonts w:ascii="Courier" w:hAnsi="Courier"/>
          <w:b/>
          <w:sz w:val="28"/>
          <w:szCs w:val="28"/>
          <w:u w:val="single"/>
        </w:rPr>
        <w:t>Solder 1/4W resistors to Perma-Proto (16 solder joints):</w:t>
      </w:r>
    </w:p>
    <w:p w14:paraId="0FAA74C7" w14:textId="77777777" w:rsidR="005130CA" w:rsidRDefault="005130CA" w:rsidP="007B5C9C">
      <w:pPr>
        <w:ind w:left="-360" w:firstLine="280"/>
        <w:rPr>
          <w:rFonts w:ascii="Courier" w:hAnsi="Courier"/>
        </w:rPr>
      </w:pPr>
    </w:p>
    <w:p w14:paraId="12E8AE3B" w14:textId="77777777" w:rsidR="003E2D8D" w:rsidRPr="005130CA" w:rsidRDefault="003E2D8D" w:rsidP="007B5C9C">
      <w:pPr>
        <w:ind w:left="-360" w:firstLine="280"/>
        <w:rPr>
          <w:rFonts w:ascii="Courier" w:hAnsi="Courier"/>
        </w:rPr>
      </w:pPr>
    </w:p>
    <w:p w14:paraId="194E9FF5" w14:textId="77777777" w:rsidR="005130CA" w:rsidRPr="007B5C9C" w:rsidRDefault="005130CA" w:rsidP="00B421DA">
      <w:pPr>
        <w:pStyle w:val="ListParagraph"/>
        <w:numPr>
          <w:ilvl w:val="0"/>
          <w:numId w:val="155"/>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Pr="007B5C9C">
        <w:rPr>
          <w:rFonts w:ascii="Courier" w:hAnsi="Courier"/>
        </w:rPr>
        <w:t>in place.</w:t>
      </w:r>
    </w:p>
    <w:p w14:paraId="785B2D2D" w14:textId="77777777" w:rsidR="005130CA" w:rsidRPr="005130CA" w:rsidRDefault="005130CA" w:rsidP="005130CA">
      <w:pPr>
        <w:ind w:left="360"/>
        <w:rPr>
          <w:rFonts w:ascii="Courier" w:hAnsi="Courier"/>
        </w:rPr>
      </w:pPr>
      <w:r w:rsidRPr="005130CA">
        <w:rPr>
          <w:rFonts w:ascii="Courier" w:hAnsi="Courier"/>
        </w:rPr>
        <w:lastRenderedPageBreak/>
        <w:t xml:space="preserve">       </w:t>
      </w:r>
    </w:p>
    <w:p w14:paraId="5CE119D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R1 (150k): 20F - 20</w:t>
      </w:r>
      <w:proofErr w:type="gramStart"/>
      <w:r w:rsidRPr="00DB1972">
        <w:rPr>
          <w:rFonts w:ascii="Courier" w:hAnsi="Courier"/>
        </w:rPr>
        <w:t>D  _</w:t>
      </w:r>
      <w:proofErr w:type="gramEnd"/>
      <w:r w:rsidRPr="00DB1972">
        <w:rPr>
          <w:rFonts w:ascii="Courier" w:hAnsi="Courier"/>
        </w:rPr>
        <w:t>______</w:t>
      </w:r>
    </w:p>
    <w:p w14:paraId="42AA6A09" w14:textId="77777777" w:rsidR="005130CA" w:rsidRPr="005130CA" w:rsidRDefault="005130CA" w:rsidP="00DB1972">
      <w:pPr>
        <w:ind w:left="2660"/>
        <w:rPr>
          <w:rFonts w:ascii="Courier" w:hAnsi="Courier"/>
        </w:rPr>
      </w:pPr>
    </w:p>
    <w:p w14:paraId="1EB2B5E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R2 (7.5k): 21F - 21</w:t>
      </w:r>
      <w:proofErr w:type="gramStart"/>
      <w:r w:rsidRPr="00DB1972">
        <w:rPr>
          <w:rFonts w:ascii="Courier" w:hAnsi="Courier"/>
        </w:rPr>
        <w:t>D  _</w:t>
      </w:r>
      <w:proofErr w:type="gramEnd"/>
      <w:r w:rsidRPr="00DB1972">
        <w:rPr>
          <w:rFonts w:ascii="Courier" w:hAnsi="Courier"/>
        </w:rPr>
        <w:t>______</w:t>
      </w:r>
    </w:p>
    <w:p w14:paraId="48FA636C" w14:textId="77777777" w:rsidR="005130CA" w:rsidRPr="005130CA" w:rsidRDefault="005130CA" w:rsidP="00DB1972">
      <w:pPr>
        <w:ind w:left="2660"/>
        <w:rPr>
          <w:rFonts w:ascii="Courier" w:hAnsi="Courier"/>
        </w:rPr>
      </w:pPr>
    </w:p>
    <w:p w14:paraId="48C4F8A8"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R3</w:t>
      </w:r>
      <w:proofErr w:type="gramStart"/>
      <w:r w:rsidRPr="00DB1972">
        <w:rPr>
          <w:rFonts w:ascii="Courier" w:hAnsi="Courier"/>
        </w:rPr>
        <w:t xml:space="preserve">   (</w:t>
      </w:r>
      <w:proofErr w:type="gramEnd"/>
      <w:r w:rsidRPr="00DB1972">
        <w:rPr>
          <w:rFonts w:ascii="Courier" w:hAnsi="Courier"/>
        </w:rPr>
        <w:t>1k):  6B - 10B  _______</w:t>
      </w:r>
    </w:p>
    <w:p w14:paraId="47841761" w14:textId="77777777" w:rsidR="005130CA" w:rsidRPr="005130CA" w:rsidRDefault="005130CA" w:rsidP="00DB1972">
      <w:pPr>
        <w:ind w:left="2660"/>
        <w:rPr>
          <w:rFonts w:ascii="Courier" w:hAnsi="Courier"/>
        </w:rPr>
      </w:pPr>
    </w:p>
    <w:p w14:paraId="3181AF9E"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R4</w:t>
      </w:r>
      <w:proofErr w:type="gramStart"/>
      <w:r w:rsidRPr="00DB1972">
        <w:rPr>
          <w:rFonts w:ascii="Courier" w:hAnsi="Courier"/>
        </w:rPr>
        <w:t xml:space="preserve">   (</w:t>
      </w:r>
      <w:proofErr w:type="gramEnd"/>
      <w:r w:rsidRPr="00DB1972">
        <w:rPr>
          <w:rFonts w:ascii="Courier" w:hAnsi="Courier"/>
        </w:rPr>
        <w:t>1k): 17G - 21G  _______</w:t>
      </w:r>
    </w:p>
    <w:p w14:paraId="573B0FE5" w14:textId="77777777" w:rsidR="005130CA" w:rsidRPr="005130CA" w:rsidRDefault="005130CA" w:rsidP="00DB1972">
      <w:pPr>
        <w:ind w:left="2660"/>
        <w:rPr>
          <w:rFonts w:ascii="Courier" w:hAnsi="Courier"/>
        </w:rPr>
      </w:pPr>
    </w:p>
    <w:p w14:paraId="0FDDB9A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w:t>
      </w:r>
      <w:proofErr w:type="gramStart"/>
      <w:r w:rsidRPr="00DB1972">
        <w:rPr>
          <w:rFonts w:ascii="Courier" w:hAnsi="Courier"/>
        </w:rPr>
        <w:t>5  (</w:t>
      </w:r>
      <w:proofErr w:type="gramEnd"/>
      <w:r w:rsidRPr="00DB1972">
        <w:rPr>
          <w:rFonts w:ascii="Courier" w:hAnsi="Courier"/>
        </w:rPr>
        <w:t>22k): 13A - 17A  _______</w:t>
      </w:r>
    </w:p>
    <w:p w14:paraId="48291ADB" w14:textId="77777777" w:rsidR="005130CA" w:rsidRPr="005130CA" w:rsidRDefault="005130CA" w:rsidP="00DB1972">
      <w:pPr>
        <w:ind w:left="2660"/>
        <w:rPr>
          <w:rFonts w:ascii="Courier" w:hAnsi="Courier"/>
        </w:rPr>
      </w:pPr>
    </w:p>
    <w:p w14:paraId="6BF82AC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w:t>
      </w:r>
      <w:proofErr w:type="gramStart"/>
      <w:r w:rsidRPr="00DB1972">
        <w:rPr>
          <w:rFonts w:ascii="Courier" w:hAnsi="Courier"/>
        </w:rPr>
        <w:t>6  (</w:t>
      </w:r>
      <w:proofErr w:type="gramEnd"/>
      <w:r w:rsidRPr="00DB1972">
        <w:rPr>
          <w:rFonts w:ascii="Courier" w:hAnsi="Courier"/>
        </w:rPr>
        <w:t>22k): 19H - 22H  _______</w:t>
      </w:r>
    </w:p>
    <w:p w14:paraId="2A8F2C94" w14:textId="77777777" w:rsidR="005130CA" w:rsidRPr="005130CA" w:rsidRDefault="005130CA" w:rsidP="00DB1972">
      <w:pPr>
        <w:ind w:left="2660"/>
        <w:rPr>
          <w:rFonts w:ascii="Courier" w:hAnsi="Courier"/>
        </w:rPr>
      </w:pPr>
    </w:p>
    <w:p w14:paraId="51ADFA76" w14:textId="77777777" w:rsidR="005130CA" w:rsidRPr="00DB1972" w:rsidRDefault="005130CA" w:rsidP="00B421DA">
      <w:pPr>
        <w:pStyle w:val="ListParagraph"/>
        <w:numPr>
          <w:ilvl w:val="0"/>
          <w:numId w:val="157"/>
        </w:numPr>
        <w:ind w:left="1080"/>
        <w:rPr>
          <w:rFonts w:ascii="Courier" w:hAnsi="Courier"/>
        </w:rPr>
      </w:pPr>
      <w:proofErr w:type="gramStart"/>
      <w:r w:rsidRPr="00DB1972">
        <w:rPr>
          <w:rFonts w:ascii="Courier" w:hAnsi="Courier"/>
        </w:rPr>
        <w:t>Rf  (</w:t>
      </w:r>
      <w:proofErr w:type="gramEnd"/>
      <w:r w:rsidRPr="00DB1972">
        <w:rPr>
          <w:rFonts w:ascii="Courier" w:hAnsi="Courier"/>
        </w:rPr>
        <w:t>75k): 15C - 19C  _______</w:t>
      </w:r>
    </w:p>
    <w:p w14:paraId="1A6E72C3" w14:textId="77777777" w:rsidR="005130CA" w:rsidRPr="005130CA" w:rsidRDefault="005130CA" w:rsidP="00DB1972">
      <w:pPr>
        <w:ind w:left="2660"/>
        <w:rPr>
          <w:rFonts w:ascii="Courier" w:hAnsi="Courier"/>
        </w:rPr>
      </w:pPr>
    </w:p>
    <w:p w14:paraId="1A3559EA" w14:textId="77777777" w:rsidR="005130CA" w:rsidRPr="00DB1972" w:rsidRDefault="005130CA" w:rsidP="00B421DA">
      <w:pPr>
        <w:pStyle w:val="ListParagraph"/>
        <w:numPr>
          <w:ilvl w:val="0"/>
          <w:numId w:val="157"/>
        </w:numPr>
        <w:ind w:left="1080"/>
        <w:rPr>
          <w:rFonts w:ascii="Courier" w:hAnsi="Courier"/>
        </w:rPr>
      </w:pPr>
      <w:proofErr w:type="spellStart"/>
      <w:r w:rsidRPr="00DB1972">
        <w:rPr>
          <w:rFonts w:ascii="Courier" w:hAnsi="Courier"/>
        </w:rPr>
        <w:t>Rg</w:t>
      </w:r>
      <w:proofErr w:type="spellEnd"/>
      <w:proofErr w:type="gramStart"/>
      <w:r w:rsidRPr="00DB1972">
        <w:rPr>
          <w:rFonts w:ascii="Courier" w:hAnsi="Courier"/>
        </w:rPr>
        <w:t xml:space="preserve">   (</w:t>
      </w:r>
      <w:proofErr w:type="gramEnd"/>
      <w:r w:rsidRPr="00DB1972">
        <w:rPr>
          <w:rFonts w:ascii="Courier" w:hAnsi="Courier"/>
        </w:rPr>
        <w:t>1k): 16B - 19B  _______</w:t>
      </w:r>
    </w:p>
    <w:p w14:paraId="0BC72CE5" w14:textId="77777777" w:rsidR="005130CA" w:rsidRPr="005130CA" w:rsidRDefault="005130CA" w:rsidP="005130CA">
      <w:pPr>
        <w:ind w:left="360"/>
        <w:rPr>
          <w:rFonts w:ascii="Courier" w:hAnsi="Courier"/>
        </w:rPr>
      </w:pPr>
      <w:r w:rsidRPr="005130CA">
        <w:rPr>
          <w:rFonts w:ascii="Courier" w:hAnsi="Courier"/>
        </w:rPr>
        <w:t xml:space="preserve">                </w:t>
      </w:r>
    </w:p>
    <w:p w14:paraId="7311FA38" w14:textId="77777777" w:rsidR="005130CA" w:rsidRPr="004C014A" w:rsidRDefault="005130CA" w:rsidP="003E2D8D">
      <w:pPr>
        <w:pStyle w:val="ListParagraph"/>
        <w:numPr>
          <w:ilvl w:val="0"/>
          <w:numId w:val="46"/>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 Solder all 16 joints                                 _______</w:t>
      </w:r>
    </w:p>
    <w:p w14:paraId="13B93CEB" w14:textId="77777777" w:rsidR="005130CA" w:rsidRPr="005130CA" w:rsidRDefault="005130CA" w:rsidP="004C014A">
      <w:pPr>
        <w:ind w:firstLine="720"/>
        <w:rPr>
          <w:rFonts w:ascii="Courier" w:hAnsi="Courier"/>
        </w:rPr>
      </w:pPr>
    </w:p>
    <w:p w14:paraId="4462BF8A" w14:textId="0D456C80" w:rsidR="005130CA" w:rsidRPr="004C014A" w:rsidRDefault="005130CA" w:rsidP="003E2D8D">
      <w:pPr>
        <w:pStyle w:val="ListParagraph"/>
        <w:numPr>
          <w:ilvl w:val="0"/>
          <w:numId w:val="46"/>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p>
    <w:p w14:paraId="1B5AE581" w14:textId="77777777" w:rsidR="005130CA" w:rsidRPr="005130CA" w:rsidRDefault="005130CA" w:rsidP="004C014A">
      <w:pPr>
        <w:ind w:firstLine="1000"/>
        <w:rPr>
          <w:rFonts w:ascii="Courier" w:hAnsi="Courier"/>
        </w:rPr>
      </w:pPr>
    </w:p>
    <w:p w14:paraId="09234D93" w14:textId="7FE608DF" w:rsidR="005130CA" w:rsidRPr="004C014A" w:rsidRDefault="005130CA" w:rsidP="003E2D8D">
      <w:pPr>
        <w:pStyle w:val="ListParagraph"/>
        <w:numPr>
          <w:ilvl w:val="0"/>
          <w:numId w:val="46"/>
        </w:numPr>
        <w:ind w:left="720"/>
        <w:rPr>
          <w:rFonts w:ascii="Courier" w:hAnsi="Courier"/>
        </w:rPr>
      </w:pPr>
      <w:r w:rsidRPr="004C014A">
        <w:rPr>
          <w:rFonts w:ascii="Courier" w:hAnsi="Courier"/>
        </w:rPr>
        <w:t>Trim all 16 leads</w:t>
      </w:r>
      <w:r w:rsidR="00477D8A">
        <w:rPr>
          <w:rFonts w:ascii="Courier" w:hAnsi="Courier"/>
        </w:rPr>
        <w:t xml:space="preserve"> _______</w:t>
      </w:r>
      <w:r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4F275318" w:rsidR="005130CA" w:rsidRPr="006554B7" w:rsidRDefault="005130CA" w:rsidP="003E2D8D">
      <w:pPr>
        <w:pStyle w:val="ListParagraph"/>
        <w:numPr>
          <w:ilvl w:val="0"/>
          <w:numId w:val="47"/>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4C014A" w:rsidRPr="006554B7">
        <w:rPr>
          <w:rFonts w:ascii="Courier" w:hAnsi="Courier"/>
        </w:rPr>
        <w:t>Measuring betwee</w:t>
      </w:r>
      <w:r w:rsidRPr="006554B7">
        <w:rPr>
          <w:rFonts w:ascii="Courier" w:hAnsi="Courier"/>
        </w:rPr>
        <w:t>n the specified Perma-Proto holes listed</w:t>
      </w:r>
      <w:r w:rsidR="004C014A" w:rsidRPr="006554B7">
        <w:rPr>
          <w:rFonts w:ascii="Courier" w:hAnsi="Courier"/>
        </w:rPr>
        <w:t xml:space="preserve"> </w:t>
      </w:r>
      <w:r w:rsidRPr="006554B7">
        <w:rPr>
          <w:rFonts w:ascii="Courier" w:hAnsi="Courier"/>
        </w:rPr>
        <w:t>below also verifies the soldering.</w:t>
      </w:r>
    </w:p>
    <w:p w14:paraId="1D107F4A" w14:textId="77777777" w:rsidR="005130CA" w:rsidRPr="005130CA" w:rsidRDefault="005130CA" w:rsidP="005130CA">
      <w:pPr>
        <w:ind w:left="360"/>
        <w:rPr>
          <w:rFonts w:ascii="Courier" w:hAnsi="Courier"/>
        </w:rPr>
      </w:pPr>
      <w:r w:rsidRPr="005130CA">
        <w:rPr>
          <w:rFonts w:ascii="Courier" w:hAnsi="Courier"/>
        </w:rPr>
        <w:t xml:space="preserve">  </w:t>
      </w:r>
    </w:p>
    <w:p w14:paraId="1CEFFB73"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R1 (150k): 20I - 20</w:t>
      </w:r>
      <w:proofErr w:type="gramStart"/>
      <w:r w:rsidRPr="00DB1972">
        <w:rPr>
          <w:rFonts w:ascii="Courier" w:hAnsi="Courier"/>
        </w:rPr>
        <w:t>A  _</w:t>
      </w:r>
      <w:proofErr w:type="gramEnd"/>
      <w:r w:rsidRPr="00DB1972">
        <w:rPr>
          <w:rFonts w:ascii="Courier" w:hAnsi="Courier"/>
        </w:rPr>
        <w:t>___________</w:t>
      </w:r>
    </w:p>
    <w:p w14:paraId="3D8E1BC8" w14:textId="77777777" w:rsidR="005130CA" w:rsidRPr="005130CA" w:rsidRDefault="005130CA" w:rsidP="00DB1972">
      <w:pPr>
        <w:ind w:left="2300"/>
        <w:rPr>
          <w:rFonts w:ascii="Courier" w:hAnsi="Courier"/>
        </w:rPr>
      </w:pPr>
    </w:p>
    <w:p w14:paraId="0FCC998E"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R2 (7.5k): 21I - 21</w:t>
      </w:r>
      <w:proofErr w:type="gramStart"/>
      <w:r w:rsidRPr="00DB1972">
        <w:rPr>
          <w:rFonts w:ascii="Courier" w:hAnsi="Courier"/>
        </w:rPr>
        <w:t>B  _</w:t>
      </w:r>
      <w:proofErr w:type="gramEnd"/>
      <w:r w:rsidRPr="00DB1972">
        <w:rPr>
          <w:rFonts w:ascii="Courier" w:hAnsi="Courier"/>
        </w:rPr>
        <w:t>___________</w:t>
      </w:r>
    </w:p>
    <w:p w14:paraId="372BA485" w14:textId="77777777" w:rsidR="005130CA" w:rsidRPr="005130CA" w:rsidRDefault="005130CA" w:rsidP="00DB1972">
      <w:pPr>
        <w:ind w:left="2300"/>
        <w:rPr>
          <w:rFonts w:ascii="Courier" w:hAnsi="Courier"/>
        </w:rPr>
      </w:pPr>
    </w:p>
    <w:p w14:paraId="2053442E" w14:textId="583BF884" w:rsidR="005130CA" w:rsidRPr="00DB1972" w:rsidRDefault="00C625DF" w:rsidP="00B421DA">
      <w:pPr>
        <w:pStyle w:val="ListParagraph"/>
        <w:numPr>
          <w:ilvl w:val="0"/>
          <w:numId w:val="156"/>
        </w:numPr>
        <w:rPr>
          <w:rFonts w:ascii="Courier" w:hAnsi="Courier"/>
        </w:rPr>
      </w:pPr>
      <w:r>
        <w:rPr>
          <w:rFonts w:ascii="Courier" w:hAnsi="Courier"/>
        </w:rPr>
        <w:t>R3</w:t>
      </w:r>
      <w:proofErr w:type="gramStart"/>
      <w:r>
        <w:rPr>
          <w:rFonts w:ascii="Courier" w:hAnsi="Courier"/>
        </w:rPr>
        <w:t xml:space="preserve">   (</w:t>
      </w:r>
      <w:proofErr w:type="gramEnd"/>
      <w:r>
        <w:rPr>
          <w:rFonts w:ascii="Courier" w:hAnsi="Courier"/>
        </w:rPr>
        <w:t>1k):  6E – 10A</w:t>
      </w:r>
      <w:r w:rsidR="005130CA" w:rsidRPr="00DB1972">
        <w:rPr>
          <w:rFonts w:ascii="Courier" w:hAnsi="Courier"/>
        </w:rPr>
        <w:t xml:space="preserve">  ____________</w:t>
      </w:r>
    </w:p>
    <w:p w14:paraId="356B6597" w14:textId="77777777" w:rsidR="005130CA" w:rsidRPr="005130CA" w:rsidRDefault="005130CA" w:rsidP="00DB1972">
      <w:pPr>
        <w:ind w:left="2300"/>
        <w:rPr>
          <w:rFonts w:ascii="Courier" w:hAnsi="Courier"/>
        </w:rPr>
      </w:pPr>
    </w:p>
    <w:p w14:paraId="74251344"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R4</w:t>
      </w:r>
      <w:proofErr w:type="gramStart"/>
      <w:r w:rsidRPr="00DB1972">
        <w:rPr>
          <w:rFonts w:ascii="Courier" w:hAnsi="Courier"/>
        </w:rPr>
        <w:t xml:space="preserve">   (</w:t>
      </w:r>
      <w:proofErr w:type="gramEnd"/>
      <w:r w:rsidRPr="00DB1972">
        <w:rPr>
          <w:rFonts w:ascii="Courier" w:hAnsi="Courier"/>
        </w:rPr>
        <w:t>1k): 17J - 21I  ____________</w:t>
      </w:r>
    </w:p>
    <w:p w14:paraId="4D61077F" w14:textId="77777777" w:rsidR="005130CA" w:rsidRPr="005130CA" w:rsidRDefault="005130CA" w:rsidP="00DB1972">
      <w:pPr>
        <w:ind w:left="2300"/>
        <w:rPr>
          <w:rFonts w:ascii="Courier" w:hAnsi="Courier"/>
        </w:rPr>
      </w:pPr>
    </w:p>
    <w:p w14:paraId="1E696D47"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w:t>
      </w:r>
      <w:proofErr w:type="gramStart"/>
      <w:r w:rsidRPr="00DB1972">
        <w:rPr>
          <w:rFonts w:ascii="Courier" w:hAnsi="Courier"/>
        </w:rPr>
        <w:t>5  (</w:t>
      </w:r>
      <w:proofErr w:type="gramEnd"/>
      <w:r w:rsidRPr="00DB1972">
        <w:rPr>
          <w:rFonts w:ascii="Courier" w:hAnsi="Courier"/>
        </w:rPr>
        <w:t>22k): 13E - 17D  ____________</w:t>
      </w:r>
    </w:p>
    <w:p w14:paraId="4D9203F9" w14:textId="77777777" w:rsidR="005130CA" w:rsidRPr="005130CA" w:rsidRDefault="005130CA" w:rsidP="00DB1972">
      <w:pPr>
        <w:ind w:left="2300"/>
        <w:rPr>
          <w:rFonts w:ascii="Courier" w:hAnsi="Courier"/>
        </w:rPr>
      </w:pPr>
    </w:p>
    <w:p w14:paraId="75AF56B9"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w:t>
      </w:r>
      <w:proofErr w:type="gramStart"/>
      <w:r w:rsidRPr="00DB1972">
        <w:rPr>
          <w:rFonts w:ascii="Courier" w:hAnsi="Courier"/>
        </w:rPr>
        <w:t>6  (</w:t>
      </w:r>
      <w:proofErr w:type="gramEnd"/>
      <w:r w:rsidRPr="00DB1972">
        <w:rPr>
          <w:rFonts w:ascii="Courier" w:hAnsi="Courier"/>
        </w:rPr>
        <w:t>22k): 19I - 22G  ____________</w:t>
      </w:r>
    </w:p>
    <w:p w14:paraId="629EED4B" w14:textId="77777777" w:rsidR="005130CA" w:rsidRPr="005130CA" w:rsidRDefault="005130CA" w:rsidP="00DB1972">
      <w:pPr>
        <w:ind w:left="2300"/>
        <w:rPr>
          <w:rFonts w:ascii="Courier" w:hAnsi="Courier"/>
        </w:rPr>
      </w:pPr>
    </w:p>
    <w:p w14:paraId="06023A47" w14:textId="58296AE8" w:rsidR="005130CA" w:rsidRPr="00DB1972" w:rsidRDefault="00C625DF" w:rsidP="00B421DA">
      <w:pPr>
        <w:pStyle w:val="ListParagraph"/>
        <w:numPr>
          <w:ilvl w:val="0"/>
          <w:numId w:val="156"/>
        </w:numPr>
        <w:rPr>
          <w:rFonts w:ascii="Courier" w:hAnsi="Courier"/>
        </w:rPr>
      </w:pPr>
      <w:proofErr w:type="gramStart"/>
      <w:r>
        <w:rPr>
          <w:rFonts w:ascii="Courier" w:hAnsi="Courier"/>
        </w:rPr>
        <w:lastRenderedPageBreak/>
        <w:t>Rf  (</w:t>
      </w:r>
      <w:proofErr w:type="gramEnd"/>
      <w:r>
        <w:rPr>
          <w:rFonts w:ascii="Courier" w:hAnsi="Courier"/>
        </w:rPr>
        <w:t>75k): 15E – 19D</w:t>
      </w:r>
      <w:r w:rsidR="005130CA" w:rsidRPr="00DB1972">
        <w:rPr>
          <w:rFonts w:ascii="Courier" w:hAnsi="Courier"/>
        </w:rPr>
        <w:t xml:space="preserve">  ____________</w:t>
      </w:r>
    </w:p>
    <w:p w14:paraId="1E827C14" w14:textId="77777777" w:rsidR="005130CA" w:rsidRPr="005130CA" w:rsidRDefault="005130CA" w:rsidP="00DB1972">
      <w:pPr>
        <w:ind w:left="2300"/>
        <w:rPr>
          <w:rFonts w:ascii="Courier" w:hAnsi="Courier"/>
        </w:rPr>
      </w:pPr>
    </w:p>
    <w:p w14:paraId="0EDECD48" w14:textId="716B1786" w:rsidR="005130CA" w:rsidRPr="00DB1972" w:rsidRDefault="00C625DF" w:rsidP="00B421DA">
      <w:pPr>
        <w:pStyle w:val="ListParagraph"/>
        <w:numPr>
          <w:ilvl w:val="0"/>
          <w:numId w:val="156"/>
        </w:numPr>
        <w:rPr>
          <w:rFonts w:ascii="Courier" w:hAnsi="Courier"/>
        </w:rPr>
      </w:pPr>
      <w:proofErr w:type="spellStart"/>
      <w:r>
        <w:rPr>
          <w:rFonts w:ascii="Courier" w:hAnsi="Courier"/>
        </w:rPr>
        <w:t>Rg</w:t>
      </w:r>
      <w:proofErr w:type="spellEnd"/>
      <w:proofErr w:type="gramStart"/>
      <w:r>
        <w:rPr>
          <w:rFonts w:ascii="Courier" w:hAnsi="Courier"/>
        </w:rPr>
        <w:t xml:space="preserve">   (</w:t>
      </w:r>
      <w:proofErr w:type="gramEnd"/>
      <w:r>
        <w:rPr>
          <w:rFonts w:ascii="Courier" w:hAnsi="Courier"/>
        </w:rPr>
        <w:t>1k): 16E – 19D</w:t>
      </w:r>
      <w:r w:rsidR="005130CA" w:rsidRPr="00DB1972">
        <w:rPr>
          <w:rFonts w:ascii="Courier" w:hAnsi="Courier"/>
        </w:rPr>
        <w:t xml:space="preserve">  ____________</w:t>
      </w:r>
    </w:p>
    <w:p w14:paraId="1475F79C" w14:textId="49645618" w:rsidR="004C014A" w:rsidRDefault="004C014A" w:rsidP="00DB1972">
      <w:pPr>
        <w:ind w:left="360" w:firstLine="2300"/>
        <w:rPr>
          <w:rFonts w:ascii="Courier" w:hAnsi="Courier"/>
        </w:rPr>
      </w:pPr>
    </w:p>
    <w:p w14:paraId="0CA8D4D8" w14:textId="77777777" w:rsidR="005130CA" w:rsidRPr="005130CA" w:rsidRDefault="005130CA" w:rsidP="004C014A">
      <w:pPr>
        <w:ind w:left="360"/>
        <w:rPr>
          <w:rFonts w:ascii="Courier" w:hAnsi="Courier"/>
        </w:rPr>
      </w:pPr>
      <w:r w:rsidRPr="005130CA">
        <w:rPr>
          <w:rFonts w:ascii="Courier" w:hAnsi="Courier"/>
        </w:rPr>
        <w:t xml:space="preserve">The measured values of R1, R2, Rf, and </w:t>
      </w:r>
      <w:proofErr w:type="spellStart"/>
      <w:r w:rsidRPr="005130CA">
        <w:rPr>
          <w:rFonts w:ascii="Courier" w:hAnsi="Courier"/>
        </w:rPr>
        <w:t>Rg</w:t>
      </w:r>
      <w:proofErr w:type="spellEnd"/>
      <w:r w:rsidRPr="005130CA">
        <w:rPr>
          <w:rFonts w:ascii="Courier" w:hAnsi="Courier"/>
        </w:rPr>
        <w:t xml:space="preserve"> could be useful, so</w:t>
      </w:r>
      <w:r w:rsidR="004C014A">
        <w:rPr>
          <w:rFonts w:ascii="Courier" w:hAnsi="Courier"/>
        </w:rPr>
        <w:t xml:space="preserve"> </w:t>
      </w:r>
      <w:r w:rsidRPr="005130CA">
        <w:rPr>
          <w:rFonts w:ascii="Courier" w:hAnsi="Courier"/>
        </w:rPr>
        <w:t>keep this record. All values should be within the tolerance of</w:t>
      </w:r>
      <w:r w:rsidR="004C014A">
        <w:rPr>
          <w:rFonts w:ascii="Courier" w:hAnsi="Courier"/>
        </w:rPr>
        <w:t xml:space="preserve"> </w:t>
      </w:r>
      <w:r w:rsidRPr="005130CA">
        <w:rPr>
          <w:rFonts w:ascii="Courier" w:hAnsi="Courier"/>
        </w:rPr>
        <w:t>the resistors if the soldering was done correctly.</w:t>
      </w:r>
    </w:p>
    <w:p w14:paraId="43FA2CA6" w14:textId="77777777" w:rsidR="005130CA" w:rsidRPr="005130CA" w:rsidRDefault="005130CA" w:rsidP="005130CA">
      <w:pPr>
        <w:ind w:left="360"/>
        <w:rPr>
          <w:rFonts w:ascii="Courier" w:hAnsi="Courier"/>
        </w:rPr>
      </w:pPr>
      <w:r w:rsidRPr="005130CA">
        <w:rPr>
          <w:rFonts w:ascii="Courier" w:hAnsi="Courier"/>
        </w:rPr>
        <w:t xml:space="preserve">       </w:t>
      </w:r>
    </w:p>
    <w:p w14:paraId="6F8FAF66" w14:textId="32ABAF10" w:rsidR="005130CA" w:rsidRPr="00C83733" w:rsidRDefault="005130CA" w:rsidP="00D912E7">
      <w:pPr>
        <w:pStyle w:val="ListParagraph"/>
        <w:numPr>
          <w:ilvl w:val="0"/>
          <w:numId w:val="48"/>
        </w:numPr>
        <w:rPr>
          <w:rFonts w:ascii="Courier" w:hAnsi="Courier"/>
          <w:b/>
          <w:sz w:val="28"/>
          <w:szCs w:val="28"/>
          <w:u w:val="single"/>
        </w:rPr>
      </w:pPr>
      <w:r w:rsidRPr="00C83733">
        <w:rPr>
          <w:rFonts w:ascii="Courier" w:hAnsi="Courier"/>
          <w:b/>
          <w:sz w:val="28"/>
          <w:szCs w:val="28"/>
          <w:u w:val="single"/>
        </w:rPr>
        <w:t>Additional tests of resistor soldering</w:t>
      </w:r>
      <w:r w:rsidR="006554B7" w:rsidRPr="00C83733">
        <w:rPr>
          <w:rFonts w:ascii="Courier" w:hAnsi="Courier"/>
          <w:b/>
          <w:sz w:val="28"/>
          <w:szCs w:val="28"/>
          <w:u w:val="single"/>
        </w:rPr>
        <w:t>:</w:t>
      </w:r>
    </w:p>
    <w:p w14:paraId="7648C6C0" w14:textId="77777777" w:rsidR="005130CA" w:rsidRPr="005130CA" w:rsidRDefault="005130CA" w:rsidP="005130CA">
      <w:pPr>
        <w:ind w:left="360"/>
        <w:rPr>
          <w:rFonts w:ascii="Courier" w:hAnsi="Courier"/>
        </w:rPr>
      </w:pPr>
      <w:r w:rsidRPr="005130CA">
        <w:rPr>
          <w:rFonts w:ascii="Courier" w:hAnsi="Courier"/>
        </w:rPr>
        <w:t xml:space="preserve">  </w:t>
      </w:r>
    </w:p>
    <w:p w14:paraId="60FDA6C3" w14:textId="77777777" w:rsidR="005130CA" w:rsidRPr="004C014A" w:rsidRDefault="005130CA" w:rsidP="00D912E7">
      <w:pPr>
        <w:pStyle w:val="ListParagraph"/>
        <w:numPr>
          <w:ilvl w:val="0"/>
          <w:numId w:val="49"/>
        </w:numPr>
        <w:rPr>
          <w:rFonts w:ascii="Courier" w:hAnsi="Courier"/>
        </w:rPr>
      </w:pPr>
      <w:r w:rsidRPr="004C014A">
        <w:rPr>
          <w:rFonts w:ascii="Courier" w:hAnsi="Courier"/>
        </w:rPr>
        <w:t>Test NON-continuity:</w:t>
      </w:r>
    </w:p>
    <w:p w14:paraId="7DF38025" w14:textId="77777777" w:rsidR="005130CA" w:rsidRPr="005130CA" w:rsidRDefault="005130CA" w:rsidP="005130CA">
      <w:pPr>
        <w:ind w:left="360"/>
        <w:rPr>
          <w:rFonts w:ascii="Courier" w:hAnsi="Courier"/>
        </w:rPr>
      </w:pPr>
      <w:r w:rsidRPr="005130CA">
        <w:rPr>
          <w:rFonts w:ascii="Courier" w:hAnsi="Courier"/>
        </w:rPr>
        <w:t xml:space="preserve">     </w:t>
      </w:r>
    </w:p>
    <w:p w14:paraId="01880E92" w14:textId="21780E1A" w:rsidR="005130CA" w:rsidRPr="004C014A" w:rsidRDefault="00C625DF" w:rsidP="00D912E7">
      <w:pPr>
        <w:pStyle w:val="ListParagraph"/>
        <w:numPr>
          <w:ilvl w:val="0"/>
          <w:numId w:val="50"/>
        </w:numPr>
        <w:rPr>
          <w:rFonts w:ascii="Courier" w:hAnsi="Courier"/>
        </w:rPr>
      </w:pPr>
      <w:proofErr w:type="gramStart"/>
      <w:r>
        <w:rPr>
          <w:rFonts w:ascii="Courier" w:hAnsi="Courier"/>
        </w:rPr>
        <w:t>Hole  6</w:t>
      </w:r>
      <w:proofErr w:type="gramEnd"/>
      <w:r>
        <w:rPr>
          <w:rFonts w:ascii="Courier" w:hAnsi="Courier"/>
        </w:rPr>
        <w:t>A to hole  7C</w:t>
      </w:r>
      <w:r w:rsidR="005130CA" w:rsidRPr="004C014A">
        <w:rPr>
          <w:rFonts w:ascii="Courier" w:hAnsi="Courier"/>
        </w:rPr>
        <w:t xml:space="preserve">  _______</w:t>
      </w:r>
    </w:p>
    <w:p w14:paraId="5BA3A5B8" w14:textId="77777777" w:rsidR="005130CA" w:rsidRPr="005130CA" w:rsidRDefault="005130CA" w:rsidP="004C014A">
      <w:pPr>
        <w:ind w:left="360" w:firstLine="1160"/>
        <w:rPr>
          <w:rFonts w:ascii="Courier" w:hAnsi="Courier"/>
        </w:rPr>
      </w:pPr>
    </w:p>
    <w:p w14:paraId="301963E7" w14:textId="77777777" w:rsidR="005130CA" w:rsidRPr="004C014A" w:rsidRDefault="005130CA" w:rsidP="00D912E7">
      <w:pPr>
        <w:pStyle w:val="ListParagraph"/>
        <w:numPr>
          <w:ilvl w:val="0"/>
          <w:numId w:val="50"/>
        </w:numPr>
        <w:rPr>
          <w:rFonts w:ascii="Courier" w:hAnsi="Courier"/>
        </w:rPr>
      </w:pPr>
      <w:proofErr w:type="gramStart"/>
      <w:r w:rsidRPr="004C014A">
        <w:rPr>
          <w:rFonts w:ascii="Courier" w:hAnsi="Courier"/>
        </w:rPr>
        <w:t>Hole  9</w:t>
      </w:r>
      <w:proofErr w:type="gramEnd"/>
      <w:r w:rsidRPr="004C014A">
        <w:rPr>
          <w:rFonts w:ascii="Courier" w:hAnsi="Courier"/>
        </w:rPr>
        <w:t>A to hole 10A  _______</w:t>
      </w:r>
    </w:p>
    <w:p w14:paraId="591A74FA" w14:textId="77777777" w:rsidR="005130CA" w:rsidRPr="005130CA" w:rsidRDefault="005130CA" w:rsidP="004C014A">
      <w:pPr>
        <w:ind w:left="360" w:firstLine="1160"/>
        <w:rPr>
          <w:rFonts w:ascii="Courier" w:hAnsi="Courier"/>
        </w:rPr>
      </w:pPr>
    </w:p>
    <w:p w14:paraId="67066F6A"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10A to hole 11</w:t>
      </w:r>
      <w:proofErr w:type="gramStart"/>
      <w:r w:rsidRPr="004C014A">
        <w:rPr>
          <w:rFonts w:ascii="Courier" w:hAnsi="Courier"/>
        </w:rPr>
        <w:t>A  _</w:t>
      </w:r>
      <w:proofErr w:type="gramEnd"/>
      <w:r w:rsidRPr="004C014A">
        <w:rPr>
          <w:rFonts w:ascii="Courier" w:hAnsi="Courier"/>
        </w:rPr>
        <w:t>______</w:t>
      </w:r>
    </w:p>
    <w:p w14:paraId="7CED121E" w14:textId="77777777" w:rsidR="005130CA" w:rsidRPr="005130CA" w:rsidRDefault="005130CA" w:rsidP="004C014A">
      <w:pPr>
        <w:ind w:left="360" w:firstLine="1160"/>
        <w:rPr>
          <w:rFonts w:ascii="Courier" w:hAnsi="Courier"/>
        </w:rPr>
      </w:pPr>
    </w:p>
    <w:p w14:paraId="2DDCF638"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12B to hole 13</w:t>
      </w:r>
      <w:proofErr w:type="gramStart"/>
      <w:r w:rsidRPr="004C014A">
        <w:rPr>
          <w:rFonts w:ascii="Courier" w:hAnsi="Courier"/>
        </w:rPr>
        <w:t>B  _</w:t>
      </w:r>
      <w:proofErr w:type="gramEnd"/>
      <w:r w:rsidRPr="004C014A">
        <w:rPr>
          <w:rFonts w:ascii="Courier" w:hAnsi="Courier"/>
        </w:rPr>
        <w:t>______</w:t>
      </w:r>
    </w:p>
    <w:p w14:paraId="10DE9CC9" w14:textId="77777777" w:rsidR="005130CA" w:rsidRPr="005130CA" w:rsidRDefault="005130CA" w:rsidP="004C014A">
      <w:pPr>
        <w:ind w:left="360" w:firstLine="1160"/>
        <w:rPr>
          <w:rFonts w:ascii="Courier" w:hAnsi="Courier"/>
        </w:rPr>
      </w:pPr>
    </w:p>
    <w:p w14:paraId="473187B6"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13B to hole 14</w:t>
      </w:r>
      <w:proofErr w:type="gramStart"/>
      <w:r w:rsidRPr="004C014A">
        <w:rPr>
          <w:rFonts w:ascii="Courier" w:hAnsi="Courier"/>
        </w:rPr>
        <w:t>B  _</w:t>
      </w:r>
      <w:proofErr w:type="gramEnd"/>
      <w:r w:rsidRPr="004C014A">
        <w:rPr>
          <w:rFonts w:ascii="Courier" w:hAnsi="Courier"/>
        </w:rPr>
        <w:t>______</w:t>
      </w:r>
    </w:p>
    <w:p w14:paraId="52302FE7" w14:textId="77777777" w:rsidR="005130CA" w:rsidRPr="005130CA" w:rsidRDefault="005130CA" w:rsidP="004C014A">
      <w:pPr>
        <w:ind w:left="360" w:firstLine="1160"/>
        <w:rPr>
          <w:rFonts w:ascii="Courier" w:hAnsi="Courier"/>
        </w:rPr>
      </w:pPr>
    </w:p>
    <w:p w14:paraId="1DAA8225"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14E to hole 15</w:t>
      </w:r>
      <w:proofErr w:type="gramStart"/>
      <w:r w:rsidRPr="004C014A">
        <w:rPr>
          <w:rFonts w:ascii="Courier" w:hAnsi="Courier"/>
        </w:rPr>
        <w:t>E  _</w:t>
      </w:r>
      <w:proofErr w:type="gramEnd"/>
      <w:r w:rsidRPr="004C014A">
        <w:rPr>
          <w:rFonts w:ascii="Courier" w:hAnsi="Courier"/>
        </w:rPr>
        <w:t>______</w:t>
      </w:r>
    </w:p>
    <w:p w14:paraId="314F7506" w14:textId="77777777" w:rsidR="005130CA" w:rsidRPr="005130CA" w:rsidRDefault="005130CA" w:rsidP="004C014A">
      <w:pPr>
        <w:ind w:left="360" w:firstLine="1160"/>
        <w:rPr>
          <w:rFonts w:ascii="Courier" w:hAnsi="Courier"/>
        </w:rPr>
      </w:pPr>
    </w:p>
    <w:p w14:paraId="504927C4"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15E to hole 16</w:t>
      </w:r>
      <w:proofErr w:type="gramStart"/>
      <w:r w:rsidRPr="004C014A">
        <w:rPr>
          <w:rFonts w:ascii="Courier" w:hAnsi="Courier"/>
        </w:rPr>
        <w:t>E  _</w:t>
      </w:r>
      <w:proofErr w:type="gramEnd"/>
      <w:r w:rsidRPr="004C014A">
        <w:rPr>
          <w:rFonts w:ascii="Courier" w:hAnsi="Courier"/>
        </w:rPr>
        <w:t>______</w:t>
      </w:r>
    </w:p>
    <w:p w14:paraId="21877A13" w14:textId="77777777" w:rsidR="005130CA" w:rsidRPr="005130CA" w:rsidRDefault="005130CA" w:rsidP="004C014A">
      <w:pPr>
        <w:ind w:left="360" w:firstLine="1160"/>
        <w:rPr>
          <w:rFonts w:ascii="Courier" w:hAnsi="Courier"/>
        </w:rPr>
      </w:pPr>
    </w:p>
    <w:p w14:paraId="6562E5A5"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16E to hole 17</w:t>
      </w:r>
      <w:proofErr w:type="gramStart"/>
      <w:r w:rsidRPr="004C014A">
        <w:rPr>
          <w:rFonts w:ascii="Courier" w:hAnsi="Courier"/>
        </w:rPr>
        <w:t>D  _</w:t>
      </w:r>
      <w:proofErr w:type="gramEnd"/>
      <w:r w:rsidRPr="004C014A">
        <w:rPr>
          <w:rFonts w:ascii="Courier" w:hAnsi="Courier"/>
        </w:rPr>
        <w:t>______</w:t>
      </w:r>
    </w:p>
    <w:p w14:paraId="1E10D45E" w14:textId="77777777" w:rsidR="005130CA" w:rsidRPr="005130CA" w:rsidRDefault="005130CA" w:rsidP="004C014A">
      <w:pPr>
        <w:ind w:left="360" w:firstLine="1160"/>
        <w:rPr>
          <w:rFonts w:ascii="Courier" w:hAnsi="Courier"/>
        </w:rPr>
      </w:pPr>
    </w:p>
    <w:p w14:paraId="06AFE36F"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19A to hole 20</w:t>
      </w:r>
      <w:proofErr w:type="gramStart"/>
      <w:r w:rsidRPr="004C014A">
        <w:rPr>
          <w:rFonts w:ascii="Courier" w:hAnsi="Courier"/>
        </w:rPr>
        <w:t>A  _</w:t>
      </w:r>
      <w:proofErr w:type="gramEnd"/>
      <w:r w:rsidRPr="004C014A">
        <w:rPr>
          <w:rFonts w:ascii="Courier" w:hAnsi="Courier"/>
        </w:rPr>
        <w:t>______</w:t>
      </w:r>
    </w:p>
    <w:p w14:paraId="24B4BF2A" w14:textId="77777777" w:rsidR="005130CA" w:rsidRPr="005130CA" w:rsidRDefault="005130CA" w:rsidP="004C014A">
      <w:pPr>
        <w:ind w:left="360" w:firstLine="1160"/>
        <w:rPr>
          <w:rFonts w:ascii="Courier" w:hAnsi="Courier"/>
        </w:rPr>
      </w:pPr>
    </w:p>
    <w:p w14:paraId="45167DAF"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20B to hole 21</w:t>
      </w:r>
      <w:proofErr w:type="gramStart"/>
      <w:r w:rsidRPr="004C014A">
        <w:rPr>
          <w:rFonts w:ascii="Courier" w:hAnsi="Courier"/>
        </w:rPr>
        <w:t>B  _</w:t>
      </w:r>
      <w:proofErr w:type="gramEnd"/>
      <w:r w:rsidRPr="004C014A">
        <w:rPr>
          <w:rFonts w:ascii="Courier" w:hAnsi="Courier"/>
        </w:rPr>
        <w:t>______</w:t>
      </w:r>
    </w:p>
    <w:p w14:paraId="0AE06ABC" w14:textId="77777777" w:rsidR="005130CA" w:rsidRPr="005130CA" w:rsidRDefault="005130CA" w:rsidP="004C014A">
      <w:pPr>
        <w:ind w:left="360" w:firstLine="1160"/>
        <w:rPr>
          <w:rFonts w:ascii="Courier" w:hAnsi="Courier"/>
        </w:rPr>
      </w:pPr>
    </w:p>
    <w:p w14:paraId="5E6B5EB3"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16J to hole 17</w:t>
      </w:r>
      <w:proofErr w:type="gramStart"/>
      <w:r w:rsidRPr="004C014A">
        <w:rPr>
          <w:rFonts w:ascii="Courier" w:hAnsi="Courier"/>
        </w:rPr>
        <w:t>J  _</w:t>
      </w:r>
      <w:proofErr w:type="gramEnd"/>
      <w:r w:rsidRPr="004C014A">
        <w:rPr>
          <w:rFonts w:ascii="Courier" w:hAnsi="Courier"/>
        </w:rPr>
        <w:t>______</w:t>
      </w:r>
    </w:p>
    <w:p w14:paraId="581CDFE7" w14:textId="77777777" w:rsidR="005130CA" w:rsidRPr="005130CA" w:rsidRDefault="005130CA" w:rsidP="004C014A">
      <w:pPr>
        <w:ind w:left="360" w:firstLine="1160"/>
        <w:rPr>
          <w:rFonts w:ascii="Courier" w:hAnsi="Courier"/>
        </w:rPr>
      </w:pPr>
    </w:p>
    <w:p w14:paraId="66C689D1"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19I to hole 20</w:t>
      </w:r>
      <w:proofErr w:type="gramStart"/>
      <w:r w:rsidRPr="004C014A">
        <w:rPr>
          <w:rFonts w:ascii="Courier" w:hAnsi="Courier"/>
        </w:rPr>
        <w:t>I  _</w:t>
      </w:r>
      <w:proofErr w:type="gramEnd"/>
      <w:r w:rsidRPr="004C014A">
        <w:rPr>
          <w:rFonts w:ascii="Courier" w:hAnsi="Courier"/>
        </w:rPr>
        <w:t>______</w:t>
      </w:r>
    </w:p>
    <w:p w14:paraId="69A1FC27" w14:textId="77777777" w:rsidR="005130CA" w:rsidRPr="005130CA" w:rsidRDefault="005130CA" w:rsidP="004C014A">
      <w:pPr>
        <w:ind w:left="360" w:firstLine="1160"/>
        <w:rPr>
          <w:rFonts w:ascii="Courier" w:hAnsi="Courier"/>
        </w:rPr>
      </w:pPr>
    </w:p>
    <w:p w14:paraId="06534D39"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21I to hole 22</w:t>
      </w:r>
      <w:proofErr w:type="gramStart"/>
      <w:r w:rsidRPr="004C014A">
        <w:rPr>
          <w:rFonts w:ascii="Courier" w:hAnsi="Courier"/>
        </w:rPr>
        <w:t>I  _</w:t>
      </w:r>
      <w:proofErr w:type="gramEnd"/>
      <w:r w:rsidRPr="004C014A">
        <w:rPr>
          <w:rFonts w:ascii="Courier" w:hAnsi="Courier"/>
        </w:rPr>
        <w:t>______</w:t>
      </w:r>
    </w:p>
    <w:p w14:paraId="05E242E2" w14:textId="77777777" w:rsidR="00C83733" w:rsidRDefault="00C83733" w:rsidP="005130CA">
      <w:pPr>
        <w:ind w:left="360"/>
        <w:rPr>
          <w:rFonts w:ascii="Courier" w:hAnsi="Courier"/>
        </w:rPr>
      </w:pPr>
    </w:p>
    <w:p w14:paraId="44C62A25" w14:textId="4C0A7D67" w:rsidR="005130CA" w:rsidRPr="005130CA" w:rsidRDefault="00C83733" w:rsidP="00C83733">
      <w:pPr>
        <w:pStyle w:val="Heading1"/>
      </w:pPr>
      <w:bookmarkStart w:id="605" w:name="_Toc94795588"/>
      <w:bookmarkStart w:id="606" w:name="_Toc94797596"/>
      <w:r>
        <w:t>Step 12: IC sockets</w:t>
      </w:r>
      <w:bookmarkEnd w:id="605"/>
      <w:bookmarkEnd w:id="606"/>
      <w:r>
        <w:br/>
      </w:r>
      <w:r w:rsidR="005130CA" w:rsidRPr="005130CA">
        <w:t xml:space="preserve">        </w:t>
      </w:r>
    </w:p>
    <w:p w14:paraId="014BAE41" w14:textId="77777777" w:rsidR="005130CA" w:rsidRPr="00C83733" w:rsidRDefault="005130CA" w:rsidP="00D912E7">
      <w:pPr>
        <w:pStyle w:val="ListParagraph"/>
        <w:numPr>
          <w:ilvl w:val="0"/>
          <w:numId w:val="51"/>
        </w:numPr>
        <w:rPr>
          <w:rFonts w:ascii="Courier" w:hAnsi="Courier"/>
          <w:b/>
          <w:sz w:val="28"/>
          <w:szCs w:val="28"/>
          <w:u w:val="single"/>
        </w:rPr>
      </w:pPr>
      <w:r w:rsidRPr="00C83733">
        <w:rPr>
          <w:rFonts w:ascii="Courier" w:hAnsi="Courier"/>
          <w:b/>
          <w:sz w:val="28"/>
          <w:szCs w:val="28"/>
          <w:u w:val="single"/>
        </w:rPr>
        <w:t>Solder IC sockets to Perma-Proto (16 joints):</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2A9E150A" w:rsidR="005130CA" w:rsidRPr="004C014A" w:rsidRDefault="005130CA" w:rsidP="00D912E7">
      <w:pPr>
        <w:pStyle w:val="ListParagraph"/>
        <w:numPr>
          <w:ilvl w:val="0"/>
          <w:numId w:val="52"/>
        </w:numPr>
        <w:ind w:left="720"/>
        <w:rPr>
          <w:rFonts w:ascii="Courier" w:hAnsi="Courier"/>
        </w:rPr>
      </w:pPr>
      <w:r w:rsidRPr="004C014A">
        <w:rPr>
          <w:rFonts w:ascii="Courier" w:hAnsi="Courier"/>
        </w:rPr>
        <w:t>Insert both 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77777777" w:rsidR="005130CA" w:rsidRPr="004C014A" w:rsidRDefault="005130CA" w:rsidP="00D912E7">
      <w:pPr>
        <w:pStyle w:val="ListParagraph"/>
        <w:numPr>
          <w:ilvl w:val="0"/>
          <w:numId w:val="52"/>
        </w:numPr>
        <w:ind w:left="720"/>
        <w:rPr>
          <w:rFonts w:ascii="Courier" w:hAnsi="Courier"/>
        </w:rPr>
      </w:pPr>
      <w:r w:rsidRPr="004C014A">
        <w:rPr>
          <w:rFonts w:ascii="Courier" w:hAnsi="Courier"/>
        </w:rPr>
        <w:t>Make sure notch is on the left end</w:t>
      </w:r>
    </w:p>
    <w:p w14:paraId="4F7009F9" w14:textId="77777777" w:rsidR="005130CA" w:rsidRPr="005130CA" w:rsidRDefault="005130CA" w:rsidP="004C014A">
      <w:pPr>
        <w:ind w:firstLine="720"/>
        <w:rPr>
          <w:rFonts w:ascii="Courier" w:hAnsi="Courier"/>
        </w:rPr>
      </w:pPr>
    </w:p>
    <w:p w14:paraId="183B6F73" w14:textId="77777777" w:rsidR="005130CA" w:rsidRPr="004C014A" w:rsidRDefault="005130CA" w:rsidP="00D912E7">
      <w:pPr>
        <w:pStyle w:val="ListParagraph"/>
        <w:numPr>
          <w:ilvl w:val="0"/>
          <w:numId w:val="52"/>
        </w:numPr>
        <w:ind w:left="720"/>
        <w:rPr>
          <w:rFonts w:ascii="Courier" w:hAnsi="Courier"/>
        </w:rPr>
      </w:pPr>
      <w:r w:rsidRPr="004C014A">
        <w:rPr>
          <w:rFonts w:ascii="Courier" w:hAnsi="Courier"/>
        </w:rPr>
        <w:t>TLV2462 (left) socket:</w:t>
      </w:r>
    </w:p>
    <w:p w14:paraId="3B2F4806" w14:textId="77777777" w:rsidR="005130CA" w:rsidRPr="005130CA" w:rsidRDefault="005130CA" w:rsidP="005130CA">
      <w:pPr>
        <w:ind w:left="360"/>
        <w:rPr>
          <w:rFonts w:ascii="Courier" w:hAnsi="Courier"/>
        </w:rPr>
      </w:pPr>
      <w:r w:rsidRPr="005130CA">
        <w:rPr>
          <w:rFonts w:ascii="Courier" w:hAnsi="Courier"/>
        </w:rPr>
        <w:t xml:space="preserve">     </w:t>
      </w:r>
    </w:p>
    <w:p w14:paraId="1FEADF54" w14:textId="48663CFA" w:rsidR="005130CA" w:rsidRPr="004C014A" w:rsidRDefault="005130CA" w:rsidP="00D912E7">
      <w:pPr>
        <w:pStyle w:val="ListParagraph"/>
        <w:numPr>
          <w:ilvl w:val="0"/>
          <w:numId w:val="53"/>
        </w:numPr>
        <w:rPr>
          <w:rFonts w:ascii="Courier" w:hAnsi="Courier"/>
        </w:rPr>
      </w:pPr>
      <w:r w:rsidRPr="004C014A">
        <w:rPr>
          <w:rFonts w:ascii="Courier" w:hAnsi="Courier"/>
        </w:rPr>
        <w:t>Pin 1: hole 8</w:t>
      </w:r>
      <w:proofErr w:type="gramStart"/>
      <w:r w:rsidRPr="004C014A">
        <w:rPr>
          <w:rFonts w:ascii="Courier" w:hAnsi="Courier"/>
        </w:rPr>
        <w:t>E</w:t>
      </w:r>
      <w:r w:rsidR="00DB1972">
        <w:rPr>
          <w:rFonts w:ascii="Courier" w:hAnsi="Courier"/>
        </w:rPr>
        <w:t xml:space="preserve">  _</w:t>
      </w:r>
      <w:proofErr w:type="gramEnd"/>
      <w:r w:rsidR="00DB1972">
        <w:rPr>
          <w:rFonts w:ascii="Courier" w:hAnsi="Courier"/>
        </w:rPr>
        <w:t>_______</w:t>
      </w:r>
      <w:r w:rsidRPr="004C014A">
        <w:rPr>
          <w:rFonts w:ascii="Courier" w:hAnsi="Courier"/>
        </w:rPr>
        <w:t xml:space="preserve">                 </w:t>
      </w:r>
      <w:r w:rsidR="00DB1972">
        <w:rPr>
          <w:rFonts w:ascii="Courier" w:hAnsi="Courier"/>
        </w:rPr>
        <w:t xml:space="preserve">                        </w:t>
      </w:r>
    </w:p>
    <w:p w14:paraId="1086687E" w14:textId="77777777" w:rsidR="005130CA" w:rsidRPr="005130CA" w:rsidRDefault="005130CA" w:rsidP="004C014A">
      <w:pPr>
        <w:ind w:left="360" w:firstLine="1300"/>
        <w:rPr>
          <w:rFonts w:ascii="Courier" w:hAnsi="Courier"/>
        </w:rPr>
      </w:pPr>
    </w:p>
    <w:p w14:paraId="0F636E7C" w14:textId="0B684ADD" w:rsidR="005130CA" w:rsidRPr="004C014A" w:rsidRDefault="005130CA" w:rsidP="00D912E7">
      <w:pPr>
        <w:pStyle w:val="ListParagraph"/>
        <w:numPr>
          <w:ilvl w:val="0"/>
          <w:numId w:val="53"/>
        </w:numPr>
        <w:rPr>
          <w:rFonts w:ascii="Courier" w:hAnsi="Courier"/>
        </w:rPr>
      </w:pPr>
      <w:r w:rsidRPr="004C014A">
        <w:rPr>
          <w:rFonts w:ascii="Courier" w:hAnsi="Courier"/>
        </w:rPr>
        <w:t>Pin 5: hole 11</w:t>
      </w:r>
      <w:proofErr w:type="gramStart"/>
      <w:r w:rsidRPr="004C014A">
        <w:rPr>
          <w:rFonts w:ascii="Courier" w:hAnsi="Courier"/>
        </w:rPr>
        <w:t>F</w:t>
      </w:r>
      <w:r w:rsidR="00DB1972">
        <w:rPr>
          <w:rFonts w:ascii="Courier" w:hAnsi="Courier"/>
        </w:rPr>
        <w:t xml:space="preserve">  _</w:t>
      </w:r>
      <w:proofErr w:type="gramEnd"/>
      <w:r w:rsidR="00DB1972">
        <w:rPr>
          <w:rFonts w:ascii="Courier" w:hAnsi="Courier"/>
        </w:rPr>
        <w:t>______</w:t>
      </w:r>
      <w:r w:rsidRPr="004C014A">
        <w:rPr>
          <w:rFonts w:ascii="Courier" w:hAnsi="Courier"/>
        </w:rPr>
        <w:t xml:space="preserve">                </w:t>
      </w:r>
      <w:r w:rsidR="00DB1972">
        <w:rPr>
          <w:rFonts w:ascii="Courier" w:hAnsi="Courier"/>
        </w:rPr>
        <w:t xml:space="preserve">                        </w:t>
      </w:r>
    </w:p>
    <w:p w14:paraId="7492542D" w14:textId="77777777" w:rsidR="005130CA" w:rsidRPr="005130CA" w:rsidRDefault="005130CA" w:rsidP="005130CA">
      <w:pPr>
        <w:ind w:left="360"/>
        <w:rPr>
          <w:rFonts w:ascii="Courier" w:hAnsi="Courier"/>
        </w:rPr>
      </w:pPr>
      <w:r w:rsidRPr="005130CA">
        <w:rPr>
          <w:rFonts w:ascii="Courier" w:hAnsi="Courier"/>
        </w:rPr>
        <w:t xml:space="preserve">         </w:t>
      </w:r>
    </w:p>
    <w:p w14:paraId="2CB426FA" w14:textId="77777777" w:rsidR="005130CA" w:rsidRPr="004C014A" w:rsidRDefault="005130CA" w:rsidP="00D912E7">
      <w:pPr>
        <w:pStyle w:val="ListParagraph"/>
        <w:numPr>
          <w:ilvl w:val="0"/>
          <w:numId w:val="54"/>
        </w:numPr>
        <w:rPr>
          <w:rFonts w:ascii="Courier" w:hAnsi="Courier"/>
        </w:rPr>
      </w:pPr>
      <w:r w:rsidRPr="004C014A">
        <w:rPr>
          <w:rFonts w:ascii="Courier" w:hAnsi="Courier"/>
        </w:rPr>
        <w:t>MCP3202 (right) socket:</w:t>
      </w:r>
    </w:p>
    <w:p w14:paraId="16481C90" w14:textId="77777777" w:rsidR="005130CA" w:rsidRPr="005130CA" w:rsidRDefault="005130CA" w:rsidP="005130CA">
      <w:pPr>
        <w:ind w:left="360"/>
        <w:rPr>
          <w:rFonts w:ascii="Courier" w:hAnsi="Courier"/>
        </w:rPr>
      </w:pPr>
      <w:r w:rsidRPr="005130CA">
        <w:rPr>
          <w:rFonts w:ascii="Courier" w:hAnsi="Courier"/>
        </w:rPr>
        <w:t xml:space="preserve">     </w:t>
      </w:r>
    </w:p>
    <w:p w14:paraId="677C8EAF" w14:textId="1BF3250C" w:rsidR="005130CA" w:rsidRPr="004C014A" w:rsidRDefault="005130CA" w:rsidP="00D912E7">
      <w:pPr>
        <w:pStyle w:val="ListParagraph"/>
        <w:numPr>
          <w:ilvl w:val="0"/>
          <w:numId w:val="55"/>
        </w:numPr>
        <w:rPr>
          <w:rFonts w:ascii="Courier" w:hAnsi="Courier"/>
        </w:rPr>
      </w:pPr>
      <w:r w:rsidRPr="004C014A">
        <w:rPr>
          <w:rFonts w:ascii="Courier" w:hAnsi="Courier"/>
        </w:rPr>
        <w:t xml:space="preserve">Pin 1: hole 13E </w:t>
      </w:r>
      <w:r w:rsidR="00DB1972">
        <w:rPr>
          <w:rFonts w:ascii="Courier" w:hAnsi="Courier"/>
        </w:rPr>
        <w:t>________</w:t>
      </w:r>
      <w:r w:rsidRPr="004C014A">
        <w:rPr>
          <w:rFonts w:ascii="Courier" w:hAnsi="Courier"/>
        </w:rPr>
        <w:t xml:space="preserve">               </w:t>
      </w:r>
      <w:r w:rsidR="00DB1972">
        <w:rPr>
          <w:rFonts w:ascii="Courier" w:hAnsi="Courier"/>
        </w:rPr>
        <w:t xml:space="preserve">                        </w:t>
      </w:r>
    </w:p>
    <w:p w14:paraId="307ACFA1" w14:textId="77777777" w:rsidR="005130CA" w:rsidRPr="005130CA" w:rsidRDefault="005130CA" w:rsidP="004C014A">
      <w:pPr>
        <w:ind w:left="360" w:firstLine="1300"/>
        <w:rPr>
          <w:rFonts w:ascii="Courier" w:hAnsi="Courier"/>
        </w:rPr>
      </w:pPr>
    </w:p>
    <w:p w14:paraId="727C1739" w14:textId="299A6457" w:rsidR="005130CA" w:rsidRPr="004C014A" w:rsidRDefault="005130CA" w:rsidP="00D912E7">
      <w:pPr>
        <w:pStyle w:val="ListParagraph"/>
        <w:numPr>
          <w:ilvl w:val="0"/>
          <w:numId w:val="55"/>
        </w:numPr>
        <w:rPr>
          <w:rFonts w:ascii="Courier" w:hAnsi="Courier"/>
        </w:rPr>
      </w:pPr>
      <w:r w:rsidRPr="004C014A">
        <w:rPr>
          <w:rFonts w:ascii="Courier" w:hAnsi="Courier"/>
        </w:rPr>
        <w:t>Pin 5: hole 16F</w:t>
      </w:r>
      <w:r w:rsidR="00DB1972">
        <w:rPr>
          <w:rFonts w:ascii="Courier" w:hAnsi="Courier"/>
        </w:rPr>
        <w:t xml:space="preserve"> ________</w:t>
      </w:r>
      <w:r w:rsidRPr="004C014A">
        <w:rPr>
          <w:rFonts w:ascii="Courier" w:hAnsi="Courier"/>
        </w:rPr>
        <w:t xml:space="preserve">                </w:t>
      </w:r>
      <w:r w:rsidR="00DB1972">
        <w:rPr>
          <w:rFonts w:ascii="Courier" w:hAnsi="Courier"/>
        </w:rPr>
        <w:t xml:space="preserve">                        </w:t>
      </w:r>
    </w:p>
    <w:p w14:paraId="1D93C757" w14:textId="77777777" w:rsidR="005130CA" w:rsidRPr="005130CA" w:rsidRDefault="005130CA" w:rsidP="005130CA">
      <w:pPr>
        <w:ind w:left="360"/>
        <w:rPr>
          <w:rFonts w:ascii="Courier" w:hAnsi="Courier"/>
        </w:rPr>
      </w:pPr>
      <w:r w:rsidRPr="005130CA">
        <w:rPr>
          <w:rFonts w:ascii="Courier" w:hAnsi="Courier"/>
        </w:rPr>
        <w:t xml:space="preserve">         </w:t>
      </w:r>
    </w:p>
    <w:p w14:paraId="49532228" w14:textId="77777777" w:rsidR="005130CA" w:rsidRPr="004C014A" w:rsidRDefault="005130CA" w:rsidP="00D912E7">
      <w:pPr>
        <w:pStyle w:val="ListParagraph"/>
        <w:numPr>
          <w:ilvl w:val="0"/>
          <w:numId w:val="56"/>
        </w:numPr>
        <w:rPr>
          <w:rFonts w:ascii="Courier" w:hAnsi="Courier"/>
        </w:rPr>
      </w:pPr>
      <w:r w:rsidRPr="004C014A">
        <w:rPr>
          <w:rFonts w:ascii="Courier" w:hAnsi="Courier"/>
        </w:rPr>
        <w:t>Flip board upside down and hold with vise or 3rd hand tool and</w:t>
      </w:r>
      <w:r w:rsidR="004C014A" w:rsidRPr="004C014A">
        <w:rPr>
          <w:rFonts w:ascii="Courier" w:hAnsi="Courier"/>
        </w:rPr>
        <w:t xml:space="preserve"> </w:t>
      </w:r>
      <w:r w:rsidRPr="004C014A">
        <w:rPr>
          <w:rFonts w:ascii="Courier" w:hAnsi="Courier"/>
        </w:rPr>
        <w:t>solder all 16 joints                                       ________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D912E7">
      <w:pPr>
        <w:pStyle w:val="ListParagraph"/>
        <w:numPr>
          <w:ilvl w:val="0"/>
          <w:numId w:val="57"/>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Pr="005130CA" w:rsidRDefault="00477D8A" w:rsidP="00477D8A">
      <w:pPr>
        <w:pStyle w:val="ListParagraph"/>
        <w:rPr>
          <w:rFonts w:ascii="Courier" w:hAnsi="Courier"/>
        </w:rPr>
      </w:pPr>
    </w:p>
    <w:p w14:paraId="6F39A6ED" w14:textId="77777777" w:rsidR="005130CA" w:rsidRPr="005130CA" w:rsidRDefault="005130CA" w:rsidP="005130CA">
      <w:pPr>
        <w:ind w:left="360"/>
        <w:rPr>
          <w:rFonts w:ascii="Courier" w:hAnsi="Courier"/>
        </w:rPr>
      </w:pPr>
      <w:r w:rsidRPr="005130CA">
        <w:rPr>
          <w:rFonts w:ascii="Courier" w:hAnsi="Courier"/>
        </w:rPr>
        <w:t xml:space="preserve">     </w:t>
      </w:r>
    </w:p>
    <w:p w14:paraId="11C5BED2" w14:textId="7F67CF80" w:rsidR="005130CA" w:rsidRPr="00C83733" w:rsidRDefault="005130CA" w:rsidP="00D912E7">
      <w:pPr>
        <w:pStyle w:val="ListParagraph"/>
        <w:numPr>
          <w:ilvl w:val="0"/>
          <w:numId w:val="58"/>
        </w:numPr>
        <w:rPr>
          <w:rFonts w:ascii="Courier" w:hAnsi="Courier"/>
          <w:b/>
          <w:sz w:val="28"/>
          <w:szCs w:val="28"/>
          <w:u w:val="single"/>
        </w:rPr>
      </w:pPr>
      <w:r w:rsidRPr="00C83733">
        <w:rPr>
          <w:rFonts w:ascii="Courier" w:hAnsi="Courier"/>
          <w:b/>
          <w:sz w:val="28"/>
          <w:szCs w:val="28"/>
          <w:u w:val="single"/>
        </w:rPr>
        <w:t>Test socket soldering</w:t>
      </w:r>
      <w:r w:rsidR="006554B7" w:rsidRPr="00C83733">
        <w:rPr>
          <w:rFonts w:ascii="Courier" w:hAnsi="Courier"/>
          <w:b/>
          <w:sz w:val="28"/>
          <w:szCs w:val="28"/>
          <w:u w:val="single"/>
        </w:rPr>
        <w:t>:</w:t>
      </w:r>
    </w:p>
    <w:p w14:paraId="6A364758" w14:textId="77777777" w:rsidR="005130CA" w:rsidRPr="005130CA" w:rsidRDefault="005130CA" w:rsidP="004C014A">
      <w:pPr>
        <w:ind w:firstLine="280"/>
        <w:rPr>
          <w:rFonts w:ascii="Courier" w:hAnsi="Courier"/>
        </w:rPr>
      </w:pPr>
    </w:p>
    <w:p w14:paraId="3F5BD8A1" w14:textId="77777777" w:rsidR="005130CA" w:rsidRPr="004C014A" w:rsidRDefault="005130CA" w:rsidP="00D912E7">
      <w:pPr>
        <w:pStyle w:val="ListParagraph"/>
        <w:numPr>
          <w:ilvl w:val="0"/>
          <w:numId w:val="59"/>
        </w:numPr>
        <w:ind w:left="720"/>
        <w:rPr>
          <w:rFonts w:ascii="Courier" w:hAnsi="Courier"/>
        </w:rPr>
      </w:pPr>
      <w:r w:rsidRPr="004C014A">
        <w:rPr>
          <w:rFonts w:ascii="Courier" w:hAnsi="Courier"/>
        </w:rPr>
        <w:t>Test continuity:</w:t>
      </w:r>
    </w:p>
    <w:p w14:paraId="41927447" w14:textId="77777777" w:rsidR="005130CA" w:rsidRPr="005130CA" w:rsidRDefault="005130CA" w:rsidP="005130CA">
      <w:pPr>
        <w:ind w:left="360"/>
        <w:rPr>
          <w:rFonts w:ascii="Courier" w:hAnsi="Courier"/>
        </w:rPr>
      </w:pPr>
      <w:r w:rsidRPr="005130CA">
        <w:rPr>
          <w:rFonts w:ascii="Courier" w:hAnsi="Courier"/>
        </w:rPr>
        <w:t xml:space="preserve">     </w:t>
      </w:r>
    </w:p>
    <w:p w14:paraId="2A838ED4" w14:textId="6D8BBF9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1 (lo</w:t>
      </w:r>
      <w:r w:rsidR="00C625DF">
        <w:rPr>
          <w:rFonts w:ascii="Courier" w:hAnsi="Courier"/>
        </w:rPr>
        <w:t>wer left) to Perma-Proto hole 8C</w:t>
      </w:r>
      <w:r w:rsidRPr="004C014A">
        <w:rPr>
          <w:rFonts w:ascii="Courier" w:hAnsi="Courier"/>
        </w:rPr>
        <w:t xml:space="preserve">    ______</w:t>
      </w:r>
    </w:p>
    <w:p w14:paraId="140B15FD" w14:textId="77777777" w:rsidR="005130CA" w:rsidRPr="005130CA" w:rsidRDefault="005130CA" w:rsidP="004C014A">
      <w:pPr>
        <w:ind w:left="-1080" w:firstLine="1160"/>
        <w:rPr>
          <w:rFonts w:ascii="Courier" w:hAnsi="Courier"/>
        </w:rPr>
      </w:pPr>
    </w:p>
    <w:p w14:paraId="08573C84"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2 to Perma-Proto hole 9C                 ______</w:t>
      </w:r>
    </w:p>
    <w:p w14:paraId="15B950DF" w14:textId="77777777" w:rsidR="005130CA" w:rsidRPr="005130CA" w:rsidRDefault="005130CA" w:rsidP="004C014A">
      <w:pPr>
        <w:ind w:left="-1080" w:firstLine="1160"/>
        <w:rPr>
          <w:rFonts w:ascii="Courier" w:hAnsi="Courier"/>
        </w:rPr>
      </w:pPr>
    </w:p>
    <w:p w14:paraId="01604858"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3 to Perma-Proto hole 10C                ______</w:t>
      </w:r>
    </w:p>
    <w:p w14:paraId="65C3F676" w14:textId="77777777" w:rsidR="005130CA" w:rsidRPr="005130CA" w:rsidRDefault="005130CA" w:rsidP="004C014A">
      <w:pPr>
        <w:ind w:left="-1080" w:firstLine="1160"/>
        <w:rPr>
          <w:rFonts w:ascii="Courier" w:hAnsi="Courier"/>
        </w:rPr>
      </w:pPr>
    </w:p>
    <w:p w14:paraId="29D30A4D" w14:textId="553043A6"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4 to Perm</w:t>
      </w:r>
      <w:r w:rsidR="001918D2">
        <w:rPr>
          <w:rFonts w:ascii="Courier" w:hAnsi="Courier"/>
        </w:rPr>
        <w:t xml:space="preserve">a-Proto ground </w:t>
      </w:r>
      <w:proofErr w:type="gramStart"/>
      <w:r w:rsidR="001918D2">
        <w:rPr>
          <w:rFonts w:ascii="Courier" w:hAnsi="Courier"/>
        </w:rPr>
        <w:t xml:space="preserve">rails  </w:t>
      </w:r>
      <w:r w:rsidRPr="004C014A">
        <w:rPr>
          <w:rFonts w:ascii="Courier" w:hAnsi="Courier"/>
        </w:rPr>
        <w:t>_</w:t>
      </w:r>
      <w:proofErr w:type="gramEnd"/>
      <w:r w:rsidRPr="004C014A">
        <w:rPr>
          <w:rFonts w:ascii="Courier" w:hAnsi="Courier"/>
        </w:rPr>
        <w:t>_____</w:t>
      </w:r>
    </w:p>
    <w:p w14:paraId="203EED76" w14:textId="77777777" w:rsidR="005130CA" w:rsidRPr="005130CA" w:rsidRDefault="005130CA" w:rsidP="004C014A">
      <w:pPr>
        <w:ind w:left="-1080" w:firstLine="1160"/>
        <w:rPr>
          <w:rFonts w:ascii="Courier" w:hAnsi="Courier"/>
        </w:rPr>
      </w:pPr>
    </w:p>
    <w:p w14:paraId="29289844" w14:textId="6E2A21A5" w:rsidR="005130CA" w:rsidRPr="004C014A" w:rsidRDefault="005130CA" w:rsidP="00D912E7">
      <w:pPr>
        <w:pStyle w:val="ListParagraph"/>
        <w:numPr>
          <w:ilvl w:val="0"/>
          <w:numId w:val="60"/>
        </w:numPr>
        <w:rPr>
          <w:rFonts w:ascii="Courier" w:hAnsi="Courier"/>
        </w:rPr>
      </w:pPr>
      <w:r w:rsidRPr="004C014A">
        <w:rPr>
          <w:rFonts w:ascii="Courier" w:hAnsi="Courier"/>
        </w:rPr>
        <w:t>TLV2462 (left) socket hole 5 (uppe</w:t>
      </w:r>
      <w:r w:rsidR="00C625DF">
        <w:rPr>
          <w:rFonts w:ascii="Courier" w:hAnsi="Courier"/>
        </w:rPr>
        <w:t>r right) to Perma-Proto hole 11</w:t>
      </w:r>
      <w:proofErr w:type="gramStart"/>
      <w:r w:rsidR="00C625DF">
        <w:rPr>
          <w:rFonts w:ascii="Courier" w:hAnsi="Courier"/>
        </w:rPr>
        <w:t>J</w:t>
      </w:r>
      <w:r w:rsidRPr="004C014A">
        <w:rPr>
          <w:rFonts w:ascii="Courier" w:hAnsi="Courier"/>
        </w:rPr>
        <w:t xml:space="preserve">  _</w:t>
      </w:r>
      <w:proofErr w:type="gramEnd"/>
      <w:r w:rsidRPr="004C014A">
        <w:rPr>
          <w:rFonts w:ascii="Courier" w:hAnsi="Courier"/>
        </w:rPr>
        <w:t>_____</w:t>
      </w:r>
    </w:p>
    <w:p w14:paraId="15663EB9" w14:textId="77777777" w:rsidR="005130CA" w:rsidRPr="005130CA" w:rsidRDefault="005130CA" w:rsidP="004C014A">
      <w:pPr>
        <w:ind w:left="360" w:firstLine="1160"/>
        <w:rPr>
          <w:rFonts w:ascii="Courier" w:hAnsi="Courier"/>
        </w:rPr>
      </w:pPr>
    </w:p>
    <w:p w14:paraId="0E8106C4" w14:textId="77777777" w:rsidR="005130CA" w:rsidRPr="004C014A" w:rsidRDefault="005130CA" w:rsidP="00D912E7">
      <w:pPr>
        <w:pStyle w:val="ListParagraph"/>
        <w:numPr>
          <w:ilvl w:val="0"/>
          <w:numId w:val="60"/>
        </w:numPr>
        <w:rPr>
          <w:rFonts w:ascii="Courier" w:hAnsi="Courier"/>
        </w:rPr>
      </w:pPr>
      <w:r w:rsidRPr="004C014A">
        <w:rPr>
          <w:rFonts w:ascii="Courier" w:hAnsi="Courier"/>
        </w:rPr>
        <w:t>TLV2462 (left) socket hole 6 to socket hole 7                       ______</w:t>
      </w:r>
    </w:p>
    <w:p w14:paraId="06ED5297" w14:textId="77777777" w:rsidR="005130CA" w:rsidRPr="005130CA" w:rsidRDefault="005130CA" w:rsidP="004C014A">
      <w:pPr>
        <w:ind w:left="-1080" w:firstLine="1160"/>
        <w:rPr>
          <w:rFonts w:ascii="Courier" w:hAnsi="Courier"/>
        </w:rPr>
      </w:pPr>
    </w:p>
    <w:p w14:paraId="598625F9"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7 to Perma-Proto hole 9G                 ______</w:t>
      </w:r>
    </w:p>
    <w:p w14:paraId="0A6BA75D" w14:textId="77777777" w:rsidR="005130CA" w:rsidRPr="005130CA" w:rsidRDefault="005130CA" w:rsidP="004C014A">
      <w:pPr>
        <w:ind w:left="-1080" w:firstLine="1160"/>
        <w:rPr>
          <w:rFonts w:ascii="Courier" w:hAnsi="Courier"/>
        </w:rPr>
      </w:pPr>
    </w:p>
    <w:p w14:paraId="5F004F75" w14:textId="13C13E7A"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8 to Perm</w:t>
      </w:r>
      <w:r w:rsidR="001918D2">
        <w:rPr>
          <w:rFonts w:ascii="Courier" w:hAnsi="Courier"/>
        </w:rPr>
        <w:t xml:space="preserve">a-Proto upper power </w:t>
      </w:r>
      <w:proofErr w:type="gramStart"/>
      <w:r w:rsidR="001918D2">
        <w:rPr>
          <w:rFonts w:ascii="Courier" w:hAnsi="Courier"/>
        </w:rPr>
        <w:t xml:space="preserve">rail  </w:t>
      </w:r>
      <w:r w:rsidRPr="004C014A">
        <w:rPr>
          <w:rFonts w:ascii="Courier" w:hAnsi="Courier"/>
        </w:rPr>
        <w:t>_</w:t>
      </w:r>
      <w:proofErr w:type="gramEnd"/>
      <w:r w:rsidRPr="004C014A">
        <w:rPr>
          <w:rFonts w:ascii="Courier" w:hAnsi="Courier"/>
        </w:rPr>
        <w:t>_____</w:t>
      </w:r>
    </w:p>
    <w:p w14:paraId="29F52FF2" w14:textId="77777777" w:rsidR="005130CA" w:rsidRPr="005130CA" w:rsidRDefault="005130CA" w:rsidP="004C014A">
      <w:pPr>
        <w:ind w:left="-1080" w:firstLine="1160"/>
        <w:rPr>
          <w:rFonts w:ascii="Courier" w:hAnsi="Courier"/>
        </w:rPr>
      </w:pPr>
    </w:p>
    <w:p w14:paraId="3E3D14BB" w14:textId="77777777" w:rsidR="005130CA" w:rsidRPr="004C014A" w:rsidRDefault="005130CA" w:rsidP="00D912E7">
      <w:pPr>
        <w:pStyle w:val="ListParagraph"/>
        <w:numPr>
          <w:ilvl w:val="0"/>
          <w:numId w:val="60"/>
        </w:numPr>
        <w:rPr>
          <w:rFonts w:ascii="Courier" w:hAnsi="Courier"/>
        </w:rPr>
      </w:pPr>
      <w:r w:rsidRPr="004C014A">
        <w:rPr>
          <w:rFonts w:ascii="Courier" w:hAnsi="Courier"/>
        </w:rPr>
        <w:t>MCP3202 (right) socket hole 1 (lower left) to Perma-Proto hole 13</w:t>
      </w:r>
      <w:proofErr w:type="gramStart"/>
      <w:r w:rsidRPr="004C014A">
        <w:rPr>
          <w:rFonts w:ascii="Courier" w:hAnsi="Courier"/>
        </w:rPr>
        <w:t>B  _</w:t>
      </w:r>
      <w:proofErr w:type="gramEnd"/>
      <w:r w:rsidRPr="004C014A">
        <w:rPr>
          <w:rFonts w:ascii="Courier" w:hAnsi="Courier"/>
        </w:rPr>
        <w:t>_____</w:t>
      </w:r>
    </w:p>
    <w:p w14:paraId="48511E27" w14:textId="77777777" w:rsidR="005130CA" w:rsidRPr="005130CA" w:rsidRDefault="005130CA" w:rsidP="004C014A">
      <w:pPr>
        <w:ind w:left="-1080" w:firstLine="1160"/>
        <w:rPr>
          <w:rFonts w:ascii="Courier" w:hAnsi="Courier"/>
        </w:rPr>
      </w:pPr>
    </w:p>
    <w:p w14:paraId="6AFE9E4C" w14:textId="0005AB93"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2 to Perma-Proto hole 14</w:t>
      </w:r>
      <w:proofErr w:type="gramStart"/>
      <w:r w:rsidR="00C625DF">
        <w:rPr>
          <w:rFonts w:ascii="Courier" w:hAnsi="Courier"/>
        </w:rPr>
        <w:t>B</w:t>
      </w:r>
      <w:r w:rsidR="001918D2">
        <w:rPr>
          <w:rFonts w:ascii="Courier" w:hAnsi="Courier"/>
        </w:rPr>
        <w:t xml:space="preserve">  </w:t>
      </w:r>
      <w:r w:rsidRPr="004C014A">
        <w:rPr>
          <w:rFonts w:ascii="Courier" w:hAnsi="Courier"/>
        </w:rPr>
        <w:t>_</w:t>
      </w:r>
      <w:proofErr w:type="gramEnd"/>
      <w:r w:rsidRPr="004C014A">
        <w:rPr>
          <w:rFonts w:ascii="Courier" w:hAnsi="Courier"/>
        </w:rPr>
        <w:t>_____</w:t>
      </w:r>
    </w:p>
    <w:p w14:paraId="450BCB89" w14:textId="77777777" w:rsidR="005130CA" w:rsidRPr="005130CA" w:rsidRDefault="005130CA" w:rsidP="004C014A">
      <w:pPr>
        <w:ind w:left="-1080" w:firstLine="1160"/>
        <w:rPr>
          <w:rFonts w:ascii="Courier" w:hAnsi="Courier"/>
        </w:rPr>
      </w:pPr>
    </w:p>
    <w:p w14:paraId="708C1F68" w14:textId="2E74347B"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w:t>
      </w:r>
      <w:r w:rsidR="001918D2">
        <w:rPr>
          <w:rFonts w:ascii="Courier" w:hAnsi="Courier"/>
        </w:rPr>
        <w:t>ole 3 to Perma-Proto hole 15</w:t>
      </w:r>
      <w:proofErr w:type="gramStart"/>
      <w:r w:rsidR="001918D2">
        <w:rPr>
          <w:rFonts w:ascii="Courier" w:hAnsi="Courier"/>
        </w:rPr>
        <w:t xml:space="preserve">B  </w:t>
      </w:r>
      <w:r w:rsidRPr="004C014A">
        <w:rPr>
          <w:rFonts w:ascii="Courier" w:hAnsi="Courier"/>
        </w:rPr>
        <w:t>_</w:t>
      </w:r>
      <w:proofErr w:type="gramEnd"/>
      <w:r w:rsidRPr="004C014A">
        <w:rPr>
          <w:rFonts w:ascii="Courier" w:hAnsi="Courier"/>
        </w:rPr>
        <w:t>_____</w:t>
      </w:r>
    </w:p>
    <w:p w14:paraId="4A9DD46A" w14:textId="77777777" w:rsidR="005130CA" w:rsidRPr="005130CA" w:rsidRDefault="005130CA" w:rsidP="004C014A">
      <w:pPr>
        <w:ind w:left="-1080" w:firstLine="1160"/>
        <w:rPr>
          <w:rFonts w:ascii="Courier" w:hAnsi="Courier"/>
        </w:rPr>
      </w:pPr>
    </w:p>
    <w:p w14:paraId="23EAB542" w14:textId="261D2CE7"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hole 4 to Per</w:t>
      </w:r>
      <w:r w:rsidR="001918D2">
        <w:rPr>
          <w:rFonts w:ascii="Courier" w:hAnsi="Courier"/>
        </w:rPr>
        <w:t xml:space="preserve">ma-Proto ground </w:t>
      </w:r>
      <w:proofErr w:type="gramStart"/>
      <w:r w:rsidR="001918D2">
        <w:rPr>
          <w:rFonts w:ascii="Courier" w:hAnsi="Courier"/>
        </w:rPr>
        <w:t xml:space="preserve">rails  </w:t>
      </w:r>
      <w:r w:rsidRPr="004C014A">
        <w:rPr>
          <w:rFonts w:ascii="Courier" w:hAnsi="Courier"/>
        </w:rPr>
        <w:t>_</w:t>
      </w:r>
      <w:proofErr w:type="gramEnd"/>
      <w:r w:rsidRPr="004C014A">
        <w:rPr>
          <w:rFonts w:ascii="Courier" w:hAnsi="Courier"/>
        </w:rPr>
        <w:t>_____</w:t>
      </w:r>
    </w:p>
    <w:p w14:paraId="7E387B24" w14:textId="77777777" w:rsidR="005130CA" w:rsidRPr="005130CA" w:rsidRDefault="005130CA" w:rsidP="004C014A">
      <w:pPr>
        <w:ind w:left="-1080" w:firstLine="1160"/>
        <w:rPr>
          <w:rFonts w:ascii="Courier" w:hAnsi="Courier"/>
        </w:rPr>
      </w:pPr>
    </w:p>
    <w:p w14:paraId="57D90FEF" w14:textId="77777777" w:rsidR="005130CA" w:rsidRPr="004C014A" w:rsidRDefault="005130CA" w:rsidP="00D912E7">
      <w:pPr>
        <w:pStyle w:val="ListParagraph"/>
        <w:numPr>
          <w:ilvl w:val="0"/>
          <w:numId w:val="60"/>
        </w:numPr>
        <w:rPr>
          <w:rFonts w:ascii="Courier" w:hAnsi="Courier"/>
        </w:rPr>
      </w:pPr>
      <w:r w:rsidRPr="004C014A">
        <w:rPr>
          <w:rFonts w:ascii="Courier" w:hAnsi="Courier"/>
        </w:rPr>
        <w:t>MCP3202 (right) socket hole 5 (upper right) to Perma-Proto hole 16G ______</w:t>
      </w:r>
    </w:p>
    <w:p w14:paraId="3D452768" w14:textId="77777777" w:rsidR="005130CA" w:rsidRPr="005130CA" w:rsidRDefault="005130CA" w:rsidP="004C014A">
      <w:pPr>
        <w:ind w:left="-1080" w:firstLine="1160"/>
        <w:rPr>
          <w:rFonts w:ascii="Courier" w:hAnsi="Courier"/>
        </w:rPr>
      </w:pPr>
    </w:p>
    <w:p w14:paraId="2105839F" w14:textId="4D9BB782"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6 to Perma-Proto hole 15</w:t>
      </w:r>
      <w:proofErr w:type="gramStart"/>
      <w:r w:rsidR="00C625DF">
        <w:rPr>
          <w:rFonts w:ascii="Courier" w:hAnsi="Courier"/>
        </w:rPr>
        <w:t>J</w:t>
      </w:r>
      <w:r w:rsidR="001918D2">
        <w:rPr>
          <w:rFonts w:ascii="Courier" w:hAnsi="Courier"/>
        </w:rPr>
        <w:t xml:space="preserve">  </w:t>
      </w:r>
      <w:r w:rsidRPr="004C014A">
        <w:rPr>
          <w:rFonts w:ascii="Courier" w:hAnsi="Courier"/>
        </w:rPr>
        <w:t>_</w:t>
      </w:r>
      <w:proofErr w:type="gramEnd"/>
      <w:r w:rsidRPr="004C014A">
        <w:rPr>
          <w:rFonts w:ascii="Courier" w:hAnsi="Courier"/>
        </w:rPr>
        <w:t>_____</w:t>
      </w:r>
    </w:p>
    <w:p w14:paraId="6B971F22" w14:textId="77777777" w:rsidR="005130CA" w:rsidRPr="005130CA" w:rsidRDefault="005130CA" w:rsidP="004C014A">
      <w:pPr>
        <w:ind w:left="-1080" w:firstLine="1160"/>
        <w:rPr>
          <w:rFonts w:ascii="Courier" w:hAnsi="Courier"/>
        </w:rPr>
      </w:pPr>
    </w:p>
    <w:p w14:paraId="1F925A48" w14:textId="2FD598D7"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7 to Perma-Proto hole 14</w:t>
      </w:r>
      <w:proofErr w:type="gramStart"/>
      <w:r w:rsidR="00C625DF">
        <w:rPr>
          <w:rFonts w:ascii="Courier" w:hAnsi="Courier"/>
        </w:rPr>
        <w:t>J</w:t>
      </w:r>
      <w:r w:rsidR="001918D2">
        <w:rPr>
          <w:rFonts w:ascii="Courier" w:hAnsi="Courier"/>
        </w:rPr>
        <w:t xml:space="preserve">  </w:t>
      </w:r>
      <w:r w:rsidRPr="004C014A">
        <w:rPr>
          <w:rFonts w:ascii="Courier" w:hAnsi="Courier"/>
        </w:rPr>
        <w:t>_</w:t>
      </w:r>
      <w:proofErr w:type="gramEnd"/>
      <w:r w:rsidRPr="004C014A">
        <w:rPr>
          <w:rFonts w:ascii="Courier" w:hAnsi="Courier"/>
        </w:rPr>
        <w:t>_____</w:t>
      </w:r>
    </w:p>
    <w:p w14:paraId="4C9E4A9B" w14:textId="77777777" w:rsidR="005130CA" w:rsidRPr="005130CA" w:rsidRDefault="005130CA" w:rsidP="004C014A">
      <w:pPr>
        <w:ind w:left="-1080" w:firstLine="1160"/>
        <w:rPr>
          <w:rFonts w:ascii="Courier" w:hAnsi="Courier"/>
        </w:rPr>
      </w:pPr>
    </w:p>
    <w:p w14:paraId="6FA0FCF7" w14:textId="53B1F2B2"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hole 8 to Per</w:t>
      </w:r>
      <w:r w:rsidR="001918D2">
        <w:rPr>
          <w:rFonts w:ascii="Courier" w:hAnsi="Courier"/>
        </w:rPr>
        <w:t xml:space="preserve">ma-Proto upper power rail </w:t>
      </w:r>
      <w:r w:rsidRPr="004C014A">
        <w:rPr>
          <w:rFonts w:ascii="Courier" w:hAnsi="Courier"/>
        </w:rPr>
        <w:t>______</w:t>
      </w:r>
    </w:p>
    <w:p w14:paraId="0E1575B6" w14:textId="77777777" w:rsidR="005130CA" w:rsidRPr="005130CA" w:rsidRDefault="005130CA" w:rsidP="005130CA">
      <w:pPr>
        <w:ind w:left="360"/>
        <w:rPr>
          <w:rFonts w:ascii="Courier" w:hAnsi="Courier"/>
        </w:rPr>
      </w:pPr>
      <w:r w:rsidRPr="005130CA">
        <w:rPr>
          <w:rFonts w:ascii="Courier" w:hAnsi="Courier"/>
        </w:rPr>
        <w:t xml:space="preserve">        </w:t>
      </w:r>
    </w:p>
    <w:p w14:paraId="685182D5" w14:textId="77777777" w:rsidR="005130CA" w:rsidRPr="004C014A" w:rsidRDefault="005130CA" w:rsidP="00D912E7">
      <w:pPr>
        <w:pStyle w:val="ListParagraph"/>
        <w:numPr>
          <w:ilvl w:val="0"/>
          <w:numId w:val="61"/>
        </w:numPr>
        <w:rPr>
          <w:rFonts w:ascii="Courier" w:hAnsi="Courier"/>
        </w:rPr>
      </w:pPr>
      <w:r w:rsidRPr="004C014A">
        <w:rPr>
          <w:rFonts w:ascii="Courier" w:hAnsi="Courier"/>
        </w:rPr>
        <w:t>Test NON-continuity:</w:t>
      </w:r>
    </w:p>
    <w:p w14:paraId="1A151CAB" w14:textId="77777777" w:rsidR="005130CA" w:rsidRPr="005130CA" w:rsidRDefault="005130CA" w:rsidP="005130CA">
      <w:pPr>
        <w:ind w:left="360"/>
        <w:rPr>
          <w:rFonts w:ascii="Courier" w:hAnsi="Courier"/>
        </w:rPr>
      </w:pPr>
      <w:r w:rsidRPr="005130CA">
        <w:rPr>
          <w:rFonts w:ascii="Courier" w:hAnsi="Courier"/>
        </w:rPr>
        <w:t xml:space="preserve">     </w:t>
      </w:r>
    </w:p>
    <w:p w14:paraId="36F98631"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1 to Perma-Proto ground rails ______</w:t>
      </w:r>
    </w:p>
    <w:p w14:paraId="1D9DD6E0" w14:textId="77777777" w:rsidR="005130CA" w:rsidRPr="005130CA" w:rsidRDefault="005130CA" w:rsidP="004C014A">
      <w:pPr>
        <w:ind w:left="360" w:firstLine="1160"/>
        <w:rPr>
          <w:rFonts w:ascii="Courier" w:hAnsi="Courier"/>
        </w:rPr>
      </w:pPr>
    </w:p>
    <w:p w14:paraId="4B491761"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1 to socket hole 2            ______</w:t>
      </w:r>
    </w:p>
    <w:p w14:paraId="4E12D36E" w14:textId="77777777" w:rsidR="005130CA" w:rsidRPr="005130CA" w:rsidRDefault="005130CA" w:rsidP="004C014A">
      <w:pPr>
        <w:ind w:left="360" w:firstLine="1160"/>
        <w:rPr>
          <w:rFonts w:ascii="Courier" w:hAnsi="Courier"/>
        </w:rPr>
      </w:pPr>
    </w:p>
    <w:p w14:paraId="43461214"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2 to socket hole 3            ______</w:t>
      </w:r>
    </w:p>
    <w:p w14:paraId="7230716A" w14:textId="77777777" w:rsidR="005130CA" w:rsidRPr="005130CA" w:rsidRDefault="005130CA" w:rsidP="004C014A">
      <w:pPr>
        <w:ind w:left="360" w:firstLine="1160"/>
        <w:rPr>
          <w:rFonts w:ascii="Courier" w:hAnsi="Courier"/>
        </w:rPr>
      </w:pPr>
    </w:p>
    <w:p w14:paraId="477BDBC7"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3 to socket hole 4            ______</w:t>
      </w:r>
    </w:p>
    <w:p w14:paraId="75AB4D43" w14:textId="77777777" w:rsidR="005130CA" w:rsidRPr="005130CA" w:rsidRDefault="005130CA" w:rsidP="004C014A">
      <w:pPr>
        <w:ind w:left="360" w:firstLine="1160"/>
        <w:rPr>
          <w:rFonts w:ascii="Courier" w:hAnsi="Courier"/>
        </w:rPr>
      </w:pPr>
    </w:p>
    <w:p w14:paraId="47BFF9BA"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5 to Perma-Proto ground rails ______</w:t>
      </w:r>
    </w:p>
    <w:p w14:paraId="2ADC2E1C" w14:textId="77777777" w:rsidR="005130CA" w:rsidRPr="005130CA" w:rsidRDefault="005130CA" w:rsidP="004C014A">
      <w:pPr>
        <w:ind w:left="360" w:firstLine="1160"/>
        <w:rPr>
          <w:rFonts w:ascii="Courier" w:hAnsi="Courier"/>
        </w:rPr>
      </w:pPr>
    </w:p>
    <w:p w14:paraId="5BE1C455"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5 to socket hole 6            ______</w:t>
      </w:r>
    </w:p>
    <w:p w14:paraId="7F35DAC0" w14:textId="77777777" w:rsidR="005130CA" w:rsidRPr="005130CA" w:rsidRDefault="005130CA" w:rsidP="004C014A">
      <w:pPr>
        <w:ind w:left="360" w:firstLine="1160"/>
        <w:rPr>
          <w:rFonts w:ascii="Courier" w:hAnsi="Courier"/>
        </w:rPr>
      </w:pPr>
    </w:p>
    <w:p w14:paraId="5015EAD7" w14:textId="77777777" w:rsidR="005130CA" w:rsidRPr="004C014A" w:rsidRDefault="005130CA" w:rsidP="00D912E7">
      <w:pPr>
        <w:pStyle w:val="ListParagraph"/>
        <w:numPr>
          <w:ilvl w:val="0"/>
          <w:numId w:val="62"/>
        </w:numPr>
        <w:rPr>
          <w:rFonts w:ascii="Courier" w:hAnsi="Courier"/>
        </w:rPr>
      </w:pPr>
      <w:r w:rsidRPr="004C014A">
        <w:rPr>
          <w:rFonts w:ascii="Courier" w:hAnsi="Courier"/>
        </w:rPr>
        <w:lastRenderedPageBreak/>
        <w:t>TLV2462 socket hole 7 to socket hole 8            ______</w:t>
      </w:r>
    </w:p>
    <w:p w14:paraId="73DF13F1" w14:textId="77777777" w:rsidR="005130CA" w:rsidRPr="005130CA" w:rsidRDefault="005130CA" w:rsidP="004C014A">
      <w:pPr>
        <w:ind w:left="360" w:firstLine="1160"/>
        <w:rPr>
          <w:rFonts w:ascii="Courier" w:hAnsi="Courier"/>
        </w:rPr>
      </w:pPr>
    </w:p>
    <w:p w14:paraId="500CFC96"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8 to Perma-Proto ground rails ______</w:t>
      </w:r>
    </w:p>
    <w:p w14:paraId="1D42E009" w14:textId="77777777" w:rsidR="005130CA" w:rsidRPr="005130CA" w:rsidRDefault="005130CA" w:rsidP="004C014A">
      <w:pPr>
        <w:ind w:left="360" w:firstLine="1160"/>
        <w:rPr>
          <w:rFonts w:ascii="Courier" w:hAnsi="Courier"/>
        </w:rPr>
      </w:pPr>
    </w:p>
    <w:p w14:paraId="29996F12"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1 to Perma-Proto ground rails ______</w:t>
      </w:r>
    </w:p>
    <w:p w14:paraId="7E46C90C" w14:textId="77777777" w:rsidR="005130CA" w:rsidRPr="005130CA" w:rsidRDefault="005130CA" w:rsidP="004C014A">
      <w:pPr>
        <w:ind w:left="360" w:firstLine="1160"/>
        <w:rPr>
          <w:rFonts w:ascii="Courier" w:hAnsi="Courier"/>
        </w:rPr>
      </w:pPr>
    </w:p>
    <w:p w14:paraId="7C9BC472"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1 to socket hole 2            ______</w:t>
      </w:r>
    </w:p>
    <w:p w14:paraId="7ECC499D" w14:textId="77777777" w:rsidR="005130CA" w:rsidRPr="005130CA" w:rsidRDefault="005130CA" w:rsidP="004C014A">
      <w:pPr>
        <w:ind w:left="360" w:firstLine="1160"/>
        <w:rPr>
          <w:rFonts w:ascii="Courier" w:hAnsi="Courier"/>
        </w:rPr>
      </w:pPr>
    </w:p>
    <w:p w14:paraId="7E310424"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2 to socket hole 3            ______</w:t>
      </w:r>
    </w:p>
    <w:p w14:paraId="3978DFE0" w14:textId="77777777" w:rsidR="005130CA" w:rsidRPr="005130CA" w:rsidRDefault="005130CA" w:rsidP="004C014A">
      <w:pPr>
        <w:ind w:left="360" w:firstLine="1160"/>
        <w:rPr>
          <w:rFonts w:ascii="Courier" w:hAnsi="Courier"/>
        </w:rPr>
      </w:pPr>
    </w:p>
    <w:p w14:paraId="6D31658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3 to socket hole 4            ______</w:t>
      </w:r>
    </w:p>
    <w:p w14:paraId="1B1094A8" w14:textId="77777777" w:rsidR="005130CA" w:rsidRPr="005130CA" w:rsidRDefault="005130CA" w:rsidP="004C014A">
      <w:pPr>
        <w:ind w:left="360" w:firstLine="1160"/>
        <w:rPr>
          <w:rFonts w:ascii="Courier" w:hAnsi="Courier"/>
        </w:rPr>
      </w:pPr>
    </w:p>
    <w:p w14:paraId="6623B5E3"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4 to Perma-Proto hole 17D     ______</w:t>
      </w:r>
    </w:p>
    <w:p w14:paraId="0305C2E6" w14:textId="77777777" w:rsidR="005130CA" w:rsidRPr="005130CA" w:rsidRDefault="005130CA" w:rsidP="004C014A">
      <w:pPr>
        <w:ind w:left="360" w:firstLine="1160"/>
        <w:rPr>
          <w:rFonts w:ascii="Courier" w:hAnsi="Courier"/>
        </w:rPr>
      </w:pPr>
    </w:p>
    <w:p w14:paraId="0F12A79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5 to Perma-Proto hole 17J     ______</w:t>
      </w:r>
    </w:p>
    <w:p w14:paraId="59B3B12F" w14:textId="77777777" w:rsidR="005130CA" w:rsidRPr="005130CA" w:rsidRDefault="005130CA" w:rsidP="004C014A">
      <w:pPr>
        <w:ind w:left="360" w:firstLine="1160"/>
        <w:rPr>
          <w:rFonts w:ascii="Courier" w:hAnsi="Courier"/>
        </w:rPr>
      </w:pPr>
    </w:p>
    <w:p w14:paraId="5DA12F70"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5 to socket hole 6            ______</w:t>
      </w:r>
    </w:p>
    <w:p w14:paraId="0BA5D3F3" w14:textId="77777777" w:rsidR="005130CA" w:rsidRPr="005130CA" w:rsidRDefault="005130CA" w:rsidP="004C014A">
      <w:pPr>
        <w:ind w:left="360" w:firstLine="1160"/>
        <w:rPr>
          <w:rFonts w:ascii="Courier" w:hAnsi="Courier"/>
        </w:rPr>
      </w:pPr>
    </w:p>
    <w:p w14:paraId="73C0D93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6 to socket hole 7            ______</w:t>
      </w:r>
    </w:p>
    <w:p w14:paraId="4859AE7B" w14:textId="77777777" w:rsidR="005130CA" w:rsidRPr="005130CA" w:rsidRDefault="005130CA" w:rsidP="004C014A">
      <w:pPr>
        <w:ind w:left="360" w:firstLine="1160"/>
        <w:rPr>
          <w:rFonts w:ascii="Courier" w:hAnsi="Courier"/>
        </w:rPr>
      </w:pPr>
    </w:p>
    <w:p w14:paraId="338771A3"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7 to socket hole 8            ______</w:t>
      </w:r>
    </w:p>
    <w:p w14:paraId="6E1F4298" w14:textId="77777777" w:rsidR="005130CA" w:rsidRPr="005130CA" w:rsidRDefault="005130CA" w:rsidP="004C014A">
      <w:pPr>
        <w:ind w:left="360" w:firstLine="1160"/>
        <w:rPr>
          <w:rFonts w:ascii="Courier" w:hAnsi="Courier"/>
        </w:rPr>
      </w:pPr>
    </w:p>
    <w:p w14:paraId="404AACE4"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8 to Perma-Proto ground rails ______</w:t>
      </w:r>
    </w:p>
    <w:p w14:paraId="5D76171D" w14:textId="77777777" w:rsidR="00C83733" w:rsidRDefault="00C83733" w:rsidP="005130CA">
      <w:pPr>
        <w:ind w:left="360"/>
        <w:rPr>
          <w:rFonts w:ascii="Courier" w:hAnsi="Courier"/>
        </w:rPr>
      </w:pPr>
    </w:p>
    <w:p w14:paraId="0BD7816C" w14:textId="36E3F446" w:rsidR="005130CA" w:rsidRPr="005130CA" w:rsidRDefault="00C83733" w:rsidP="00C83733">
      <w:pPr>
        <w:pStyle w:val="Heading1"/>
      </w:pPr>
      <w:bookmarkStart w:id="607" w:name="_Toc94795589"/>
      <w:bookmarkStart w:id="608" w:name="_Toc94797597"/>
      <w:r>
        <w:t>Step 13: Filter capacitors</w:t>
      </w:r>
      <w:bookmarkEnd w:id="607"/>
      <w:bookmarkEnd w:id="608"/>
      <w:r>
        <w:br/>
      </w:r>
      <w:r w:rsidR="005130CA" w:rsidRPr="005130CA">
        <w:t xml:space="preserve">        </w:t>
      </w:r>
    </w:p>
    <w:p w14:paraId="658CB07F" w14:textId="4C9067C5" w:rsidR="005130CA" w:rsidRPr="00C83733" w:rsidRDefault="005130CA" w:rsidP="00D912E7">
      <w:pPr>
        <w:pStyle w:val="ListParagraph"/>
        <w:numPr>
          <w:ilvl w:val="0"/>
          <w:numId w:val="63"/>
        </w:numPr>
        <w:rPr>
          <w:rFonts w:ascii="Courier" w:hAnsi="Courier"/>
          <w:b/>
          <w:sz w:val="28"/>
          <w:szCs w:val="28"/>
          <w:u w:val="single"/>
        </w:rPr>
      </w:pPr>
      <w:r w:rsidRPr="00C83733">
        <w:rPr>
          <w:rFonts w:ascii="Courier" w:hAnsi="Courier"/>
          <w:b/>
          <w:sz w:val="28"/>
          <w:szCs w:val="28"/>
          <w:u w:val="single"/>
        </w:rPr>
        <w:t>Solder 0.1uF capacitors to Perma-Proto (4 joints):</w:t>
      </w:r>
      <w:r w:rsidR="006554B7" w:rsidRPr="00C83733">
        <w:rPr>
          <w:rFonts w:ascii="Courier" w:hAnsi="Courier"/>
          <w:b/>
          <w:sz w:val="28"/>
          <w:szCs w:val="28"/>
          <w:u w:val="single"/>
        </w:rPr>
        <w:br/>
      </w:r>
    </w:p>
    <w:p w14:paraId="615BF50A" w14:textId="77777777" w:rsidR="005130CA" w:rsidRPr="004C014A" w:rsidRDefault="005130CA" w:rsidP="00D912E7">
      <w:pPr>
        <w:pStyle w:val="ListParagraph"/>
        <w:numPr>
          <w:ilvl w:val="0"/>
          <w:numId w:val="64"/>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77777777" w:rsidR="005130CA" w:rsidRPr="004C014A" w:rsidRDefault="005130CA" w:rsidP="00D912E7">
      <w:pPr>
        <w:pStyle w:val="ListParagraph"/>
        <w:numPr>
          <w:ilvl w:val="3"/>
          <w:numId w:val="65"/>
        </w:numPr>
        <w:ind w:left="1080"/>
        <w:rPr>
          <w:rFonts w:ascii="Courier" w:hAnsi="Courier"/>
        </w:rPr>
      </w:pPr>
      <w:r w:rsidRPr="004C014A">
        <w:rPr>
          <w:rFonts w:ascii="Courier" w:hAnsi="Courier"/>
        </w:rPr>
        <w:lastRenderedPageBreak/>
        <w:t xml:space="preserve">C3:  7G </w:t>
      </w:r>
      <w:proofErr w:type="gramStart"/>
      <w:r w:rsidRPr="004C014A">
        <w:rPr>
          <w:rFonts w:ascii="Courier" w:hAnsi="Courier"/>
        </w:rPr>
        <w:t>-  8</w:t>
      </w:r>
      <w:proofErr w:type="gramEnd"/>
      <w:r w:rsidRPr="004C014A">
        <w:rPr>
          <w:rFonts w:ascii="Courier" w:hAnsi="Courier"/>
        </w:rPr>
        <w:t>G  ________</w:t>
      </w:r>
    </w:p>
    <w:p w14:paraId="49944461" w14:textId="77777777" w:rsidR="005130CA" w:rsidRPr="005130CA" w:rsidRDefault="005130CA" w:rsidP="004C014A">
      <w:pPr>
        <w:ind w:left="-1800" w:firstLine="2300"/>
        <w:rPr>
          <w:rFonts w:ascii="Courier" w:hAnsi="Courier"/>
        </w:rPr>
      </w:pPr>
    </w:p>
    <w:p w14:paraId="58100A7D" w14:textId="77777777" w:rsidR="005130CA" w:rsidRDefault="005130CA" w:rsidP="00D912E7">
      <w:pPr>
        <w:pStyle w:val="ListParagraph"/>
        <w:numPr>
          <w:ilvl w:val="3"/>
          <w:numId w:val="65"/>
        </w:numPr>
        <w:ind w:left="1080"/>
        <w:rPr>
          <w:rFonts w:ascii="Courier" w:hAnsi="Courier"/>
        </w:rPr>
      </w:pPr>
      <w:r w:rsidRPr="004C014A">
        <w:rPr>
          <w:rFonts w:ascii="Courier" w:hAnsi="Courier"/>
        </w:rPr>
        <w:t>C6: 12G - 13</w:t>
      </w:r>
      <w:proofErr w:type="gramStart"/>
      <w:r w:rsidRPr="004C014A">
        <w:rPr>
          <w:rFonts w:ascii="Courier" w:hAnsi="Courier"/>
        </w:rPr>
        <w:t>G  _</w:t>
      </w:r>
      <w:proofErr w:type="gramEnd"/>
      <w:r w:rsidRPr="004C014A">
        <w:rPr>
          <w:rFonts w:ascii="Courier" w:hAnsi="Courier"/>
        </w:rPr>
        <w:t>_______</w:t>
      </w:r>
    </w:p>
    <w:p w14:paraId="7E03D951" w14:textId="77777777" w:rsidR="00395E4A" w:rsidRPr="00395E4A" w:rsidRDefault="00395E4A" w:rsidP="00395E4A">
      <w:pPr>
        <w:rPr>
          <w:rFonts w:ascii="Courier" w:hAnsi="Courier"/>
        </w:rPr>
      </w:pPr>
    </w:p>
    <w:p w14:paraId="715D2827" w14:textId="77777777" w:rsidR="00395E4A" w:rsidRPr="00647BCC" w:rsidRDefault="00395E4A" w:rsidP="00B421DA">
      <w:pPr>
        <w:pStyle w:val="ListParagraph"/>
        <w:numPr>
          <w:ilvl w:val="0"/>
          <w:numId w:val="158"/>
        </w:numPr>
        <w:rPr>
          <w:rFonts w:ascii="Courier" w:hAnsi="Courier"/>
        </w:rPr>
      </w:pPr>
      <w:r w:rsidRPr="00647BCC">
        <w:rPr>
          <w:rFonts w:ascii="Courier" w:hAnsi="Courier"/>
        </w:rPr>
        <w:t>Flip board upside down and hold with vise or 3rd hand tool and solder both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B421DA">
      <w:pPr>
        <w:pStyle w:val="ListParagraph"/>
        <w:numPr>
          <w:ilvl w:val="0"/>
          <w:numId w:val="159"/>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B421DA">
      <w:pPr>
        <w:pStyle w:val="ListParagraph"/>
        <w:numPr>
          <w:ilvl w:val="0"/>
          <w:numId w:val="159"/>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77777777" w:rsidR="005130CA" w:rsidRPr="00C83733" w:rsidRDefault="005130CA" w:rsidP="00D912E7">
      <w:pPr>
        <w:pStyle w:val="ListParagraph"/>
        <w:numPr>
          <w:ilvl w:val="0"/>
          <w:numId w:val="66"/>
        </w:numPr>
        <w:rPr>
          <w:rFonts w:ascii="Courier" w:hAnsi="Courier"/>
          <w:b/>
          <w:sz w:val="28"/>
          <w:szCs w:val="28"/>
          <w:u w:val="single"/>
        </w:rPr>
      </w:pPr>
      <w:r w:rsidRPr="00C83733">
        <w:rPr>
          <w:rFonts w:ascii="Courier" w:hAnsi="Courier"/>
          <w:b/>
          <w:sz w:val="28"/>
          <w:szCs w:val="28"/>
          <w:u w:val="single"/>
        </w:rPr>
        <w:t>Solder 2.2nF capacitors to Perma-Proto (4 joints):</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D912E7">
      <w:pPr>
        <w:pStyle w:val="ListParagraph"/>
        <w:numPr>
          <w:ilvl w:val="0"/>
          <w:numId w:val="67"/>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77777777" w:rsidR="005130CA" w:rsidRPr="004C014A" w:rsidRDefault="005130CA" w:rsidP="00D912E7">
      <w:pPr>
        <w:pStyle w:val="ListParagraph"/>
        <w:numPr>
          <w:ilvl w:val="3"/>
          <w:numId w:val="68"/>
        </w:numPr>
        <w:ind w:left="1080"/>
        <w:rPr>
          <w:rFonts w:ascii="Courier" w:hAnsi="Courier"/>
        </w:rPr>
      </w:pPr>
      <w:r w:rsidRPr="004C014A">
        <w:rPr>
          <w:rFonts w:ascii="Courier" w:hAnsi="Courier"/>
        </w:rPr>
        <w:t>C4: 10C - 11</w:t>
      </w:r>
      <w:proofErr w:type="gramStart"/>
      <w:r w:rsidRPr="004C014A">
        <w:rPr>
          <w:rFonts w:ascii="Courier" w:hAnsi="Courier"/>
        </w:rPr>
        <w:t>C  _</w:t>
      </w:r>
      <w:proofErr w:type="gramEnd"/>
      <w:r w:rsidRPr="004C014A">
        <w:rPr>
          <w:rFonts w:ascii="Courier" w:hAnsi="Courier"/>
        </w:rPr>
        <w:t>_______</w:t>
      </w:r>
    </w:p>
    <w:p w14:paraId="72AC70EC" w14:textId="77777777" w:rsidR="005130CA" w:rsidRPr="005130CA" w:rsidRDefault="005130CA" w:rsidP="004C014A">
      <w:pPr>
        <w:ind w:left="-1800" w:firstLine="2300"/>
        <w:rPr>
          <w:rFonts w:ascii="Courier" w:hAnsi="Courier"/>
        </w:rPr>
      </w:pPr>
    </w:p>
    <w:p w14:paraId="5C74F59F" w14:textId="4F9A301F" w:rsidR="005130CA" w:rsidRDefault="00395E4A" w:rsidP="00D912E7">
      <w:pPr>
        <w:pStyle w:val="ListParagraph"/>
        <w:numPr>
          <w:ilvl w:val="3"/>
          <w:numId w:val="68"/>
        </w:numPr>
        <w:ind w:left="1080"/>
        <w:rPr>
          <w:rFonts w:ascii="Courier" w:hAnsi="Courier"/>
        </w:rPr>
      </w:pPr>
      <w:r>
        <w:rPr>
          <w:rFonts w:ascii="Courier" w:hAnsi="Courier"/>
        </w:rPr>
        <w:t>C5: 11I – 12</w:t>
      </w:r>
      <w:proofErr w:type="gramStart"/>
      <w:r>
        <w:rPr>
          <w:rFonts w:ascii="Courier" w:hAnsi="Courier"/>
        </w:rPr>
        <w:t>I</w:t>
      </w:r>
      <w:r w:rsidR="005130CA" w:rsidRPr="004C014A">
        <w:rPr>
          <w:rFonts w:ascii="Courier" w:hAnsi="Courier"/>
        </w:rPr>
        <w:t xml:space="preserve">  _</w:t>
      </w:r>
      <w:proofErr w:type="gramEnd"/>
      <w:r w:rsidR="005130CA" w:rsidRPr="004C014A">
        <w:rPr>
          <w:rFonts w:ascii="Courier" w:hAnsi="Courier"/>
        </w:rPr>
        <w:t>_______</w:t>
      </w:r>
    </w:p>
    <w:p w14:paraId="004EB053" w14:textId="77777777" w:rsidR="00395E4A" w:rsidRPr="00395E4A" w:rsidRDefault="00395E4A" w:rsidP="00395E4A">
      <w:pPr>
        <w:rPr>
          <w:rFonts w:ascii="Courier" w:hAnsi="Courier"/>
        </w:rPr>
      </w:pPr>
    </w:p>
    <w:p w14:paraId="5214E0C2" w14:textId="77777777" w:rsidR="00395E4A" w:rsidRPr="00647BCC" w:rsidRDefault="00395E4A" w:rsidP="00B421DA">
      <w:pPr>
        <w:pStyle w:val="ListParagraph"/>
        <w:numPr>
          <w:ilvl w:val="0"/>
          <w:numId w:val="158"/>
        </w:numPr>
        <w:rPr>
          <w:rFonts w:ascii="Courier" w:hAnsi="Courier"/>
        </w:rPr>
      </w:pPr>
      <w:r w:rsidRPr="00647BCC">
        <w:rPr>
          <w:rFonts w:ascii="Courier" w:hAnsi="Courier"/>
        </w:rPr>
        <w:t>Flip board upside down and hold with vise or 3rd hand tool and solder both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B421DA">
      <w:pPr>
        <w:pStyle w:val="ListParagraph"/>
        <w:numPr>
          <w:ilvl w:val="0"/>
          <w:numId w:val="159"/>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B421DA">
      <w:pPr>
        <w:pStyle w:val="ListParagraph"/>
        <w:numPr>
          <w:ilvl w:val="0"/>
          <w:numId w:val="16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4891B8B3" w14:textId="77777777" w:rsidR="005130CA" w:rsidRPr="00C83733" w:rsidRDefault="005130CA" w:rsidP="00D912E7">
      <w:pPr>
        <w:pStyle w:val="ListParagraph"/>
        <w:numPr>
          <w:ilvl w:val="0"/>
          <w:numId w:val="69"/>
        </w:numPr>
        <w:rPr>
          <w:rFonts w:ascii="Courier" w:hAnsi="Courier"/>
          <w:b/>
          <w:sz w:val="28"/>
          <w:szCs w:val="28"/>
          <w:u w:val="single"/>
        </w:rPr>
      </w:pPr>
      <w:r w:rsidRPr="00C83733">
        <w:rPr>
          <w:rFonts w:ascii="Courier" w:hAnsi="Courier"/>
          <w:b/>
          <w:sz w:val="28"/>
          <w:szCs w:val="28"/>
          <w:u w:val="single"/>
        </w:rPr>
        <w:t>Test capacitor soldering</w:t>
      </w:r>
    </w:p>
    <w:p w14:paraId="1967901C" w14:textId="77777777" w:rsidR="005130CA" w:rsidRPr="005130CA" w:rsidRDefault="005130CA" w:rsidP="005130CA">
      <w:pPr>
        <w:ind w:left="360"/>
        <w:rPr>
          <w:rFonts w:ascii="Courier" w:hAnsi="Courier"/>
        </w:rPr>
      </w:pPr>
      <w:r w:rsidRPr="005130CA">
        <w:rPr>
          <w:rFonts w:ascii="Courier" w:hAnsi="Courier"/>
        </w:rPr>
        <w:t xml:space="preserve">  </w:t>
      </w:r>
    </w:p>
    <w:p w14:paraId="351036EC" w14:textId="77777777" w:rsidR="005130CA" w:rsidRPr="004C014A" w:rsidRDefault="005130CA" w:rsidP="00D912E7">
      <w:pPr>
        <w:pStyle w:val="ListParagraph"/>
        <w:numPr>
          <w:ilvl w:val="0"/>
          <w:numId w:val="70"/>
        </w:numPr>
        <w:rPr>
          <w:rFonts w:ascii="Courier" w:hAnsi="Courier"/>
        </w:rPr>
      </w:pPr>
      <w:r w:rsidRPr="004C014A">
        <w:rPr>
          <w:rFonts w:ascii="Courier" w:hAnsi="Courier"/>
        </w:rPr>
        <w:t>Test continuity:</w:t>
      </w:r>
    </w:p>
    <w:p w14:paraId="4A17D0C7" w14:textId="77777777" w:rsidR="005130CA" w:rsidRPr="005130CA" w:rsidRDefault="005130CA" w:rsidP="005130CA">
      <w:pPr>
        <w:ind w:left="360"/>
        <w:rPr>
          <w:rFonts w:ascii="Courier" w:hAnsi="Courier"/>
        </w:rPr>
      </w:pPr>
      <w:r w:rsidRPr="005130CA">
        <w:rPr>
          <w:rFonts w:ascii="Courier" w:hAnsi="Courier"/>
        </w:rPr>
        <w:t xml:space="preserve">     </w:t>
      </w:r>
    </w:p>
    <w:p w14:paraId="0EB1425B" w14:textId="77777777" w:rsidR="005130CA" w:rsidRPr="004C014A" w:rsidRDefault="005130CA" w:rsidP="00D912E7">
      <w:pPr>
        <w:pStyle w:val="ListParagraph"/>
        <w:numPr>
          <w:ilvl w:val="0"/>
          <w:numId w:val="71"/>
        </w:numPr>
        <w:rPr>
          <w:rFonts w:ascii="Courier" w:hAnsi="Courier"/>
        </w:rPr>
      </w:pPr>
      <w:r w:rsidRPr="004C014A">
        <w:rPr>
          <w:rFonts w:ascii="Courier" w:hAnsi="Courier"/>
        </w:rPr>
        <w:t>C3 left leg (7G) to Perma-Proto ground rails            _______</w:t>
      </w:r>
    </w:p>
    <w:p w14:paraId="414B4B4A" w14:textId="77777777" w:rsidR="005130CA" w:rsidRPr="005130CA" w:rsidRDefault="005130CA" w:rsidP="004C014A">
      <w:pPr>
        <w:ind w:left="360" w:firstLine="1160"/>
        <w:rPr>
          <w:rFonts w:ascii="Courier" w:hAnsi="Courier"/>
        </w:rPr>
      </w:pPr>
    </w:p>
    <w:p w14:paraId="00943280" w14:textId="77777777" w:rsidR="005130CA" w:rsidRPr="004C014A" w:rsidRDefault="005130CA" w:rsidP="00D912E7">
      <w:pPr>
        <w:pStyle w:val="ListParagraph"/>
        <w:numPr>
          <w:ilvl w:val="2"/>
          <w:numId w:val="71"/>
        </w:numPr>
        <w:ind w:left="1080"/>
        <w:rPr>
          <w:rFonts w:ascii="Courier" w:hAnsi="Courier"/>
        </w:rPr>
      </w:pPr>
      <w:r w:rsidRPr="004C014A">
        <w:rPr>
          <w:rFonts w:ascii="Courier" w:hAnsi="Courier"/>
        </w:rPr>
        <w:t>C3 right leg (8G) to Perma-Proto upper power rail       _______</w:t>
      </w:r>
    </w:p>
    <w:p w14:paraId="5061F918" w14:textId="77777777" w:rsidR="005130CA" w:rsidRPr="005130CA" w:rsidRDefault="005130CA" w:rsidP="00647BCC">
      <w:pPr>
        <w:ind w:firstLine="1160"/>
        <w:rPr>
          <w:rFonts w:ascii="Courier" w:hAnsi="Courier"/>
        </w:rPr>
      </w:pPr>
    </w:p>
    <w:p w14:paraId="599DE815" w14:textId="5D4AAE8F" w:rsidR="005130CA" w:rsidRPr="004C014A" w:rsidRDefault="005130CA" w:rsidP="00D912E7">
      <w:pPr>
        <w:pStyle w:val="ListParagraph"/>
        <w:numPr>
          <w:ilvl w:val="2"/>
          <w:numId w:val="71"/>
        </w:numPr>
        <w:ind w:left="1080"/>
        <w:rPr>
          <w:rFonts w:ascii="Courier" w:hAnsi="Courier"/>
        </w:rPr>
      </w:pPr>
      <w:r w:rsidRPr="004C014A">
        <w:rPr>
          <w:rFonts w:ascii="Courier" w:hAnsi="Courier"/>
        </w:rPr>
        <w:lastRenderedPageBreak/>
        <w:t xml:space="preserve">C6 left leg </w:t>
      </w:r>
      <w:r w:rsidR="00020E53">
        <w:rPr>
          <w:rFonts w:ascii="Courier" w:hAnsi="Courier"/>
        </w:rPr>
        <w:t>(12G) to Perma-Proto ground</w:t>
      </w:r>
      <w:r w:rsidRPr="004C014A">
        <w:rPr>
          <w:rFonts w:ascii="Courier" w:hAnsi="Courier"/>
        </w:rPr>
        <w:t xml:space="preserve"> rail       _______</w:t>
      </w:r>
    </w:p>
    <w:p w14:paraId="19DD552F" w14:textId="77777777" w:rsidR="005130CA" w:rsidRPr="005130CA" w:rsidRDefault="005130CA" w:rsidP="004C014A">
      <w:pPr>
        <w:ind w:left="360" w:firstLine="1160"/>
        <w:rPr>
          <w:rFonts w:ascii="Courier" w:hAnsi="Courier"/>
        </w:rPr>
      </w:pPr>
    </w:p>
    <w:p w14:paraId="5B19A099" w14:textId="44EA95E5" w:rsidR="005130CA" w:rsidRPr="004C014A" w:rsidRDefault="005130CA" w:rsidP="00D912E7">
      <w:pPr>
        <w:pStyle w:val="ListParagraph"/>
        <w:numPr>
          <w:ilvl w:val="0"/>
          <w:numId w:val="71"/>
        </w:numPr>
        <w:rPr>
          <w:rFonts w:ascii="Courier" w:hAnsi="Courier"/>
        </w:rPr>
      </w:pPr>
      <w:r w:rsidRPr="004C014A">
        <w:rPr>
          <w:rFonts w:ascii="Courier" w:hAnsi="Courier"/>
        </w:rPr>
        <w:t xml:space="preserve">C6 right leg (13G) to Perma-Proto </w:t>
      </w:r>
      <w:r w:rsidR="00020E53">
        <w:rPr>
          <w:rFonts w:ascii="Courier" w:hAnsi="Courier"/>
        </w:rPr>
        <w:t>upper power</w:t>
      </w:r>
      <w:r w:rsidRPr="004C014A">
        <w:rPr>
          <w:rFonts w:ascii="Courier" w:hAnsi="Courier"/>
        </w:rPr>
        <w:t xml:space="preserve"> rails          _______</w:t>
      </w:r>
    </w:p>
    <w:p w14:paraId="0132F417" w14:textId="77777777" w:rsidR="005130CA" w:rsidRPr="005130CA" w:rsidRDefault="005130CA" w:rsidP="004C014A">
      <w:pPr>
        <w:ind w:left="360" w:firstLine="1160"/>
        <w:rPr>
          <w:rFonts w:ascii="Courier" w:hAnsi="Courier"/>
        </w:rPr>
      </w:pPr>
    </w:p>
    <w:p w14:paraId="1ACAB60E" w14:textId="77777777" w:rsidR="005130CA" w:rsidRPr="004C014A" w:rsidRDefault="005130CA" w:rsidP="00D912E7">
      <w:pPr>
        <w:pStyle w:val="ListParagraph"/>
        <w:numPr>
          <w:ilvl w:val="0"/>
          <w:numId w:val="71"/>
        </w:numPr>
        <w:rPr>
          <w:rFonts w:ascii="Courier" w:hAnsi="Courier"/>
        </w:rPr>
      </w:pPr>
      <w:r w:rsidRPr="004C014A">
        <w:rPr>
          <w:rFonts w:ascii="Courier" w:hAnsi="Courier"/>
        </w:rPr>
        <w:t xml:space="preserve">C4 left leg (10C) to Perma-Proto TLV2462 socket hole </w:t>
      </w:r>
      <w:proofErr w:type="gramStart"/>
      <w:r w:rsidRPr="004C014A">
        <w:rPr>
          <w:rFonts w:ascii="Courier" w:hAnsi="Courier"/>
        </w:rPr>
        <w:t>3  _</w:t>
      </w:r>
      <w:proofErr w:type="gramEnd"/>
      <w:r w:rsidRPr="004C014A">
        <w:rPr>
          <w:rFonts w:ascii="Courier" w:hAnsi="Courier"/>
        </w:rPr>
        <w:t>______</w:t>
      </w:r>
    </w:p>
    <w:p w14:paraId="6DB6E431" w14:textId="77777777" w:rsidR="005130CA" w:rsidRPr="005130CA" w:rsidRDefault="005130CA" w:rsidP="004C014A">
      <w:pPr>
        <w:ind w:left="360" w:firstLine="1160"/>
        <w:rPr>
          <w:rFonts w:ascii="Courier" w:hAnsi="Courier"/>
        </w:rPr>
      </w:pPr>
    </w:p>
    <w:p w14:paraId="1C5D1E7B" w14:textId="77777777" w:rsidR="005130CA" w:rsidRPr="004C014A" w:rsidRDefault="005130CA" w:rsidP="00D912E7">
      <w:pPr>
        <w:pStyle w:val="ListParagraph"/>
        <w:numPr>
          <w:ilvl w:val="0"/>
          <w:numId w:val="71"/>
        </w:numPr>
        <w:rPr>
          <w:rFonts w:ascii="Courier" w:hAnsi="Courier"/>
        </w:rPr>
      </w:pPr>
      <w:r w:rsidRPr="004C014A">
        <w:rPr>
          <w:rFonts w:ascii="Courier" w:hAnsi="Courier"/>
        </w:rPr>
        <w:t>C4 right leg (11C) to Perma-Proto ground rails          _______</w:t>
      </w:r>
    </w:p>
    <w:p w14:paraId="3B671B7E" w14:textId="77777777" w:rsidR="005130CA" w:rsidRPr="005130CA" w:rsidRDefault="005130CA" w:rsidP="004C014A">
      <w:pPr>
        <w:ind w:left="360" w:firstLine="1160"/>
        <w:rPr>
          <w:rFonts w:ascii="Courier" w:hAnsi="Courier"/>
        </w:rPr>
      </w:pPr>
    </w:p>
    <w:p w14:paraId="7D967D32" w14:textId="7294A2A5" w:rsidR="005130CA" w:rsidRPr="004C014A" w:rsidRDefault="00020E53" w:rsidP="00D912E7">
      <w:pPr>
        <w:pStyle w:val="ListParagraph"/>
        <w:numPr>
          <w:ilvl w:val="0"/>
          <w:numId w:val="71"/>
        </w:numPr>
        <w:rPr>
          <w:rFonts w:ascii="Courier" w:hAnsi="Courier"/>
        </w:rPr>
      </w:pPr>
      <w:r>
        <w:rPr>
          <w:rFonts w:ascii="Courier" w:hAnsi="Courier"/>
        </w:rPr>
        <w:t>C5 left leg (11I</w:t>
      </w:r>
      <w:r w:rsidR="005130CA" w:rsidRPr="004C014A">
        <w:rPr>
          <w:rFonts w:ascii="Courier" w:hAnsi="Courier"/>
        </w:rPr>
        <w:t xml:space="preserve">) to Perma-Proto TLV2462 socket hole </w:t>
      </w:r>
      <w:proofErr w:type="gramStart"/>
      <w:r w:rsidR="005130CA" w:rsidRPr="004C014A">
        <w:rPr>
          <w:rFonts w:ascii="Courier" w:hAnsi="Courier"/>
        </w:rPr>
        <w:t>5  _</w:t>
      </w:r>
      <w:proofErr w:type="gramEnd"/>
      <w:r w:rsidR="005130CA" w:rsidRPr="004C014A">
        <w:rPr>
          <w:rFonts w:ascii="Courier" w:hAnsi="Courier"/>
        </w:rPr>
        <w:t>______</w:t>
      </w:r>
    </w:p>
    <w:p w14:paraId="114DF1DC" w14:textId="77777777" w:rsidR="005130CA" w:rsidRPr="005130CA" w:rsidRDefault="005130CA" w:rsidP="004C014A">
      <w:pPr>
        <w:ind w:left="360" w:firstLine="1160"/>
        <w:rPr>
          <w:rFonts w:ascii="Courier" w:hAnsi="Courier"/>
        </w:rPr>
      </w:pPr>
    </w:p>
    <w:p w14:paraId="764440C9" w14:textId="2006B455" w:rsidR="005130CA" w:rsidRPr="004C014A" w:rsidRDefault="00020E53" w:rsidP="00D912E7">
      <w:pPr>
        <w:pStyle w:val="ListParagraph"/>
        <w:numPr>
          <w:ilvl w:val="0"/>
          <w:numId w:val="71"/>
        </w:numPr>
        <w:rPr>
          <w:rFonts w:ascii="Courier" w:hAnsi="Courier"/>
        </w:rPr>
      </w:pPr>
      <w:r>
        <w:rPr>
          <w:rFonts w:ascii="Courier" w:hAnsi="Courier"/>
        </w:rPr>
        <w:t>C5 right leg (12I</w:t>
      </w:r>
      <w:r w:rsidR="005130CA" w:rsidRPr="004C014A">
        <w:rPr>
          <w:rFonts w:ascii="Courier" w:hAnsi="Courier"/>
        </w:rPr>
        <w:t>) to Perma-Proto ground rails          _______</w:t>
      </w:r>
    </w:p>
    <w:p w14:paraId="3376643E" w14:textId="77777777" w:rsidR="005130CA" w:rsidRPr="005130CA" w:rsidRDefault="005130CA" w:rsidP="005130CA">
      <w:pPr>
        <w:ind w:left="360"/>
        <w:rPr>
          <w:rFonts w:ascii="Courier" w:hAnsi="Courier"/>
        </w:rPr>
      </w:pPr>
      <w:r w:rsidRPr="005130CA">
        <w:rPr>
          <w:rFonts w:ascii="Courier" w:hAnsi="Courier"/>
        </w:rPr>
        <w:t xml:space="preserve">        </w:t>
      </w:r>
    </w:p>
    <w:p w14:paraId="5FF076DD" w14:textId="77777777" w:rsidR="005130CA" w:rsidRPr="00647BCC" w:rsidRDefault="005130CA" w:rsidP="00D912E7">
      <w:pPr>
        <w:pStyle w:val="ListParagraph"/>
        <w:numPr>
          <w:ilvl w:val="0"/>
          <w:numId w:val="72"/>
        </w:numPr>
        <w:rPr>
          <w:rFonts w:ascii="Courier" w:hAnsi="Courier"/>
        </w:rPr>
      </w:pPr>
      <w:r w:rsidRPr="00647BCC">
        <w:rPr>
          <w:rFonts w:ascii="Courier" w:hAnsi="Courier"/>
        </w:rPr>
        <w:t>Test NON-continuity:</w:t>
      </w:r>
    </w:p>
    <w:p w14:paraId="270CDC0C" w14:textId="77777777" w:rsidR="005130CA" w:rsidRPr="005130CA" w:rsidRDefault="005130CA" w:rsidP="005130CA">
      <w:pPr>
        <w:ind w:left="360"/>
        <w:rPr>
          <w:rFonts w:ascii="Courier" w:hAnsi="Courier"/>
        </w:rPr>
      </w:pPr>
      <w:r w:rsidRPr="005130CA">
        <w:rPr>
          <w:rFonts w:ascii="Courier" w:hAnsi="Courier"/>
        </w:rPr>
        <w:t xml:space="preserve">     </w:t>
      </w:r>
    </w:p>
    <w:p w14:paraId="33627115"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left leg (7G) to Perma-Proto hole 6G                 _______</w:t>
      </w:r>
    </w:p>
    <w:p w14:paraId="6298F95C" w14:textId="77777777" w:rsidR="005130CA" w:rsidRPr="005130CA" w:rsidRDefault="005130CA" w:rsidP="00647BCC">
      <w:pPr>
        <w:ind w:left="360" w:firstLine="1160"/>
        <w:rPr>
          <w:rFonts w:ascii="Courier" w:hAnsi="Courier"/>
        </w:rPr>
      </w:pPr>
    </w:p>
    <w:p w14:paraId="21A32A3F"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left leg (7G) to C3 right leg (8</w:t>
      </w:r>
      <w:proofErr w:type="gramStart"/>
      <w:r w:rsidRPr="00647BCC">
        <w:rPr>
          <w:rFonts w:ascii="Courier" w:hAnsi="Courier"/>
        </w:rPr>
        <w:t xml:space="preserve">G)   </w:t>
      </w:r>
      <w:proofErr w:type="gramEnd"/>
      <w:r w:rsidRPr="00647BCC">
        <w:rPr>
          <w:rFonts w:ascii="Courier" w:hAnsi="Courier"/>
        </w:rPr>
        <w:t xml:space="preserve">                _______</w:t>
      </w:r>
    </w:p>
    <w:p w14:paraId="0B9874FA" w14:textId="77777777" w:rsidR="005130CA" w:rsidRPr="005130CA" w:rsidRDefault="005130CA" w:rsidP="00647BCC">
      <w:pPr>
        <w:ind w:left="360" w:firstLine="1160"/>
        <w:rPr>
          <w:rFonts w:ascii="Courier" w:hAnsi="Courier"/>
        </w:rPr>
      </w:pPr>
    </w:p>
    <w:p w14:paraId="72CC563C"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right leg (8G) to Perma-Proto hole 9G                _______</w:t>
      </w:r>
    </w:p>
    <w:p w14:paraId="24153D93" w14:textId="77777777" w:rsidR="005130CA" w:rsidRPr="005130CA" w:rsidRDefault="005130CA" w:rsidP="00647BCC">
      <w:pPr>
        <w:ind w:left="360" w:firstLine="1160"/>
        <w:rPr>
          <w:rFonts w:ascii="Courier" w:hAnsi="Courier"/>
        </w:rPr>
      </w:pPr>
    </w:p>
    <w:p w14:paraId="5DE7FAF4"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left leg (12G) to Perma-Proto hole 11G               _______</w:t>
      </w:r>
    </w:p>
    <w:p w14:paraId="27935894" w14:textId="77777777" w:rsidR="005130CA" w:rsidRPr="005130CA" w:rsidRDefault="005130CA" w:rsidP="00647BCC">
      <w:pPr>
        <w:ind w:left="360" w:firstLine="1160"/>
        <w:rPr>
          <w:rFonts w:ascii="Courier" w:hAnsi="Courier"/>
        </w:rPr>
      </w:pPr>
    </w:p>
    <w:p w14:paraId="5AB9FBD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left leg (12G) to C6 right leg (13</w:t>
      </w:r>
      <w:proofErr w:type="gramStart"/>
      <w:r w:rsidRPr="00647BCC">
        <w:rPr>
          <w:rFonts w:ascii="Courier" w:hAnsi="Courier"/>
        </w:rPr>
        <w:t xml:space="preserve">G)   </w:t>
      </w:r>
      <w:proofErr w:type="gramEnd"/>
      <w:r w:rsidRPr="00647BCC">
        <w:rPr>
          <w:rFonts w:ascii="Courier" w:hAnsi="Courier"/>
        </w:rPr>
        <w:t xml:space="preserve">              _______</w:t>
      </w:r>
    </w:p>
    <w:p w14:paraId="2BFFF573" w14:textId="77777777" w:rsidR="005130CA" w:rsidRPr="005130CA" w:rsidRDefault="005130CA" w:rsidP="00647BCC">
      <w:pPr>
        <w:ind w:left="360" w:firstLine="1160"/>
        <w:rPr>
          <w:rFonts w:ascii="Courier" w:hAnsi="Courier"/>
        </w:rPr>
      </w:pPr>
    </w:p>
    <w:p w14:paraId="1577FE0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right leg (13G) to Perma-Proto hole 14G              _______</w:t>
      </w:r>
    </w:p>
    <w:p w14:paraId="3759A77D" w14:textId="77777777" w:rsidR="005130CA" w:rsidRPr="005130CA" w:rsidRDefault="005130CA" w:rsidP="00647BCC">
      <w:pPr>
        <w:ind w:left="360" w:firstLine="1160"/>
        <w:rPr>
          <w:rFonts w:ascii="Courier" w:hAnsi="Courier"/>
        </w:rPr>
      </w:pPr>
    </w:p>
    <w:p w14:paraId="057B48C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C4 left leg (10C) to Perma-Proto hole 9C                _______</w:t>
      </w:r>
    </w:p>
    <w:p w14:paraId="65A45A2D" w14:textId="77777777" w:rsidR="005130CA" w:rsidRPr="005130CA" w:rsidRDefault="005130CA" w:rsidP="00647BCC">
      <w:pPr>
        <w:ind w:left="360" w:firstLine="1160"/>
        <w:rPr>
          <w:rFonts w:ascii="Courier" w:hAnsi="Courier"/>
        </w:rPr>
      </w:pPr>
    </w:p>
    <w:p w14:paraId="6D2466A8" w14:textId="77777777" w:rsidR="005130CA" w:rsidRPr="00647BCC" w:rsidRDefault="005130CA" w:rsidP="00D912E7">
      <w:pPr>
        <w:pStyle w:val="ListParagraph"/>
        <w:numPr>
          <w:ilvl w:val="0"/>
          <w:numId w:val="73"/>
        </w:numPr>
        <w:rPr>
          <w:rFonts w:ascii="Courier" w:hAnsi="Courier"/>
        </w:rPr>
      </w:pPr>
      <w:r w:rsidRPr="00647BCC">
        <w:rPr>
          <w:rFonts w:ascii="Courier" w:hAnsi="Courier"/>
        </w:rPr>
        <w:t>C4 left leg (10C) to C4 right leg (11C)                 _______</w:t>
      </w:r>
    </w:p>
    <w:p w14:paraId="1CB4FB55" w14:textId="77777777" w:rsidR="005130CA" w:rsidRPr="005130CA" w:rsidRDefault="005130CA" w:rsidP="00020E53">
      <w:pPr>
        <w:rPr>
          <w:rFonts w:ascii="Courier" w:hAnsi="Courier"/>
        </w:rPr>
      </w:pPr>
    </w:p>
    <w:p w14:paraId="661AB3E2" w14:textId="1E841435" w:rsidR="005130CA" w:rsidRPr="00647BCC" w:rsidRDefault="00020E53" w:rsidP="00D912E7">
      <w:pPr>
        <w:pStyle w:val="ListParagraph"/>
        <w:numPr>
          <w:ilvl w:val="0"/>
          <w:numId w:val="73"/>
        </w:numPr>
        <w:rPr>
          <w:rFonts w:ascii="Courier" w:hAnsi="Courier"/>
        </w:rPr>
      </w:pPr>
      <w:r>
        <w:rPr>
          <w:rFonts w:ascii="Courier" w:hAnsi="Courier"/>
        </w:rPr>
        <w:t>C5 left leg (11I</w:t>
      </w:r>
      <w:r w:rsidR="005130CA" w:rsidRPr="00647BCC">
        <w:rPr>
          <w:rFonts w:ascii="Courier" w:hAnsi="Courier"/>
        </w:rPr>
        <w:t>) to Perma-Proto hole 10I               _______</w:t>
      </w:r>
    </w:p>
    <w:p w14:paraId="2973D44C" w14:textId="77777777" w:rsidR="005130CA" w:rsidRPr="005130CA" w:rsidRDefault="005130CA" w:rsidP="00647BCC">
      <w:pPr>
        <w:ind w:left="360" w:firstLine="1160"/>
        <w:rPr>
          <w:rFonts w:ascii="Courier" w:hAnsi="Courier"/>
        </w:rPr>
      </w:pPr>
    </w:p>
    <w:p w14:paraId="5BA4305D" w14:textId="182886FB" w:rsidR="005130CA" w:rsidRPr="00647BCC" w:rsidRDefault="00020E53" w:rsidP="00D912E7">
      <w:pPr>
        <w:pStyle w:val="ListParagraph"/>
        <w:numPr>
          <w:ilvl w:val="0"/>
          <w:numId w:val="73"/>
        </w:numPr>
        <w:rPr>
          <w:rFonts w:ascii="Courier" w:hAnsi="Courier"/>
        </w:rPr>
      </w:pPr>
      <w:r>
        <w:rPr>
          <w:rFonts w:ascii="Courier" w:hAnsi="Courier"/>
        </w:rPr>
        <w:lastRenderedPageBreak/>
        <w:t>C5 left leg (11I) to C5 right leg (12I</w:t>
      </w:r>
      <w:r w:rsidR="005130CA" w:rsidRPr="00647BCC">
        <w:rPr>
          <w:rFonts w:ascii="Courier" w:hAnsi="Courier"/>
        </w:rPr>
        <w:t>)                 _______</w:t>
      </w:r>
    </w:p>
    <w:p w14:paraId="44E047EF" w14:textId="77777777" w:rsidR="005130CA" w:rsidRPr="005130CA" w:rsidRDefault="005130CA" w:rsidP="00647BCC">
      <w:pPr>
        <w:ind w:left="360" w:firstLine="1160"/>
        <w:rPr>
          <w:rFonts w:ascii="Courier" w:hAnsi="Courier"/>
        </w:rPr>
      </w:pPr>
    </w:p>
    <w:p w14:paraId="6B348818" w14:textId="1CF36EE8" w:rsidR="005130CA" w:rsidRPr="00647BCC" w:rsidRDefault="00020E53" w:rsidP="00D912E7">
      <w:pPr>
        <w:pStyle w:val="ListParagraph"/>
        <w:numPr>
          <w:ilvl w:val="0"/>
          <w:numId w:val="73"/>
        </w:numPr>
        <w:rPr>
          <w:rFonts w:ascii="Courier" w:hAnsi="Courier"/>
        </w:rPr>
      </w:pPr>
      <w:r>
        <w:rPr>
          <w:rFonts w:ascii="Courier" w:hAnsi="Courier"/>
        </w:rPr>
        <w:t>C5 right leg (12I</w:t>
      </w:r>
      <w:r w:rsidR="005130CA" w:rsidRPr="00647BCC">
        <w:rPr>
          <w:rFonts w:ascii="Courier" w:hAnsi="Courier"/>
        </w:rPr>
        <w:t>) to Perma-Proto hole 13</w:t>
      </w:r>
      <w:r w:rsidR="00A02B8C">
        <w:rPr>
          <w:rFonts w:ascii="Courier" w:hAnsi="Courier"/>
        </w:rPr>
        <w:t>I</w:t>
      </w:r>
      <w:r w:rsidR="005130CA" w:rsidRPr="00647BCC">
        <w:rPr>
          <w:rFonts w:ascii="Courier" w:hAnsi="Courier"/>
        </w:rPr>
        <w:t xml:space="preserve">              _______</w:t>
      </w:r>
    </w:p>
    <w:p w14:paraId="621EEAEF" w14:textId="77777777" w:rsidR="00C83733" w:rsidRDefault="00C83733" w:rsidP="005130CA">
      <w:pPr>
        <w:ind w:left="360"/>
        <w:rPr>
          <w:rFonts w:ascii="Courier" w:hAnsi="Courier"/>
        </w:rPr>
      </w:pPr>
    </w:p>
    <w:p w14:paraId="5955EC9D" w14:textId="292E9AE3" w:rsidR="005130CA" w:rsidRPr="005130CA" w:rsidRDefault="00C83733" w:rsidP="00C83733">
      <w:pPr>
        <w:pStyle w:val="Heading1"/>
      </w:pPr>
      <w:bookmarkStart w:id="609" w:name="_Toc94795590"/>
      <w:bookmarkStart w:id="610" w:name="_Toc94797598"/>
      <w:r>
        <w:t>Step 14: Two more GREEN wires, one WHITE wire</w:t>
      </w:r>
      <w:bookmarkEnd w:id="609"/>
      <w:bookmarkEnd w:id="610"/>
      <w:r>
        <w:br/>
      </w:r>
      <w:r w:rsidR="005130CA" w:rsidRPr="005130CA">
        <w:t xml:space="preserve">        </w:t>
      </w:r>
    </w:p>
    <w:p w14:paraId="50633274" w14:textId="77777777" w:rsidR="005130CA" w:rsidRPr="00C83733" w:rsidRDefault="005130CA" w:rsidP="00D912E7">
      <w:pPr>
        <w:pStyle w:val="ListParagraph"/>
        <w:numPr>
          <w:ilvl w:val="0"/>
          <w:numId w:val="74"/>
        </w:numPr>
        <w:rPr>
          <w:rFonts w:ascii="Courier" w:hAnsi="Courier"/>
          <w:b/>
          <w:sz w:val="28"/>
          <w:szCs w:val="28"/>
          <w:u w:val="single"/>
        </w:rPr>
      </w:pPr>
      <w:r w:rsidRPr="00C83733">
        <w:rPr>
          <w:rFonts w:ascii="Courier" w:hAnsi="Courier"/>
          <w:b/>
          <w:sz w:val="28"/>
          <w:szCs w:val="28"/>
          <w:u w:val="single"/>
        </w:rPr>
        <w:t>Solder one more GREEN wire to Perma-Proto (2 joints):</w:t>
      </w:r>
    </w:p>
    <w:p w14:paraId="089369CE" w14:textId="77777777" w:rsidR="005130CA" w:rsidRPr="005130CA" w:rsidRDefault="005130CA" w:rsidP="005130CA">
      <w:pPr>
        <w:ind w:left="360"/>
        <w:rPr>
          <w:rFonts w:ascii="Courier" w:hAnsi="Courier"/>
        </w:rPr>
      </w:pPr>
      <w:r w:rsidRPr="005130CA">
        <w:rPr>
          <w:rFonts w:ascii="Courier" w:hAnsi="Courier"/>
        </w:rPr>
        <w:t xml:space="preserve">  </w:t>
      </w:r>
    </w:p>
    <w:p w14:paraId="1A4EB943" w14:textId="174A01F4" w:rsidR="005130CA" w:rsidRPr="00647BCC" w:rsidRDefault="005130CA" w:rsidP="00D912E7">
      <w:pPr>
        <w:pStyle w:val="ListParagraph"/>
        <w:numPr>
          <w:ilvl w:val="0"/>
          <w:numId w:val="75"/>
        </w:numPr>
        <w:rPr>
          <w:rFonts w:ascii="Courier" w:hAnsi="Courier"/>
        </w:rPr>
      </w:pPr>
      <w:r w:rsidRPr="00647BCC">
        <w:rPr>
          <w:rFonts w:ascii="Courier" w:hAnsi="Courier"/>
        </w:rPr>
        <w:t>Insert wire and tape down on front to hold in place. Length</w:t>
      </w:r>
      <w:r w:rsidR="00647BCC" w:rsidRPr="00647BCC">
        <w:rPr>
          <w:rFonts w:ascii="Courier" w:hAnsi="Courier"/>
        </w:rPr>
        <w:t xml:space="preserve"> </w:t>
      </w:r>
      <w:r w:rsidRPr="00647BCC">
        <w:rPr>
          <w:rFonts w:ascii="Courier" w:hAnsi="Courier"/>
        </w:rPr>
        <w:t>(total/insulation</w:t>
      </w:r>
      <w:r w:rsidR="00D912E7">
        <w:rPr>
          <w:rFonts w:ascii="Courier" w:hAnsi="Courier"/>
        </w:rPr>
        <w:t xml:space="preserve"> template#</w:t>
      </w:r>
      <w:r w:rsidRPr="00647BCC">
        <w:rPr>
          <w:rFonts w:ascii="Courier" w:hAnsi="Courier"/>
        </w:rPr>
        <w:t>) and holes:</w:t>
      </w:r>
    </w:p>
    <w:p w14:paraId="5926065F" w14:textId="77777777" w:rsidR="005130CA" w:rsidRPr="005130CA" w:rsidRDefault="005130CA" w:rsidP="005130CA">
      <w:pPr>
        <w:ind w:left="360"/>
        <w:rPr>
          <w:rFonts w:ascii="Courier" w:hAnsi="Courier"/>
        </w:rPr>
      </w:pPr>
      <w:r w:rsidRPr="005130CA">
        <w:rPr>
          <w:rFonts w:ascii="Courier" w:hAnsi="Courier"/>
        </w:rPr>
        <w:t xml:space="preserve">     </w:t>
      </w:r>
    </w:p>
    <w:p w14:paraId="22CF4BD8" w14:textId="5FE325D4" w:rsidR="005130CA" w:rsidRPr="00647BCC" w:rsidRDefault="005130CA" w:rsidP="00D912E7">
      <w:pPr>
        <w:pStyle w:val="ListParagraph"/>
        <w:numPr>
          <w:ilvl w:val="2"/>
          <w:numId w:val="76"/>
        </w:numPr>
        <w:ind w:left="1080"/>
        <w:rPr>
          <w:rFonts w:ascii="Courier" w:hAnsi="Courier"/>
        </w:rPr>
      </w:pPr>
      <w:r w:rsidRPr="00647BCC">
        <w:rPr>
          <w:rFonts w:ascii="Courier" w:hAnsi="Courier"/>
        </w:rPr>
        <w:t xml:space="preserve">40.5/26.5mm </w:t>
      </w:r>
      <w:r w:rsidR="00D912E7">
        <w:rPr>
          <w:rFonts w:ascii="Courier" w:hAnsi="Courier"/>
        </w:rPr>
        <w:t xml:space="preserve">(#B) </w:t>
      </w:r>
      <w:r w:rsidRPr="00647BCC">
        <w:rPr>
          <w:rFonts w:ascii="Courier" w:hAnsi="Courier"/>
        </w:rPr>
        <w:t xml:space="preserve">9G - 14C </w:t>
      </w:r>
      <w:r w:rsidR="00FF0833">
        <w:rPr>
          <w:rFonts w:ascii="Courier" w:hAnsi="Courier"/>
        </w:rPr>
        <w:t>_______</w:t>
      </w:r>
      <w:r w:rsidRPr="00647BCC">
        <w:rPr>
          <w:rFonts w:ascii="Courier" w:hAnsi="Courier"/>
        </w:rPr>
        <w:t xml:space="preserve">           </w:t>
      </w:r>
      <w:r w:rsidR="00FF0833">
        <w:rPr>
          <w:rFonts w:ascii="Courier" w:hAnsi="Courier"/>
        </w:rPr>
        <w:t xml:space="preserve">                        </w:t>
      </w:r>
    </w:p>
    <w:p w14:paraId="059D7570" w14:textId="77777777" w:rsidR="00647BCC" w:rsidRDefault="00647BCC" w:rsidP="00647BCC">
      <w:pPr>
        <w:rPr>
          <w:rFonts w:ascii="Courier" w:hAnsi="Courier"/>
        </w:rPr>
      </w:pPr>
    </w:p>
    <w:p w14:paraId="04AF069C" w14:textId="77777777" w:rsidR="005130CA" w:rsidRPr="005130CA" w:rsidRDefault="005130CA" w:rsidP="00647BCC">
      <w:pPr>
        <w:ind w:left="720"/>
        <w:rPr>
          <w:rFonts w:ascii="Courier" w:hAnsi="Courier"/>
        </w:rPr>
      </w:pPr>
      <w:r w:rsidRPr="005130CA">
        <w:rPr>
          <w:rFonts w:ascii="Courier" w:hAnsi="Courier"/>
        </w:rPr>
        <w:t>Bend and route between the IC sockets in a Z (on top of black</w:t>
      </w:r>
      <w:r w:rsidR="00647BCC">
        <w:rPr>
          <w:rFonts w:ascii="Courier" w:hAnsi="Courier"/>
        </w:rPr>
        <w:t xml:space="preserve"> </w:t>
      </w:r>
      <w:r w:rsidRPr="005130CA">
        <w:rPr>
          <w:rFonts w:ascii="Courier" w:hAnsi="Courier"/>
        </w:rPr>
        <w:t>wires)</w:t>
      </w:r>
    </w:p>
    <w:p w14:paraId="499D35A2" w14:textId="77777777" w:rsidR="005130CA" w:rsidRPr="005130CA" w:rsidRDefault="005130CA" w:rsidP="005130CA">
      <w:pPr>
        <w:ind w:left="360"/>
        <w:rPr>
          <w:rFonts w:ascii="Courier" w:hAnsi="Courier"/>
        </w:rPr>
      </w:pPr>
      <w:r w:rsidRPr="005130CA">
        <w:rPr>
          <w:rFonts w:ascii="Courier" w:hAnsi="Courier"/>
        </w:rPr>
        <w:t xml:space="preserve">        </w:t>
      </w:r>
    </w:p>
    <w:p w14:paraId="2F1F7313" w14:textId="77777777" w:rsidR="005130CA" w:rsidRPr="00647BCC" w:rsidRDefault="005130CA" w:rsidP="00D912E7">
      <w:pPr>
        <w:pStyle w:val="ListParagraph"/>
        <w:numPr>
          <w:ilvl w:val="0"/>
          <w:numId w:val="77"/>
        </w:numPr>
        <w:ind w:left="720"/>
        <w:rPr>
          <w:rFonts w:ascii="Courier" w:hAnsi="Courier"/>
        </w:rPr>
      </w:pPr>
      <w:r w:rsidRPr="00647BCC">
        <w:rPr>
          <w:rFonts w:ascii="Courier" w:hAnsi="Courier"/>
        </w:rPr>
        <w:t>Flip board upside down and hol</w:t>
      </w:r>
      <w:r w:rsidR="00647BCC" w:rsidRPr="00647BCC">
        <w:rPr>
          <w:rFonts w:ascii="Courier" w:hAnsi="Courier"/>
        </w:rPr>
        <w:t xml:space="preserve">d with vise or 3rd hand tool and </w:t>
      </w:r>
      <w:r w:rsidRPr="00647BCC">
        <w:rPr>
          <w:rFonts w:ascii="Courier" w:hAnsi="Courier"/>
        </w:rPr>
        <w:t>solder both joints                                         ________</w:t>
      </w:r>
    </w:p>
    <w:p w14:paraId="648E76F8" w14:textId="77777777" w:rsidR="005130CA" w:rsidRPr="005130CA" w:rsidRDefault="005130CA" w:rsidP="00647BCC">
      <w:pPr>
        <w:ind w:firstLine="720"/>
        <w:rPr>
          <w:rFonts w:ascii="Courier" w:hAnsi="Courier"/>
        </w:rPr>
      </w:pPr>
    </w:p>
    <w:p w14:paraId="4876E47B" w14:textId="6DFB9A64" w:rsidR="005130CA" w:rsidRPr="00647BCC" w:rsidRDefault="005130CA" w:rsidP="00D912E7">
      <w:pPr>
        <w:pStyle w:val="ListParagraph"/>
        <w:numPr>
          <w:ilvl w:val="0"/>
          <w:numId w:val="77"/>
        </w:numPr>
        <w:ind w:left="720"/>
        <w:rPr>
          <w:rFonts w:ascii="Courier" w:hAnsi="Courier"/>
        </w:rPr>
      </w:pPr>
      <w:r w:rsidRPr="00647BCC">
        <w:rPr>
          <w:rFonts w:ascii="Courier" w:hAnsi="Courier"/>
        </w:rPr>
        <w:t>Inspect with magnifying glass to make sure joints are good</w:t>
      </w:r>
      <w:r w:rsidR="00647BCC" w:rsidRPr="00647BCC">
        <w:rPr>
          <w:rFonts w:ascii="Courier" w:hAnsi="Courier"/>
        </w:rPr>
        <w:t xml:space="preserve"> </w:t>
      </w:r>
      <w:r w:rsidRPr="00647BCC">
        <w:rPr>
          <w:rFonts w:ascii="Courier" w:hAnsi="Courier"/>
        </w:rPr>
        <w:t xml:space="preserve">and there are no </w:t>
      </w:r>
      <w:r w:rsidR="00EE0200">
        <w:rPr>
          <w:rFonts w:ascii="Courier" w:hAnsi="Courier"/>
        </w:rPr>
        <w:t>solder bridges</w:t>
      </w:r>
      <w:r w:rsidRPr="00647BCC">
        <w:rPr>
          <w:rFonts w:ascii="Courier" w:hAnsi="Courier"/>
        </w:rPr>
        <w:t xml:space="preserve">                          ________</w:t>
      </w:r>
    </w:p>
    <w:p w14:paraId="14281B1A" w14:textId="77777777" w:rsidR="005130CA" w:rsidRPr="005130CA" w:rsidRDefault="005130CA" w:rsidP="00647BCC">
      <w:pPr>
        <w:ind w:firstLine="1000"/>
        <w:rPr>
          <w:rFonts w:ascii="Courier" w:hAnsi="Courier"/>
        </w:rPr>
      </w:pPr>
    </w:p>
    <w:p w14:paraId="61A474CF" w14:textId="2F4E6E64" w:rsidR="005130CA" w:rsidRPr="00647BCC" w:rsidRDefault="005130CA" w:rsidP="00D912E7">
      <w:pPr>
        <w:pStyle w:val="ListParagraph"/>
        <w:numPr>
          <w:ilvl w:val="0"/>
          <w:numId w:val="77"/>
        </w:numPr>
        <w:ind w:left="720"/>
        <w:rPr>
          <w:rFonts w:ascii="Courier" w:hAnsi="Courier"/>
        </w:rPr>
      </w:pPr>
      <w:r w:rsidRPr="00647BCC">
        <w:rPr>
          <w:rFonts w:ascii="Courier" w:hAnsi="Courier"/>
        </w:rPr>
        <w:t xml:space="preserve">Trim both </w:t>
      </w:r>
      <w:proofErr w:type="gramStart"/>
      <w:r w:rsidRPr="00647BCC">
        <w:rPr>
          <w:rFonts w:ascii="Courier" w:hAnsi="Courier"/>
        </w:rPr>
        <w:t>leads</w:t>
      </w:r>
      <w:r w:rsidR="00FF0833">
        <w:rPr>
          <w:rFonts w:ascii="Courier" w:hAnsi="Courier"/>
        </w:rPr>
        <w:t xml:space="preserve">  _</w:t>
      </w:r>
      <w:proofErr w:type="gramEnd"/>
      <w:r w:rsidR="00FF0833">
        <w:rPr>
          <w:rFonts w:ascii="Courier" w:hAnsi="Courier"/>
        </w:rPr>
        <w:t>_______</w:t>
      </w:r>
      <w:r w:rsidRPr="00647BCC">
        <w:rPr>
          <w:rFonts w:ascii="Courier" w:hAnsi="Courier"/>
        </w:rPr>
        <w:t xml:space="preserve">                    </w:t>
      </w:r>
      <w:r w:rsidR="00FF0833">
        <w:rPr>
          <w:rFonts w:ascii="Courier" w:hAnsi="Courier"/>
        </w:rPr>
        <w:t xml:space="preserve">                        </w:t>
      </w:r>
    </w:p>
    <w:p w14:paraId="7D220429" w14:textId="77777777" w:rsidR="005130CA" w:rsidRPr="005130CA" w:rsidRDefault="005130CA" w:rsidP="005130CA">
      <w:pPr>
        <w:ind w:left="360"/>
        <w:rPr>
          <w:rFonts w:ascii="Courier" w:hAnsi="Courier"/>
        </w:rPr>
      </w:pPr>
      <w:r w:rsidRPr="005130CA">
        <w:rPr>
          <w:rFonts w:ascii="Courier" w:hAnsi="Courier"/>
        </w:rPr>
        <w:t xml:space="preserve">     </w:t>
      </w:r>
    </w:p>
    <w:p w14:paraId="1E5D862A" w14:textId="6460842E" w:rsidR="005130CA" w:rsidRDefault="005130CA" w:rsidP="005130CA">
      <w:pPr>
        <w:ind w:left="360"/>
        <w:rPr>
          <w:rFonts w:ascii="Courier" w:hAnsi="Courier"/>
        </w:rPr>
      </w:pPr>
    </w:p>
    <w:p w14:paraId="72E6D114" w14:textId="77777777" w:rsidR="004358B3" w:rsidRPr="005130CA" w:rsidRDefault="004358B3" w:rsidP="005130CA">
      <w:pPr>
        <w:ind w:left="360"/>
        <w:rPr>
          <w:rFonts w:ascii="Courier" w:hAnsi="Courier"/>
        </w:rPr>
      </w:pPr>
    </w:p>
    <w:p w14:paraId="04F0ADB6" w14:textId="77777777" w:rsidR="005130CA" w:rsidRPr="00C83733" w:rsidRDefault="005130CA" w:rsidP="00D912E7">
      <w:pPr>
        <w:pStyle w:val="ListParagraph"/>
        <w:numPr>
          <w:ilvl w:val="0"/>
          <w:numId w:val="78"/>
        </w:numPr>
        <w:rPr>
          <w:rFonts w:ascii="Courier" w:hAnsi="Courier"/>
          <w:b/>
          <w:sz w:val="28"/>
          <w:szCs w:val="28"/>
          <w:u w:val="single"/>
        </w:rPr>
      </w:pPr>
      <w:r w:rsidRPr="00C83733">
        <w:rPr>
          <w:rFonts w:ascii="Courier" w:hAnsi="Courier"/>
          <w:b/>
          <w:sz w:val="28"/>
          <w:szCs w:val="28"/>
          <w:u w:val="single"/>
        </w:rPr>
        <w:t>Solder one more GREEN wire to Perma-Proto (2 joints):</w:t>
      </w:r>
    </w:p>
    <w:p w14:paraId="2044D84A" w14:textId="77777777" w:rsidR="005130CA" w:rsidRPr="005130CA" w:rsidRDefault="005130CA" w:rsidP="005130CA">
      <w:pPr>
        <w:ind w:left="360"/>
        <w:rPr>
          <w:rFonts w:ascii="Courier" w:hAnsi="Courier"/>
        </w:rPr>
      </w:pPr>
      <w:r w:rsidRPr="005130CA">
        <w:rPr>
          <w:rFonts w:ascii="Courier" w:hAnsi="Courier"/>
        </w:rPr>
        <w:t xml:space="preserve">  </w:t>
      </w:r>
    </w:p>
    <w:p w14:paraId="0C2A5911" w14:textId="0D399F9F" w:rsidR="005130CA" w:rsidRPr="00647BCC" w:rsidRDefault="005130CA" w:rsidP="00D912E7">
      <w:pPr>
        <w:pStyle w:val="ListParagraph"/>
        <w:numPr>
          <w:ilvl w:val="0"/>
          <w:numId w:val="79"/>
        </w:numPr>
        <w:rPr>
          <w:rFonts w:ascii="Courier" w:hAnsi="Courier"/>
        </w:rPr>
      </w:pPr>
      <w:r w:rsidRPr="00647BCC">
        <w:rPr>
          <w:rFonts w:ascii="Courier" w:hAnsi="Courier"/>
        </w:rPr>
        <w:t>Insert wire and tape down on front to hold in place. Length</w:t>
      </w:r>
      <w:r w:rsidR="00647BCC" w:rsidRPr="00647BCC">
        <w:rPr>
          <w:rFonts w:ascii="Courier" w:hAnsi="Courier"/>
        </w:rPr>
        <w:t xml:space="preserve"> </w:t>
      </w:r>
      <w:r w:rsidRPr="00647BCC">
        <w:rPr>
          <w:rFonts w:ascii="Courier" w:hAnsi="Courier"/>
        </w:rPr>
        <w:t>(total/insulation</w:t>
      </w:r>
      <w:r w:rsidR="00D912E7">
        <w:rPr>
          <w:rFonts w:ascii="Courier" w:hAnsi="Courier"/>
        </w:rPr>
        <w:t xml:space="preserve"> template#</w:t>
      </w:r>
      <w:r w:rsidRPr="00647BCC">
        <w:rPr>
          <w:rFonts w:ascii="Courier" w:hAnsi="Courier"/>
        </w:rPr>
        <w:t>) and holes:</w:t>
      </w:r>
    </w:p>
    <w:p w14:paraId="4FA78DE8" w14:textId="77777777" w:rsidR="005130CA" w:rsidRPr="005130CA" w:rsidRDefault="005130CA" w:rsidP="005130CA">
      <w:pPr>
        <w:ind w:left="360"/>
        <w:rPr>
          <w:rFonts w:ascii="Courier" w:hAnsi="Courier"/>
        </w:rPr>
      </w:pPr>
      <w:r w:rsidRPr="005130CA">
        <w:rPr>
          <w:rFonts w:ascii="Courier" w:hAnsi="Courier"/>
        </w:rPr>
        <w:t xml:space="preserve">     </w:t>
      </w:r>
    </w:p>
    <w:p w14:paraId="69FBE7FA" w14:textId="17496454" w:rsidR="005130CA" w:rsidRPr="00647BCC" w:rsidRDefault="005130CA" w:rsidP="00D912E7">
      <w:pPr>
        <w:pStyle w:val="ListParagraph"/>
        <w:numPr>
          <w:ilvl w:val="2"/>
          <w:numId w:val="80"/>
        </w:numPr>
        <w:ind w:left="1080"/>
        <w:rPr>
          <w:rFonts w:ascii="Courier" w:hAnsi="Courier"/>
        </w:rPr>
      </w:pPr>
      <w:r w:rsidRPr="00647BCC">
        <w:rPr>
          <w:rFonts w:ascii="Courier" w:hAnsi="Courier"/>
        </w:rPr>
        <w:t xml:space="preserve">40.5/26.5mm </w:t>
      </w:r>
      <w:r w:rsidR="00D912E7">
        <w:rPr>
          <w:rFonts w:ascii="Courier" w:hAnsi="Courier"/>
        </w:rPr>
        <w:t xml:space="preserve">(#B) </w:t>
      </w:r>
      <w:r w:rsidRPr="00647BCC">
        <w:rPr>
          <w:rFonts w:ascii="Courier" w:hAnsi="Courier"/>
        </w:rPr>
        <w:t>9C - 19</w:t>
      </w:r>
      <w:proofErr w:type="gramStart"/>
      <w:r w:rsidRPr="00647BCC">
        <w:rPr>
          <w:rFonts w:ascii="Courier" w:hAnsi="Courier"/>
        </w:rPr>
        <w:t>D</w:t>
      </w:r>
      <w:r w:rsidR="00FF0833">
        <w:rPr>
          <w:rFonts w:ascii="Courier" w:hAnsi="Courier"/>
        </w:rPr>
        <w:t xml:space="preserve">  _</w:t>
      </w:r>
      <w:proofErr w:type="gramEnd"/>
      <w:r w:rsidR="00FF0833">
        <w:rPr>
          <w:rFonts w:ascii="Courier" w:hAnsi="Courier"/>
        </w:rPr>
        <w:t>_____</w:t>
      </w:r>
      <w:r w:rsidRPr="00647BCC">
        <w:rPr>
          <w:rFonts w:ascii="Courier" w:hAnsi="Courier"/>
        </w:rPr>
        <w:t xml:space="preserve">            </w:t>
      </w:r>
      <w:r w:rsidR="00FF0833">
        <w:rPr>
          <w:rFonts w:ascii="Courier" w:hAnsi="Courier"/>
        </w:rPr>
        <w:t xml:space="preserve">                        </w:t>
      </w:r>
    </w:p>
    <w:p w14:paraId="7FFF54D5" w14:textId="77777777" w:rsidR="005130CA" w:rsidRPr="005130CA" w:rsidRDefault="005130CA" w:rsidP="00647BCC">
      <w:pPr>
        <w:ind w:left="-1080" w:firstLine="1160"/>
        <w:rPr>
          <w:rFonts w:ascii="Courier" w:hAnsi="Courier"/>
        </w:rPr>
      </w:pPr>
    </w:p>
    <w:p w14:paraId="0166689E" w14:textId="77777777" w:rsidR="005130CA" w:rsidRPr="005130CA" w:rsidRDefault="005130CA" w:rsidP="00647BCC">
      <w:pPr>
        <w:ind w:left="720"/>
        <w:rPr>
          <w:rFonts w:ascii="Courier" w:hAnsi="Courier"/>
        </w:rPr>
      </w:pPr>
      <w:r w:rsidRPr="005130CA">
        <w:rPr>
          <w:rFonts w:ascii="Courier" w:hAnsi="Courier"/>
        </w:rPr>
        <w:t>Route around capacitor C4 and over the top of the previous green</w:t>
      </w:r>
      <w:r w:rsidR="00647BCC">
        <w:rPr>
          <w:rFonts w:ascii="Courier" w:hAnsi="Courier"/>
        </w:rPr>
        <w:t xml:space="preserve"> </w:t>
      </w:r>
      <w:r w:rsidRPr="005130CA">
        <w:rPr>
          <w:rFonts w:ascii="Courier" w:hAnsi="Courier"/>
        </w:rPr>
        <w:t>wire</w:t>
      </w:r>
    </w:p>
    <w:p w14:paraId="50C824FA" w14:textId="77777777" w:rsidR="005130CA" w:rsidRPr="005130CA" w:rsidRDefault="005130CA" w:rsidP="005130CA">
      <w:pPr>
        <w:ind w:left="360"/>
        <w:rPr>
          <w:rFonts w:ascii="Courier" w:hAnsi="Courier"/>
        </w:rPr>
      </w:pPr>
      <w:r w:rsidRPr="005130CA">
        <w:rPr>
          <w:rFonts w:ascii="Courier" w:hAnsi="Courier"/>
        </w:rPr>
        <w:t xml:space="preserve">            </w:t>
      </w:r>
    </w:p>
    <w:p w14:paraId="293F71C6" w14:textId="77777777" w:rsidR="005130CA" w:rsidRPr="00647BCC" w:rsidRDefault="005130CA" w:rsidP="00D912E7">
      <w:pPr>
        <w:pStyle w:val="ListParagraph"/>
        <w:numPr>
          <w:ilvl w:val="0"/>
          <w:numId w:val="87"/>
        </w:numPr>
        <w:ind w:left="720"/>
        <w:rPr>
          <w:rFonts w:ascii="Courier" w:hAnsi="Courier"/>
        </w:rPr>
      </w:pPr>
      <w:r w:rsidRPr="00647BCC">
        <w:rPr>
          <w:rFonts w:ascii="Courier" w:hAnsi="Courier"/>
        </w:rPr>
        <w:t>Flip board upside down and hold with vise or 3rd hand tool and</w:t>
      </w:r>
      <w:r w:rsidR="00647BCC" w:rsidRPr="00647BCC">
        <w:rPr>
          <w:rFonts w:ascii="Courier" w:hAnsi="Courier"/>
        </w:rPr>
        <w:t xml:space="preserve"> </w:t>
      </w:r>
      <w:r w:rsidRPr="00647BCC">
        <w:rPr>
          <w:rFonts w:ascii="Courier" w:hAnsi="Courier"/>
        </w:rPr>
        <w:t>solder both joints                                         ________</w:t>
      </w:r>
    </w:p>
    <w:p w14:paraId="01FC8DE7" w14:textId="77777777" w:rsidR="005130CA" w:rsidRPr="005130CA" w:rsidRDefault="005130CA" w:rsidP="00647BCC">
      <w:pPr>
        <w:ind w:firstLine="720"/>
        <w:rPr>
          <w:rFonts w:ascii="Courier" w:hAnsi="Courier"/>
        </w:rPr>
      </w:pPr>
    </w:p>
    <w:p w14:paraId="50DC89A5" w14:textId="1A652670" w:rsidR="005130CA" w:rsidRPr="00647BCC" w:rsidRDefault="005130CA" w:rsidP="00D912E7">
      <w:pPr>
        <w:pStyle w:val="ListParagraph"/>
        <w:numPr>
          <w:ilvl w:val="0"/>
          <w:numId w:val="87"/>
        </w:numPr>
        <w:ind w:left="720"/>
        <w:rPr>
          <w:rFonts w:ascii="Courier" w:hAnsi="Courier"/>
        </w:rPr>
      </w:pPr>
      <w:r w:rsidRPr="00647BCC">
        <w:rPr>
          <w:rFonts w:ascii="Courier" w:hAnsi="Courier"/>
        </w:rPr>
        <w:t>Inspect with magnifying glass to make sure joints are good</w:t>
      </w:r>
      <w:r w:rsidR="00647BCC" w:rsidRPr="00647BCC">
        <w:rPr>
          <w:rFonts w:ascii="Courier" w:hAnsi="Courier"/>
        </w:rPr>
        <w:t xml:space="preserve"> </w:t>
      </w:r>
      <w:r w:rsidRPr="00647BCC">
        <w:rPr>
          <w:rFonts w:ascii="Courier" w:hAnsi="Courier"/>
        </w:rPr>
        <w:t xml:space="preserve">and there are no </w:t>
      </w:r>
      <w:r w:rsidR="00EE0200">
        <w:rPr>
          <w:rFonts w:ascii="Courier" w:hAnsi="Courier"/>
        </w:rPr>
        <w:t>solder bridges</w:t>
      </w:r>
      <w:r w:rsidRPr="00647BCC">
        <w:rPr>
          <w:rFonts w:ascii="Courier" w:hAnsi="Courier"/>
        </w:rPr>
        <w:t xml:space="preserve">                          ________</w:t>
      </w:r>
    </w:p>
    <w:p w14:paraId="379957A9" w14:textId="77777777" w:rsidR="005130CA" w:rsidRPr="005130CA" w:rsidRDefault="005130CA" w:rsidP="00647BCC">
      <w:pPr>
        <w:ind w:firstLine="1000"/>
        <w:rPr>
          <w:rFonts w:ascii="Courier" w:hAnsi="Courier"/>
        </w:rPr>
      </w:pPr>
    </w:p>
    <w:p w14:paraId="10C4BB46" w14:textId="726677F6" w:rsidR="005130CA" w:rsidRPr="00647BCC" w:rsidRDefault="005130CA" w:rsidP="00D912E7">
      <w:pPr>
        <w:pStyle w:val="ListParagraph"/>
        <w:numPr>
          <w:ilvl w:val="0"/>
          <w:numId w:val="87"/>
        </w:numPr>
        <w:ind w:left="720"/>
        <w:rPr>
          <w:rFonts w:ascii="Courier" w:hAnsi="Courier"/>
        </w:rPr>
      </w:pPr>
      <w:r w:rsidRPr="00647BCC">
        <w:rPr>
          <w:rFonts w:ascii="Courier" w:hAnsi="Courier"/>
        </w:rPr>
        <w:t xml:space="preserve">Trim both </w:t>
      </w:r>
      <w:proofErr w:type="gramStart"/>
      <w:r w:rsidRPr="00647BCC">
        <w:rPr>
          <w:rFonts w:ascii="Courier" w:hAnsi="Courier"/>
        </w:rPr>
        <w:t>leads</w:t>
      </w:r>
      <w:r w:rsidR="00FF0833">
        <w:rPr>
          <w:rFonts w:ascii="Courier" w:hAnsi="Courier"/>
        </w:rPr>
        <w:t xml:space="preserve">  _</w:t>
      </w:r>
      <w:proofErr w:type="gramEnd"/>
      <w:r w:rsidR="00FF0833">
        <w:rPr>
          <w:rFonts w:ascii="Courier" w:hAnsi="Courier"/>
        </w:rPr>
        <w:t>______</w:t>
      </w:r>
      <w:r w:rsidRPr="00647BCC">
        <w:rPr>
          <w:rFonts w:ascii="Courier" w:hAnsi="Courier"/>
        </w:rPr>
        <w:t xml:space="preserve">                    </w:t>
      </w:r>
      <w:r w:rsidR="00FF0833">
        <w:rPr>
          <w:rFonts w:ascii="Courier" w:hAnsi="Courier"/>
        </w:rPr>
        <w:t xml:space="preserve">                        </w:t>
      </w:r>
    </w:p>
    <w:p w14:paraId="66512DD7" w14:textId="77777777" w:rsidR="005130CA" w:rsidRPr="005130CA" w:rsidRDefault="005130CA" w:rsidP="005130CA">
      <w:pPr>
        <w:ind w:left="360"/>
        <w:rPr>
          <w:rFonts w:ascii="Courier" w:hAnsi="Courier"/>
        </w:rPr>
      </w:pPr>
      <w:r w:rsidRPr="005130CA">
        <w:rPr>
          <w:rFonts w:ascii="Courier" w:hAnsi="Courier"/>
        </w:rPr>
        <w:t xml:space="preserve">     </w:t>
      </w:r>
    </w:p>
    <w:p w14:paraId="0555D1B3" w14:textId="65BBD610" w:rsidR="005130CA" w:rsidRPr="005130CA" w:rsidRDefault="005130CA" w:rsidP="005130CA">
      <w:pPr>
        <w:ind w:left="360"/>
        <w:rPr>
          <w:rFonts w:ascii="Courier" w:hAnsi="Courier"/>
        </w:rPr>
      </w:pPr>
    </w:p>
    <w:p w14:paraId="485A60D9" w14:textId="77777777" w:rsidR="005130CA" w:rsidRPr="00C83733" w:rsidRDefault="005130CA" w:rsidP="00D912E7">
      <w:pPr>
        <w:pStyle w:val="ListParagraph"/>
        <w:numPr>
          <w:ilvl w:val="0"/>
          <w:numId w:val="88"/>
        </w:numPr>
        <w:rPr>
          <w:rFonts w:ascii="Courier" w:hAnsi="Courier"/>
          <w:b/>
          <w:sz w:val="28"/>
          <w:szCs w:val="28"/>
          <w:u w:val="single"/>
        </w:rPr>
      </w:pPr>
      <w:r w:rsidRPr="00C83733">
        <w:rPr>
          <w:rFonts w:ascii="Courier" w:hAnsi="Courier"/>
          <w:b/>
          <w:sz w:val="28"/>
          <w:szCs w:val="28"/>
          <w:u w:val="single"/>
        </w:rPr>
        <w:t>Solder one WHITE wire to Perma-Proto (2 joints):</w:t>
      </w:r>
    </w:p>
    <w:p w14:paraId="4E422DBD" w14:textId="77777777" w:rsidR="005130CA" w:rsidRPr="005130CA" w:rsidRDefault="005130CA" w:rsidP="005130CA">
      <w:pPr>
        <w:ind w:left="360"/>
        <w:rPr>
          <w:rFonts w:ascii="Courier" w:hAnsi="Courier"/>
        </w:rPr>
      </w:pPr>
      <w:r w:rsidRPr="005130CA">
        <w:rPr>
          <w:rFonts w:ascii="Courier" w:hAnsi="Courier"/>
        </w:rPr>
        <w:t xml:space="preserve">  </w:t>
      </w:r>
    </w:p>
    <w:p w14:paraId="5BE17B62" w14:textId="76AD5027" w:rsidR="005130CA" w:rsidRPr="00647BCC" w:rsidRDefault="005130CA" w:rsidP="00D912E7">
      <w:pPr>
        <w:pStyle w:val="ListParagraph"/>
        <w:numPr>
          <w:ilvl w:val="0"/>
          <w:numId w:val="89"/>
        </w:numPr>
        <w:rPr>
          <w:rFonts w:ascii="Courier" w:hAnsi="Courier"/>
        </w:rPr>
      </w:pPr>
      <w:r w:rsidRPr="00647BCC">
        <w:rPr>
          <w:rFonts w:ascii="Courier" w:hAnsi="Courier"/>
        </w:rPr>
        <w:t xml:space="preserve">Insert wire and tape down on front to hold in place. </w:t>
      </w:r>
      <w:proofErr w:type="gramStart"/>
      <w:r w:rsidRPr="00647BCC">
        <w:rPr>
          <w:rFonts w:ascii="Courier" w:hAnsi="Courier"/>
        </w:rPr>
        <w:t>Length(</w:t>
      </w:r>
      <w:proofErr w:type="gramEnd"/>
      <w:r w:rsidRPr="00647BCC">
        <w:rPr>
          <w:rFonts w:ascii="Courier" w:hAnsi="Courier"/>
        </w:rPr>
        <w:t>total/insulation</w:t>
      </w:r>
      <w:r w:rsidR="00D912E7">
        <w:rPr>
          <w:rFonts w:ascii="Courier" w:hAnsi="Courier"/>
        </w:rPr>
        <w:t xml:space="preserve"> template#</w:t>
      </w:r>
      <w:r w:rsidRPr="00647BCC">
        <w:rPr>
          <w:rFonts w:ascii="Courier" w:hAnsi="Courier"/>
        </w:rPr>
        <w:t>) and holes:</w:t>
      </w:r>
    </w:p>
    <w:p w14:paraId="744742A1" w14:textId="77777777" w:rsidR="005130CA" w:rsidRPr="005130CA" w:rsidRDefault="005130CA" w:rsidP="005130CA">
      <w:pPr>
        <w:ind w:left="360"/>
        <w:rPr>
          <w:rFonts w:ascii="Courier" w:hAnsi="Courier"/>
        </w:rPr>
      </w:pPr>
      <w:r w:rsidRPr="005130CA">
        <w:rPr>
          <w:rFonts w:ascii="Courier" w:hAnsi="Courier"/>
        </w:rPr>
        <w:t xml:space="preserve">     </w:t>
      </w:r>
    </w:p>
    <w:p w14:paraId="6CD40722" w14:textId="28C58DD9" w:rsidR="005130CA" w:rsidRPr="00647BCC" w:rsidRDefault="005130CA" w:rsidP="00D912E7">
      <w:pPr>
        <w:pStyle w:val="ListParagraph"/>
        <w:numPr>
          <w:ilvl w:val="0"/>
          <w:numId w:val="90"/>
        </w:numPr>
        <w:rPr>
          <w:rFonts w:ascii="Courier" w:hAnsi="Courier"/>
        </w:rPr>
      </w:pPr>
      <w:r w:rsidRPr="00647BCC">
        <w:rPr>
          <w:rFonts w:ascii="Courier" w:hAnsi="Courier"/>
        </w:rPr>
        <w:t xml:space="preserve">36.0/22.0mm </w:t>
      </w:r>
      <w:r w:rsidR="00D912E7">
        <w:rPr>
          <w:rFonts w:ascii="Courier" w:hAnsi="Courier"/>
        </w:rPr>
        <w:t xml:space="preserve">(#C) </w:t>
      </w:r>
      <w:r w:rsidRPr="00647BCC">
        <w:rPr>
          <w:rFonts w:ascii="Courier" w:hAnsi="Courier"/>
        </w:rPr>
        <w:t>8A - 15</w:t>
      </w:r>
      <w:proofErr w:type="gramStart"/>
      <w:r w:rsidRPr="00647BCC">
        <w:rPr>
          <w:rFonts w:ascii="Courier" w:hAnsi="Courier"/>
        </w:rPr>
        <w:t>B</w:t>
      </w:r>
      <w:r w:rsidR="00FF0833">
        <w:rPr>
          <w:rFonts w:ascii="Courier" w:hAnsi="Courier"/>
        </w:rPr>
        <w:t xml:space="preserve">  _</w:t>
      </w:r>
      <w:proofErr w:type="gramEnd"/>
      <w:r w:rsidR="00FF0833">
        <w:rPr>
          <w:rFonts w:ascii="Courier" w:hAnsi="Courier"/>
        </w:rPr>
        <w:t>______</w:t>
      </w:r>
      <w:r w:rsidRPr="00647BCC">
        <w:rPr>
          <w:rFonts w:ascii="Courier" w:hAnsi="Courier"/>
        </w:rPr>
        <w:t xml:space="preserve">            </w:t>
      </w:r>
      <w:r w:rsidR="00FF0833">
        <w:rPr>
          <w:rFonts w:ascii="Courier" w:hAnsi="Courier"/>
        </w:rPr>
        <w:t xml:space="preserve">                        </w:t>
      </w:r>
    </w:p>
    <w:p w14:paraId="1D228BE1" w14:textId="77777777" w:rsidR="005130CA" w:rsidRPr="005130CA" w:rsidRDefault="005130CA" w:rsidP="005130CA">
      <w:pPr>
        <w:ind w:left="360"/>
        <w:rPr>
          <w:rFonts w:ascii="Courier" w:hAnsi="Courier"/>
        </w:rPr>
      </w:pPr>
      <w:r w:rsidRPr="005130CA">
        <w:rPr>
          <w:rFonts w:ascii="Courier" w:hAnsi="Courier"/>
        </w:rPr>
        <w:t xml:space="preserve">        </w:t>
      </w:r>
    </w:p>
    <w:p w14:paraId="515CF933" w14:textId="77777777" w:rsidR="005130CA" w:rsidRPr="005130CA" w:rsidRDefault="005130CA" w:rsidP="00647BCC">
      <w:pPr>
        <w:ind w:left="720"/>
        <w:rPr>
          <w:rFonts w:ascii="Courier" w:hAnsi="Courier"/>
        </w:rPr>
      </w:pPr>
      <w:r w:rsidRPr="005130CA">
        <w:rPr>
          <w:rFonts w:ascii="Courier" w:hAnsi="Courier"/>
        </w:rPr>
        <w:t>This wire should NOT lie flat, but should be a small "arch" to</w:t>
      </w:r>
      <w:r w:rsidR="00647BCC">
        <w:rPr>
          <w:rFonts w:ascii="Courier" w:hAnsi="Courier"/>
        </w:rPr>
        <w:t xml:space="preserve"> </w:t>
      </w:r>
      <w:r w:rsidRPr="005130CA">
        <w:rPr>
          <w:rFonts w:ascii="Courier" w:hAnsi="Courier"/>
        </w:rPr>
        <w:t>leave clearance for the blue wire to connect to hole 13B</w:t>
      </w:r>
    </w:p>
    <w:p w14:paraId="76D0F7C9" w14:textId="77777777" w:rsidR="005130CA" w:rsidRPr="005130CA" w:rsidRDefault="005130CA" w:rsidP="005130CA">
      <w:pPr>
        <w:ind w:left="360"/>
        <w:rPr>
          <w:rFonts w:ascii="Courier" w:hAnsi="Courier"/>
        </w:rPr>
      </w:pPr>
      <w:r w:rsidRPr="005130CA">
        <w:rPr>
          <w:rFonts w:ascii="Courier" w:hAnsi="Courier"/>
        </w:rPr>
        <w:t xml:space="preserve">            </w:t>
      </w:r>
    </w:p>
    <w:p w14:paraId="49BEC731" w14:textId="77777777" w:rsidR="005130CA" w:rsidRPr="00637008" w:rsidRDefault="005130CA" w:rsidP="00D912E7">
      <w:pPr>
        <w:pStyle w:val="ListParagraph"/>
        <w:numPr>
          <w:ilvl w:val="0"/>
          <w:numId w:val="91"/>
        </w:numPr>
        <w:ind w:left="720"/>
        <w:rPr>
          <w:rFonts w:ascii="Courier" w:hAnsi="Courier"/>
        </w:rPr>
      </w:pPr>
      <w:r w:rsidRPr="00637008">
        <w:rPr>
          <w:rFonts w:ascii="Courier" w:hAnsi="Courier"/>
        </w:rPr>
        <w:t>Flip board upside down and hold with vise or 3rd hand tool and</w:t>
      </w:r>
      <w:r w:rsidR="00637008" w:rsidRPr="00637008">
        <w:rPr>
          <w:rFonts w:ascii="Courier" w:hAnsi="Courier"/>
        </w:rPr>
        <w:t xml:space="preserve"> </w:t>
      </w:r>
      <w:r w:rsidRPr="00637008">
        <w:rPr>
          <w:rFonts w:ascii="Courier" w:hAnsi="Courier"/>
        </w:rPr>
        <w:t>solder both joints                                         ________</w:t>
      </w:r>
    </w:p>
    <w:p w14:paraId="36EC6F4E" w14:textId="77777777" w:rsidR="005130CA" w:rsidRPr="005130CA" w:rsidRDefault="005130CA" w:rsidP="00637008">
      <w:pPr>
        <w:ind w:firstLine="720"/>
        <w:rPr>
          <w:rFonts w:ascii="Courier" w:hAnsi="Courier"/>
        </w:rPr>
      </w:pPr>
    </w:p>
    <w:p w14:paraId="2776C846" w14:textId="17CF063B" w:rsidR="005130CA" w:rsidRPr="00637008" w:rsidRDefault="005130CA" w:rsidP="00D912E7">
      <w:pPr>
        <w:pStyle w:val="ListParagraph"/>
        <w:numPr>
          <w:ilvl w:val="0"/>
          <w:numId w:val="91"/>
        </w:numPr>
        <w:ind w:left="720"/>
        <w:rPr>
          <w:rFonts w:ascii="Courier" w:hAnsi="Courier"/>
        </w:rPr>
      </w:pPr>
      <w:r w:rsidRPr="00637008">
        <w:rPr>
          <w:rFonts w:ascii="Courier" w:hAnsi="Courier"/>
        </w:rPr>
        <w:t>Inspect with magnifying glass to make sure j</w:t>
      </w:r>
      <w:r w:rsidR="00637008" w:rsidRPr="00637008">
        <w:rPr>
          <w:rFonts w:ascii="Courier" w:hAnsi="Courier"/>
        </w:rPr>
        <w:t xml:space="preserve">oints are good </w:t>
      </w:r>
      <w:r w:rsidRPr="00637008">
        <w:rPr>
          <w:rFonts w:ascii="Courier" w:hAnsi="Courier"/>
        </w:rPr>
        <w:t xml:space="preserve">and there are no </w:t>
      </w:r>
      <w:r w:rsidR="00EE0200">
        <w:rPr>
          <w:rFonts w:ascii="Courier" w:hAnsi="Courier"/>
        </w:rPr>
        <w:t>solder bridges</w:t>
      </w:r>
      <w:r w:rsidRPr="00637008">
        <w:rPr>
          <w:rFonts w:ascii="Courier" w:hAnsi="Courier"/>
        </w:rPr>
        <w:t xml:space="preserve">                          ________</w:t>
      </w:r>
    </w:p>
    <w:p w14:paraId="12EDDD1B" w14:textId="77777777" w:rsidR="005130CA" w:rsidRPr="005130CA" w:rsidRDefault="005130CA" w:rsidP="00637008">
      <w:pPr>
        <w:ind w:firstLine="1000"/>
        <w:rPr>
          <w:rFonts w:ascii="Courier" w:hAnsi="Courier"/>
        </w:rPr>
      </w:pPr>
    </w:p>
    <w:p w14:paraId="4A4806B6" w14:textId="46CD2679" w:rsidR="005130CA" w:rsidRPr="00637008" w:rsidRDefault="005130CA" w:rsidP="00D912E7">
      <w:pPr>
        <w:pStyle w:val="ListParagraph"/>
        <w:numPr>
          <w:ilvl w:val="0"/>
          <w:numId w:val="91"/>
        </w:numPr>
        <w:ind w:left="720"/>
        <w:rPr>
          <w:rFonts w:ascii="Courier" w:hAnsi="Courier"/>
        </w:rPr>
      </w:pPr>
      <w:r w:rsidRPr="00637008">
        <w:rPr>
          <w:rFonts w:ascii="Courier" w:hAnsi="Courier"/>
        </w:rPr>
        <w:t xml:space="preserve">Trim both </w:t>
      </w:r>
      <w:proofErr w:type="gramStart"/>
      <w:r w:rsidRPr="00637008">
        <w:rPr>
          <w:rFonts w:ascii="Courier" w:hAnsi="Courier"/>
        </w:rPr>
        <w:t>leads</w:t>
      </w:r>
      <w:r w:rsidR="00FF0833">
        <w:rPr>
          <w:rFonts w:ascii="Courier" w:hAnsi="Courier"/>
        </w:rPr>
        <w:t xml:space="preserve">  _</w:t>
      </w:r>
      <w:proofErr w:type="gramEnd"/>
      <w:r w:rsidR="00FF0833">
        <w:rPr>
          <w:rFonts w:ascii="Courier" w:hAnsi="Courier"/>
        </w:rPr>
        <w:t>______</w:t>
      </w:r>
      <w:r w:rsidRPr="00637008">
        <w:rPr>
          <w:rFonts w:ascii="Courier" w:hAnsi="Courier"/>
        </w:rPr>
        <w:t xml:space="preserve">                    </w:t>
      </w:r>
      <w:r w:rsidR="00FF0833">
        <w:rPr>
          <w:rFonts w:ascii="Courier" w:hAnsi="Courier"/>
        </w:rPr>
        <w:t xml:space="preserve">                        </w:t>
      </w:r>
    </w:p>
    <w:p w14:paraId="48364CE8" w14:textId="77777777" w:rsidR="005130CA" w:rsidRPr="005130CA" w:rsidRDefault="005130CA" w:rsidP="005130CA">
      <w:pPr>
        <w:ind w:left="360"/>
        <w:rPr>
          <w:rFonts w:ascii="Courier" w:hAnsi="Courier"/>
        </w:rPr>
      </w:pPr>
      <w:r w:rsidRPr="005130CA">
        <w:rPr>
          <w:rFonts w:ascii="Courier" w:hAnsi="Courier"/>
        </w:rPr>
        <w:t xml:space="preserve">     </w:t>
      </w:r>
    </w:p>
    <w:p w14:paraId="0AF6D8C5" w14:textId="72101F97" w:rsidR="005130CA" w:rsidRDefault="005130CA" w:rsidP="005130CA">
      <w:pPr>
        <w:ind w:left="360"/>
        <w:rPr>
          <w:rFonts w:ascii="Courier" w:hAnsi="Courier"/>
        </w:rPr>
      </w:pPr>
    </w:p>
    <w:p w14:paraId="1BEFDE29" w14:textId="77777777" w:rsidR="004358B3" w:rsidRDefault="004358B3" w:rsidP="005130CA">
      <w:pPr>
        <w:ind w:left="360"/>
        <w:rPr>
          <w:rFonts w:ascii="Courier" w:hAnsi="Courier"/>
        </w:rPr>
      </w:pPr>
    </w:p>
    <w:p w14:paraId="5C2A81F7" w14:textId="77777777" w:rsidR="004358B3" w:rsidRDefault="004358B3" w:rsidP="005130CA">
      <w:pPr>
        <w:ind w:left="360"/>
        <w:rPr>
          <w:rFonts w:ascii="Courier" w:hAnsi="Courier"/>
        </w:rPr>
      </w:pPr>
    </w:p>
    <w:p w14:paraId="65C8CDF9" w14:textId="77777777" w:rsidR="004358B3" w:rsidRPr="005130CA" w:rsidRDefault="004358B3" w:rsidP="005130CA">
      <w:pPr>
        <w:ind w:left="360"/>
        <w:rPr>
          <w:rFonts w:ascii="Courier" w:hAnsi="Courier"/>
        </w:rPr>
      </w:pPr>
    </w:p>
    <w:p w14:paraId="3AE6C68C" w14:textId="5AE9DD96" w:rsidR="005130CA" w:rsidRPr="00C83733" w:rsidRDefault="005130CA" w:rsidP="00D912E7">
      <w:pPr>
        <w:pStyle w:val="ListParagraph"/>
        <w:numPr>
          <w:ilvl w:val="0"/>
          <w:numId w:val="92"/>
        </w:numPr>
        <w:rPr>
          <w:rFonts w:ascii="Courier" w:hAnsi="Courier"/>
          <w:b/>
          <w:sz w:val="28"/>
          <w:szCs w:val="28"/>
          <w:u w:val="single"/>
        </w:rPr>
      </w:pPr>
      <w:r w:rsidRPr="00C83733">
        <w:rPr>
          <w:rFonts w:ascii="Courier" w:hAnsi="Courier"/>
          <w:b/>
          <w:sz w:val="28"/>
          <w:szCs w:val="28"/>
          <w:u w:val="single"/>
        </w:rPr>
        <w:t>Test GREEN and WHITE wire soldering</w:t>
      </w:r>
      <w:r w:rsidR="006554B7" w:rsidRPr="00C83733">
        <w:rPr>
          <w:rFonts w:ascii="Courier" w:hAnsi="Courier"/>
          <w:b/>
          <w:sz w:val="28"/>
          <w:szCs w:val="28"/>
          <w:u w:val="single"/>
        </w:rPr>
        <w:t>:</w:t>
      </w:r>
    </w:p>
    <w:p w14:paraId="425BBF8D" w14:textId="77777777" w:rsidR="005130CA" w:rsidRPr="005130CA" w:rsidRDefault="005130CA" w:rsidP="005130CA">
      <w:pPr>
        <w:ind w:left="360"/>
        <w:rPr>
          <w:rFonts w:ascii="Courier" w:hAnsi="Courier"/>
        </w:rPr>
      </w:pPr>
      <w:r w:rsidRPr="005130CA">
        <w:rPr>
          <w:rFonts w:ascii="Courier" w:hAnsi="Courier"/>
        </w:rPr>
        <w:t xml:space="preserve">  </w:t>
      </w:r>
    </w:p>
    <w:p w14:paraId="54D06421" w14:textId="77777777" w:rsidR="005130CA" w:rsidRPr="00647BCC" w:rsidRDefault="005130CA" w:rsidP="00D912E7">
      <w:pPr>
        <w:pStyle w:val="ListParagraph"/>
        <w:numPr>
          <w:ilvl w:val="0"/>
          <w:numId w:val="81"/>
        </w:numPr>
        <w:rPr>
          <w:rFonts w:ascii="Courier" w:hAnsi="Courier"/>
        </w:rPr>
      </w:pPr>
      <w:r w:rsidRPr="00647BCC">
        <w:rPr>
          <w:rFonts w:ascii="Courier" w:hAnsi="Courier"/>
        </w:rPr>
        <w:t>Test continuity:</w:t>
      </w:r>
    </w:p>
    <w:p w14:paraId="599E3302" w14:textId="77777777" w:rsidR="005130CA" w:rsidRPr="005130CA" w:rsidRDefault="005130CA" w:rsidP="005130CA">
      <w:pPr>
        <w:ind w:left="360"/>
        <w:rPr>
          <w:rFonts w:ascii="Courier" w:hAnsi="Courier"/>
        </w:rPr>
      </w:pPr>
      <w:r w:rsidRPr="005130CA">
        <w:rPr>
          <w:rFonts w:ascii="Courier" w:hAnsi="Courier"/>
        </w:rPr>
        <w:t xml:space="preserve">     </w:t>
      </w:r>
    </w:p>
    <w:p w14:paraId="2517B895" w14:textId="77777777" w:rsidR="005130CA" w:rsidRPr="00647BCC" w:rsidRDefault="005130CA" w:rsidP="00D912E7">
      <w:pPr>
        <w:pStyle w:val="ListParagraph"/>
        <w:numPr>
          <w:ilvl w:val="0"/>
          <w:numId w:val="82"/>
        </w:numPr>
        <w:rPr>
          <w:rFonts w:ascii="Courier" w:hAnsi="Courier"/>
        </w:rPr>
      </w:pPr>
      <w:r w:rsidRPr="00647BCC">
        <w:rPr>
          <w:rFonts w:ascii="Courier" w:hAnsi="Courier"/>
        </w:rPr>
        <w:t xml:space="preserve">TLV2462 socket hole 1 to MCP3202 socket hole </w:t>
      </w:r>
      <w:proofErr w:type="gramStart"/>
      <w:r w:rsidRPr="00647BCC">
        <w:rPr>
          <w:rFonts w:ascii="Courier" w:hAnsi="Courier"/>
        </w:rPr>
        <w:t>3  _</w:t>
      </w:r>
      <w:proofErr w:type="gramEnd"/>
      <w:r w:rsidRPr="00647BCC">
        <w:rPr>
          <w:rFonts w:ascii="Courier" w:hAnsi="Courier"/>
        </w:rPr>
        <w:t>_______</w:t>
      </w:r>
    </w:p>
    <w:p w14:paraId="1A10F257" w14:textId="77777777" w:rsidR="005130CA" w:rsidRPr="005130CA" w:rsidRDefault="005130CA" w:rsidP="00647BCC">
      <w:pPr>
        <w:ind w:left="360" w:firstLine="1160"/>
        <w:rPr>
          <w:rFonts w:ascii="Courier" w:hAnsi="Courier"/>
        </w:rPr>
      </w:pPr>
    </w:p>
    <w:p w14:paraId="172DAEA7" w14:textId="77777777" w:rsidR="005130CA" w:rsidRPr="00647BCC" w:rsidRDefault="005130CA" w:rsidP="00D912E7">
      <w:pPr>
        <w:pStyle w:val="ListParagraph"/>
        <w:numPr>
          <w:ilvl w:val="0"/>
          <w:numId w:val="82"/>
        </w:numPr>
        <w:rPr>
          <w:rFonts w:ascii="Courier" w:hAnsi="Courier"/>
        </w:rPr>
      </w:pPr>
      <w:r w:rsidRPr="00647BCC">
        <w:rPr>
          <w:rFonts w:ascii="Courier" w:hAnsi="Courier"/>
        </w:rPr>
        <w:t>TLV2462 socket hole 2 to Perma-Proto hole 19A   ________</w:t>
      </w:r>
    </w:p>
    <w:p w14:paraId="4E91F53D" w14:textId="77777777" w:rsidR="005130CA" w:rsidRPr="005130CA" w:rsidRDefault="005130CA" w:rsidP="00647BCC">
      <w:pPr>
        <w:ind w:left="360" w:firstLine="1160"/>
        <w:rPr>
          <w:rFonts w:ascii="Courier" w:hAnsi="Courier"/>
        </w:rPr>
      </w:pPr>
    </w:p>
    <w:p w14:paraId="507A0452" w14:textId="77777777" w:rsidR="005130CA" w:rsidRPr="00647BCC" w:rsidRDefault="005130CA" w:rsidP="00D912E7">
      <w:pPr>
        <w:pStyle w:val="ListParagraph"/>
        <w:numPr>
          <w:ilvl w:val="0"/>
          <w:numId w:val="82"/>
        </w:numPr>
        <w:rPr>
          <w:rFonts w:ascii="Courier" w:hAnsi="Courier"/>
        </w:rPr>
      </w:pPr>
      <w:r w:rsidRPr="00647BCC">
        <w:rPr>
          <w:rFonts w:ascii="Courier" w:hAnsi="Courier"/>
        </w:rPr>
        <w:t xml:space="preserve">TLV2462 socket hole 7 to MCP3202 socket hole </w:t>
      </w:r>
      <w:proofErr w:type="gramStart"/>
      <w:r w:rsidRPr="00647BCC">
        <w:rPr>
          <w:rFonts w:ascii="Courier" w:hAnsi="Courier"/>
        </w:rPr>
        <w:t>2  _</w:t>
      </w:r>
      <w:proofErr w:type="gramEnd"/>
      <w:r w:rsidRPr="00647BCC">
        <w:rPr>
          <w:rFonts w:ascii="Courier" w:hAnsi="Courier"/>
        </w:rPr>
        <w:t>_______</w:t>
      </w:r>
    </w:p>
    <w:p w14:paraId="74048B7D" w14:textId="77777777" w:rsidR="005130CA" w:rsidRPr="005130CA" w:rsidRDefault="005130CA" w:rsidP="005130CA">
      <w:pPr>
        <w:ind w:left="360"/>
        <w:rPr>
          <w:rFonts w:ascii="Courier" w:hAnsi="Courier"/>
        </w:rPr>
      </w:pPr>
      <w:r w:rsidRPr="005130CA">
        <w:rPr>
          <w:rFonts w:ascii="Courier" w:hAnsi="Courier"/>
        </w:rPr>
        <w:t xml:space="preserve">        </w:t>
      </w:r>
    </w:p>
    <w:p w14:paraId="6D68221C" w14:textId="77777777" w:rsidR="005130CA" w:rsidRPr="00647BCC" w:rsidRDefault="005130CA" w:rsidP="00D912E7">
      <w:pPr>
        <w:pStyle w:val="ListParagraph"/>
        <w:numPr>
          <w:ilvl w:val="0"/>
          <w:numId w:val="83"/>
        </w:numPr>
        <w:rPr>
          <w:rFonts w:ascii="Courier" w:hAnsi="Courier"/>
        </w:rPr>
      </w:pPr>
      <w:r w:rsidRPr="00647BCC">
        <w:rPr>
          <w:rFonts w:ascii="Courier" w:hAnsi="Courier"/>
        </w:rPr>
        <w:t>Test NON-continuity:</w:t>
      </w:r>
    </w:p>
    <w:p w14:paraId="4EF174FF" w14:textId="77777777" w:rsidR="005130CA" w:rsidRPr="005130CA" w:rsidRDefault="005130CA" w:rsidP="005130CA">
      <w:pPr>
        <w:ind w:left="360"/>
        <w:rPr>
          <w:rFonts w:ascii="Courier" w:hAnsi="Courier"/>
        </w:rPr>
      </w:pPr>
      <w:r w:rsidRPr="005130CA">
        <w:rPr>
          <w:rFonts w:ascii="Courier" w:hAnsi="Courier"/>
        </w:rPr>
        <w:t xml:space="preserve">     </w:t>
      </w:r>
    </w:p>
    <w:p w14:paraId="202238F9" w14:textId="77777777" w:rsidR="005130CA" w:rsidRPr="00647BCC" w:rsidRDefault="005130CA" w:rsidP="00D912E7">
      <w:pPr>
        <w:pStyle w:val="ListParagraph"/>
        <w:numPr>
          <w:ilvl w:val="0"/>
          <w:numId w:val="84"/>
        </w:numPr>
        <w:rPr>
          <w:rFonts w:ascii="Courier" w:hAnsi="Courier"/>
        </w:rPr>
      </w:pPr>
      <w:r w:rsidRPr="00647BCC">
        <w:rPr>
          <w:rFonts w:ascii="Courier" w:hAnsi="Courier"/>
        </w:rPr>
        <w:lastRenderedPageBreak/>
        <w:t xml:space="preserve">TLV2462 socket hole 1 to Perma-Proto ground </w:t>
      </w:r>
      <w:proofErr w:type="gramStart"/>
      <w:r w:rsidRPr="00647BCC">
        <w:rPr>
          <w:rFonts w:ascii="Courier" w:hAnsi="Courier"/>
        </w:rPr>
        <w:t>rails  _</w:t>
      </w:r>
      <w:proofErr w:type="gramEnd"/>
      <w:r w:rsidRPr="00647BCC">
        <w:rPr>
          <w:rFonts w:ascii="Courier" w:hAnsi="Courier"/>
        </w:rPr>
        <w:t>_______</w:t>
      </w:r>
    </w:p>
    <w:p w14:paraId="5BF0763B" w14:textId="77777777" w:rsidR="005130CA" w:rsidRPr="005130CA" w:rsidRDefault="005130CA" w:rsidP="00647BCC">
      <w:pPr>
        <w:ind w:left="360" w:firstLine="1160"/>
        <w:rPr>
          <w:rFonts w:ascii="Courier" w:hAnsi="Courier"/>
        </w:rPr>
      </w:pPr>
    </w:p>
    <w:p w14:paraId="32F4A41B"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1 to socket hole 2             ________</w:t>
      </w:r>
    </w:p>
    <w:p w14:paraId="6E485E25" w14:textId="77777777" w:rsidR="005130CA" w:rsidRPr="005130CA" w:rsidRDefault="005130CA" w:rsidP="00647BCC">
      <w:pPr>
        <w:ind w:left="360" w:firstLine="1160"/>
        <w:rPr>
          <w:rFonts w:ascii="Courier" w:hAnsi="Courier"/>
        </w:rPr>
      </w:pPr>
    </w:p>
    <w:p w14:paraId="6950B670"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2 to socket hole 3             ________</w:t>
      </w:r>
    </w:p>
    <w:p w14:paraId="5873D069" w14:textId="77777777" w:rsidR="005130CA" w:rsidRPr="005130CA" w:rsidRDefault="005130CA" w:rsidP="00647BCC">
      <w:pPr>
        <w:ind w:left="360" w:firstLine="1160"/>
        <w:rPr>
          <w:rFonts w:ascii="Courier" w:hAnsi="Courier"/>
        </w:rPr>
      </w:pPr>
    </w:p>
    <w:p w14:paraId="6E0F314C"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7 to socket hole 8             ________</w:t>
      </w:r>
    </w:p>
    <w:p w14:paraId="57E312B0" w14:textId="77777777" w:rsidR="005130CA" w:rsidRPr="005130CA" w:rsidRDefault="005130CA" w:rsidP="00647BCC">
      <w:pPr>
        <w:ind w:left="360" w:firstLine="1160"/>
        <w:rPr>
          <w:rFonts w:ascii="Courier" w:hAnsi="Courier"/>
        </w:rPr>
      </w:pPr>
    </w:p>
    <w:p w14:paraId="3D50E14C" w14:textId="77777777" w:rsidR="005130CA" w:rsidRPr="00647BCC" w:rsidRDefault="005130CA" w:rsidP="00D912E7">
      <w:pPr>
        <w:pStyle w:val="ListParagraph"/>
        <w:numPr>
          <w:ilvl w:val="0"/>
          <w:numId w:val="84"/>
        </w:numPr>
        <w:rPr>
          <w:rFonts w:ascii="Courier" w:hAnsi="Courier"/>
        </w:rPr>
      </w:pPr>
      <w:r w:rsidRPr="00647BCC">
        <w:rPr>
          <w:rFonts w:ascii="Courier" w:hAnsi="Courier"/>
        </w:rPr>
        <w:t>MCP3202 socket hole 1 to socket hole 2             ________</w:t>
      </w:r>
    </w:p>
    <w:p w14:paraId="62E00802" w14:textId="77777777" w:rsidR="005130CA" w:rsidRPr="005130CA" w:rsidRDefault="005130CA" w:rsidP="00647BCC">
      <w:pPr>
        <w:ind w:left="360" w:firstLine="1160"/>
        <w:rPr>
          <w:rFonts w:ascii="Courier" w:hAnsi="Courier"/>
        </w:rPr>
      </w:pPr>
    </w:p>
    <w:p w14:paraId="47A0280B" w14:textId="77777777" w:rsidR="005130CA" w:rsidRPr="00647BCC" w:rsidRDefault="005130CA" w:rsidP="00D912E7">
      <w:pPr>
        <w:pStyle w:val="ListParagraph"/>
        <w:numPr>
          <w:ilvl w:val="0"/>
          <w:numId w:val="84"/>
        </w:numPr>
        <w:rPr>
          <w:rFonts w:ascii="Courier" w:hAnsi="Courier"/>
        </w:rPr>
      </w:pPr>
      <w:r w:rsidRPr="00647BCC">
        <w:rPr>
          <w:rFonts w:ascii="Courier" w:hAnsi="Courier"/>
        </w:rPr>
        <w:t>MCP3202 socket hole 2 to socket hole 3             ________</w:t>
      </w:r>
    </w:p>
    <w:p w14:paraId="662CF660" w14:textId="77777777" w:rsidR="005130CA" w:rsidRPr="005130CA" w:rsidRDefault="005130CA" w:rsidP="00647BCC">
      <w:pPr>
        <w:ind w:left="360" w:firstLine="1160"/>
        <w:rPr>
          <w:rFonts w:ascii="Courier" w:hAnsi="Courier"/>
        </w:rPr>
      </w:pPr>
    </w:p>
    <w:p w14:paraId="65F4AC8C" w14:textId="77777777" w:rsidR="005130CA" w:rsidRPr="00647BCC" w:rsidRDefault="005130CA" w:rsidP="00D912E7">
      <w:pPr>
        <w:pStyle w:val="ListParagraph"/>
        <w:numPr>
          <w:ilvl w:val="0"/>
          <w:numId w:val="84"/>
        </w:numPr>
        <w:rPr>
          <w:rFonts w:ascii="Courier" w:hAnsi="Courier"/>
        </w:rPr>
      </w:pPr>
      <w:r w:rsidRPr="00647BCC">
        <w:rPr>
          <w:rFonts w:ascii="Courier" w:hAnsi="Courier"/>
        </w:rPr>
        <w:t>Perma-Proto hole 18A to hole 19A                   ________</w:t>
      </w:r>
    </w:p>
    <w:p w14:paraId="768C515F" w14:textId="77777777" w:rsidR="005130CA" w:rsidRPr="005130CA" w:rsidRDefault="005130CA" w:rsidP="00647BCC">
      <w:pPr>
        <w:ind w:left="360" w:firstLine="1160"/>
        <w:rPr>
          <w:rFonts w:ascii="Courier" w:hAnsi="Courier"/>
        </w:rPr>
      </w:pPr>
    </w:p>
    <w:p w14:paraId="001A938A" w14:textId="77777777" w:rsidR="005130CA" w:rsidRPr="00647BCC" w:rsidRDefault="005130CA" w:rsidP="00D912E7">
      <w:pPr>
        <w:pStyle w:val="ListParagraph"/>
        <w:numPr>
          <w:ilvl w:val="0"/>
          <w:numId w:val="84"/>
        </w:numPr>
        <w:rPr>
          <w:rFonts w:ascii="Courier" w:hAnsi="Courier"/>
        </w:rPr>
      </w:pPr>
      <w:r w:rsidRPr="00647BCC">
        <w:rPr>
          <w:rFonts w:ascii="Courier" w:hAnsi="Courier"/>
        </w:rPr>
        <w:t>Perma-Proto hole 19A to hole 20A                   ________</w:t>
      </w:r>
    </w:p>
    <w:p w14:paraId="6392C337" w14:textId="77777777" w:rsidR="004358B3" w:rsidRDefault="004358B3" w:rsidP="00C83733">
      <w:pPr>
        <w:pStyle w:val="Heading1"/>
      </w:pPr>
    </w:p>
    <w:p w14:paraId="7FDC4894" w14:textId="77777777" w:rsidR="004358B3" w:rsidRPr="004358B3" w:rsidRDefault="004358B3" w:rsidP="004358B3"/>
    <w:p w14:paraId="169AC983" w14:textId="28723DB9" w:rsidR="005130CA" w:rsidRPr="005130CA" w:rsidRDefault="00C83733" w:rsidP="00C83733">
      <w:pPr>
        <w:pStyle w:val="Heading1"/>
      </w:pPr>
      <w:bookmarkStart w:id="611" w:name="_Toc94795591"/>
      <w:bookmarkStart w:id="612" w:name="_Toc94797599"/>
      <w:r>
        <w:t>Step 15: Insert bleed resistor</w:t>
      </w:r>
      <w:bookmarkEnd w:id="611"/>
      <w:bookmarkEnd w:id="612"/>
      <w:r w:rsidR="005130CA" w:rsidRPr="005130CA">
        <w:t xml:space="preserve"> </w:t>
      </w:r>
      <w:r>
        <w:br/>
      </w:r>
      <w:r w:rsidR="005130CA" w:rsidRPr="005130CA">
        <w:t xml:space="preserve">       </w:t>
      </w:r>
    </w:p>
    <w:p w14:paraId="4B3158CB" w14:textId="41B6A318" w:rsidR="005130CA" w:rsidRPr="00C83733" w:rsidRDefault="005130CA" w:rsidP="00D912E7">
      <w:pPr>
        <w:pStyle w:val="ListParagraph"/>
        <w:numPr>
          <w:ilvl w:val="0"/>
          <w:numId w:val="93"/>
        </w:numPr>
        <w:rPr>
          <w:rFonts w:ascii="Courier" w:hAnsi="Courier"/>
          <w:b/>
          <w:sz w:val="28"/>
          <w:szCs w:val="28"/>
          <w:u w:val="single"/>
        </w:rPr>
      </w:pPr>
      <w:r w:rsidRPr="00C83733">
        <w:rPr>
          <w:rFonts w:ascii="Courier" w:hAnsi="Courier"/>
          <w:b/>
          <w:sz w:val="28"/>
          <w:szCs w:val="28"/>
          <w:u w:val="single"/>
        </w:rPr>
        <w:t>Insert 47ohm bleed resistor Rb</w:t>
      </w:r>
      <w:r w:rsidR="00C83733">
        <w:rPr>
          <w:rFonts w:ascii="Courier" w:hAnsi="Courier"/>
          <w:b/>
          <w:sz w:val="28"/>
          <w:szCs w:val="28"/>
          <w:u w:val="single"/>
        </w:rPr>
        <w:t>:</w:t>
      </w:r>
    </w:p>
    <w:p w14:paraId="3F28406A" w14:textId="77777777" w:rsidR="005130CA" w:rsidRPr="005130CA" w:rsidRDefault="005130CA" w:rsidP="005130CA">
      <w:pPr>
        <w:ind w:left="360"/>
        <w:rPr>
          <w:rFonts w:ascii="Courier" w:hAnsi="Courier"/>
        </w:rPr>
      </w:pPr>
      <w:r w:rsidRPr="005130CA">
        <w:rPr>
          <w:rFonts w:ascii="Courier" w:hAnsi="Courier"/>
        </w:rPr>
        <w:t xml:space="preserve">  </w:t>
      </w:r>
    </w:p>
    <w:p w14:paraId="063BF84E" w14:textId="77777777" w:rsidR="005130CA" w:rsidRPr="00647BCC" w:rsidRDefault="005130CA" w:rsidP="00D912E7">
      <w:pPr>
        <w:pStyle w:val="ListParagraph"/>
        <w:numPr>
          <w:ilvl w:val="0"/>
          <w:numId w:val="85"/>
        </w:numPr>
        <w:rPr>
          <w:rFonts w:ascii="Courier" w:hAnsi="Courier"/>
        </w:rPr>
      </w:pPr>
      <w:r w:rsidRPr="00647BCC">
        <w:rPr>
          <w:rFonts w:ascii="Courier" w:hAnsi="Courier"/>
        </w:rPr>
        <w:t>Tape down on front to hold in place, but don't solder yet</w:t>
      </w:r>
    </w:p>
    <w:p w14:paraId="45B17AFD" w14:textId="77777777" w:rsidR="005130CA" w:rsidRPr="005130CA" w:rsidRDefault="005130CA" w:rsidP="005130CA">
      <w:pPr>
        <w:ind w:left="360"/>
        <w:rPr>
          <w:rFonts w:ascii="Courier" w:hAnsi="Courier"/>
        </w:rPr>
      </w:pPr>
      <w:r w:rsidRPr="005130CA">
        <w:rPr>
          <w:rFonts w:ascii="Courier" w:hAnsi="Courier"/>
        </w:rPr>
        <w:t xml:space="preserve">     </w:t>
      </w:r>
    </w:p>
    <w:p w14:paraId="44C80DA8" w14:textId="383B1B31" w:rsidR="005130CA" w:rsidRPr="00647BCC" w:rsidRDefault="005130CA" w:rsidP="00D912E7">
      <w:pPr>
        <w:pStyle w:val="ListParagraph"/>
        <w:numPr>
          <w:ilvl w:val="0"/>
          <w:numId w:val="86"/>
        </w:numPr>
        <w:rPr>
          <w:rFonts w:ascii="Courier" w:hAnsi="Courier"/>
        </w:rPr>
      </w:pPr>
      <w:r w:rsidRPr="00647BCC">
        <w:rPr>
          <w:rFonts w:ascii="Courier" w:hAnsi="Courier"/>
        </w:rPr>
        <w:t>6H - 6</w:t>
      </w:r>
      <w:proofErr w:type="gramStart"/>
      <w:r w:rsidRPr="00647BCC">
        <w:rPr>
          <w:rFonts w:ascii="Courier" w:hAnsi="Courier"/>
        </w:rPr>
        <w:t xml:space="preserve">C </w:t>
      </w:r>
      <w:r w:rsidR="00FF0833">
        <w:rPr>
          <w:rFonts w:ascii="Courier" w:hAnsi="Courier"/>
        </w:rPr>
        <w:t xml:space="preserve"> _</w:t>
      </w:r>
      <w:proofErr w:type="gramEnd"/>
      <w:r w:rsidR="00FF0833">
        <w:rPr>
          <w:rFonts w:ascii="Courier" w:hAnsi="Courier"/>
        </w:rPr>
        <w:t>______</w:t>
      </w:r>
      <w:r w:rsidRPr="00647BCC">
        <w:rPr>
          <w:rFonts w:ascii="Courier" w:hAnsi="Courier"/>
        </w:rPr>
        <w:t xml:space="preserve">                          </w:t>
      </w:r>
      <w:r w:rsidR="00FF0833">
        <w:rPr>
          <w:rFonts w:ascii="Courier" w:hAnsi="Courier"/>
        </w:rPr>
        <w:t xml:space="preserve">                        </w:t>
      </w:r>
    </w:p>
    <w:p w14:paraId="169BB519" w14:textId="77777777" w:rsidR="00C83733" w:rsidRDefault="00C83733" w:rsidP="005130CA">
      <w:pPr>
        <w:ind w:left="360"/>
        <w:rPr>
          <w:rFonts w:ascii="Courier" w:hAnsi="Courier"/>
        </w:rPr>
      </w:pPr>
    </w:p>
    <w:p w14:paraId="49C0C664" w14:textId="2547F451" w:rsidR="005130CA" w:rsidRPr="005130CA" w:rsidRDefault="00C83733" w:rsidP="00C83733">
      <w:pPr>
        <w:pStyle w:val="Heading1"/>
      </w:pPr>
      <w:bookmarkStart w:id="613" w:name="_Toc94795592"/>
      <w:bookmarkStart w:id="614" w:name="_Toc94797600"/>
      <w:r>
        <w:t>Step 16: Insert load capacitors</w:t>
      </w:r>
      <w:bookmarkEnd w:id="613"/>
      <w:bookmarkEnd w:id="614"/>
      <w:r>
        <w:br/>
      </w:r>
      <w:r w:rsidR="005130CA" w:rsidRPr="005130CA">
        <w:t xml:space="preserve">        </w:t>
      </w:r>
    </w:p>
    <w:p w14:paraId="0387B470" w14:textId="23D5248B" w:rsidR="005130CA" w:rsidRPr="00C83733" w:rsidRDefault="005130CA" w:rsidP="00D912E7">
      <w:pPr>
        <w:pStyle w:val="ListParagraph"/>
        <w:numPr>
          <w:ilvl w:val="0"/>
          <w:numId w:val="93"/>
        </w:numPr>
        <w:rPr>
          <w:rFonts w:ascii="Courier" w:hAnsi="Courier"/>
          <w:b/>
          <w:sz w:val="28"/>
          <w:szCs w:val="28"/>
          <w:u w:val="single"/>
        </w:rPr>
      </w:pPr>
      <w:r w:rsidRPr="00C83733">
        <w:rPr>
          <w:rFonts w:ascii="Courier" w:hAnsi="Courier"/>
          <w:b/>
          <w:sz w:val="28"/>
          <w:szCs w:val="28"/>
          <w:u w:val="single"/>
        </w:rPr>
        <w:t xml:space="preserve">Insert 1000uF load </w:t>
      </w:r>
      <w:r w:rsidR="006554B7" w:rsidRPr="00C83733">
        <w:rPr>
          <w:rFonts w:ascii="Courier" w:hAnsi="Courier"/>
          <w:b/>
          <w:sz w:val="28"/>
          <w:szCs w:val="28"/>
          <w:u w:val="single"/>
        </w:rPr>
        <w:t>capacitors:</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14937499" w14:textId="77777777" w:rsidR="005130CA" w:rsidRPr="00637008" w:rsidRDefault="005130CA" w:rsidP="00D912E7">
      <w:pPr>
        <w:pStyle w:val="ListParagraph"/>
        <w:numPr>
          <w:ilvl w:val="0"/>
          <w:numId w:val="94"/>
        </w:numPr>
        <w:rPr>
          <w:rFonts w:ascii="Courier" w:hAnsi="Courier"/>
        </w:rPr>
      </w:pPr>
      <w:r w:rsidRPr="00637008">
        <w:rPr>
          <w:rFonts w:ascii="Courier" w:hAnsi="Courier"/>
        </w:rPr>
        <w:t>Tape down on front to hold in place, but don't solder yet</w:t>
      </w:r>
    </w:p>
    <w:p w14:paraId="77ECDDDB" w14:textId="77777777" w:rsidR="005130CA" w:rsidRPr="005130CA" w:rsidRDefault="005130CA" w:rsidP="005130CA">
      <w:pPr>
        <w:ind w:left="360"/>
        <w:rPr>
          <w:rFonts w:ascii="Courier" w:hAnsi="Courier"/>
        </w:rPr>
      </w:pPr>
      <w:r w:rsidRPr="005130CA">
        <w:rPr>
          <w:rFonts w:ascii="Courier" w:hAnsi="Courier"/>
        </w:rPr>
        <w:lastRenderedPageBreak/>
        <w:t xml:space="preserve">     </w:t>
      </w:r>
    </w:p>
    <w:p w14:paraId="55081750" w14:textId="78C79D47" w:rsidR="005130CA" w:rsidRPr="00637008" w:rsidRDefault="005130CA" w:rsidP="00D912E7">
      <w:pPr>
        <w:pStyle w:val="ListParagraph"/>
        <w:numPr>
          <w:ilvl w:val="2"/>
          <w:numId w:val="95"/>
        </w:numPr>
        <w:ind w:left="1080"/>
        <w:rPr>
          <w:rFonts w:ascii="Courier" w:hAnsi="Courier"/>
        </w:rPr>
      </w:pPr>
      <w:r w:rsidRPr="00637008">
        <w:rPr>
          <w:rFonts w:ascii="Courier" w:hAnsi="Courier"/>
        </w:rPr>
        <w:t>1J - 4J (</w:t>
      </w:r>
      <w:r w:rsidR="00CA49DA">
        <w:rPr>
          <w:rFonts w:ascii="Courier" w:hAnsi="Courier"/>
        </w:rPr>
        <w:t>shorter lead</w:t>
      </w:r>
      <w:r w:rsidR="00F53E47">
        <w:rPr>
          <w:rFonts w:ascii="Courier" w:hAnsi="Courier"/>
        </w:rPr>
        <w:t xml:space="preserve"> / </w:t>
      </w:r>
      <w:r w:rsidRPr="00637008">
        <w:rPr>
          <w:rFonts w:ascii="Courier" w:hAnsi="Courier"/>
        </w:rPr>
        <w:t>stripe side (-) on the right (4J), IMPORTANT!)   ________</w:t>
      </w:r>
    </w:p>
    <w:p w14:paraId="32734289" w14:textId="77777777" w:rsidR="005130CA" w:rsidRPr="005130CA" w:rsidRDefault="005130CA" w:rsidP="00637008">
      <w:pPr>
        <w:ind w:left="-1080" w:firstLine="1160"/>
        <w:rPr>
          <w:rFonts w:ascii="Courier" w:hAnsi="Courier"/>
        </w:rPr>
      </w:pPr>
    </w:p>
    <w:p w14:paraId="0ACC5FE2" w14:textId="1CE9B1DE" w:rsidR="005130CA" w:rsidRPr="00637008" w:rsidRDefault="005130CA" w:rsidP="00D912E7">
      <w:pPr>
        <w:pStyle w:val="ListParagraph"/>
        <w:numPr>
          <w:ilvl w:val="2"/>
          <w:numId w:val="95"/>
        </w:numPr>
        <w:ind w:left="1080"/>
        <w:rPr>
          <w:rFonts w:ascii="Courier" w:hAnsi="Courier"/>
        </w:rPr>
      </w:pPr>
      <w:r w:rsidRPr="00637008">
        <w:rPr>
          <w:rFonts w:ascii="Courier" w:hAnsi="Courier"/>
        </w:rPr>
        <w:t>1A - 4A (</w:t>
      </w:r>
      <w:r w:rsidR="00F53E47">
        <w:rPr>
          <w:rFonts w:ascii="Courier" w:hAnsi="Courier"/>
        </w:rPr>
        <w:t xml:space="preserve">shorter lead / </w:t>
      </w:r>
      <w:r w:rsidRPr="00637008">
        <w:rPr>
          <w:rFonts w:ascii="Courier" w:hAnsi="Courier"/>
        </w:rPr>
        <w:t>stripe side (-) on the right (4A), IMPORTANT!)   ________</w:t>
      </w:r>
    </w:p>
    <w:p w14:paraId="547482B1" w14:textId="77777777" w:rsidR="00C83733" w:rsidRDefault="00C83733" w:rsidP="005130CA">
      <w:pPr>
        <w:ind w:left="360"/>
        <w:rPr>
          <w:rFonts w:ascii="Courier" w:hAnsi="Courier"/>
        </w:rPr>
      </w:pPr>
    </w:p>
    <w:p w14:paraId="5D8719F8" w14:textId="25F99BE0" w:rsidR="005130CA" w:rsidRPr="005130CA" w:rsidRDefault="00C83733" w:rsidP="00C83733">
      <w:pPr>
        <w:pStyle w:val="Heading1"/>
      </w:pPr>
      <w:bookmarkStart w:id="615" w:name="_Toc94795593"/>
      <w:bookmarkStart w:id="616" w:name="_Toc94797601"/>
      <w:r>
        <w:t>Step 17: Solder bleed resistor</w:t>
      </w:r>
      <w:bookmarkEnd w:id="615"/>
      <w:bookmarkEnd w:id="616"/>
      <w:r>
        <w:br/>
      </w:r>
      <w:r w:rsidR="005130CA" w:rsidRPr="005130CA">
        <w:t xml:space="preserve">        </w:t>
      </w:r>
    </w:p>
    <w:p w14:paraId="22FC3A21" w14:textId="19639F56" w:rsidR="005130CA" w:rsidRPr="00C83733" w:rsidRDefault="005130CA" w:rsidP="00D912E7">
      <w:pPr>
        <w:pStyle w:val="ListParagraph"/>
        <w:numPr>
          <w:ilvl w:val="0"/>
          <w:numId w:val="96"/>
        </w:numPr>
        <w:rPr>
          <w:rFonts w:ascii="Courier" w:hAnsi="Courier"/>
          <w:b/>
          <w:sz w:val="28"/>
          <w:szCs w:val="28"/>
          <w:u w:val="single"/>
        </w:rPr>
      </w:pPr>
      <w:r w:rsidRPr="00C83733">
        <w:rPr>
          <w:rFonts w:ascii="Courier" w:hAnsi="Courier"/>
          <w:b/>
          <w:sz w:val="28"/>
          <w:szCs w:val="28"/>
          <w:u w:val="single"/>
        </w:rPr>
        <w:t>Solder 47ohm bleed resistor Rb leads (2 joints)</w:t>
      </w:r>
      <w:r w:rsidR="00E74B79" w:rsidRPr="00C83733">
        <w:rPr>
          <w:rFonts w:ascii="Courier" w:hAnsi="Courier"/>
          <w:b/>
          <w:sz w:val="28"/>
          <w:szCs w:val="28"/>
          <w:u w:val="single"/>
        </w:rPr>
        <w:t>:</w:t>
      </w:r>
    </w:p>
    <w:p w14:paraId="414EC134" w14:textId="77777777" w:rsidR="005130CA" w:rsidRPr="005130CA" w:rsidRDefault="005130CA" w:rsidP="005130CA">
      <w:pPr>
        <w:ind w:left="360"/>
        <w:rPr>
          <w:rFonts w:ascii="Courier" w:hAnsi="Courier"/>
        </w:rPr>
      </w:pPr>
      <w:r w:rsidRPr="005130CA">
        <w:rPr>
          <w:rFonts w:ascii="Courier" w:hAnsi="Courier"/>
        </w:rPr>
        <w:t xml:space="preserve">  </w:t>
      </w:r>
    </w:p>
    <w:p w14:paraId="0556D118" w14:textId="567231C2" w:rsidR="005130CA" w:rsidRDefault="005130CA" w:rsidP="00D912E7">
      <w:pPr>
        <w:pStyle w:val="ListParagraph"/>
        <w:numPr>
          <w:ilvl w:val="0"/>
          <w:numId w:val="97"/>
        </w:numPr>
        <w:rPr>
          <w:rFonts w:ascii="Courier" w:hAnsi="Courier"/>
        </w:rPr>
      </w:pPr>
      <w:r w:rsidRPr="00637008">
        <w:rPr>
          <w:rFonts w:ascii="Courier" w:hAnsi="Courier"/>
        </w:rPr>
        <w:t>DO NOT TRIM LEADS</w:t>
      </w:r>
      <w:r w:rsidR="00F53E47">
        <w:rPr>
          <w:rFonts w:ascii="Courier" w:hAnsi="Courier"/>
        </w:rPr>
        <w:br/>
      </w:r>
    </w:p>
    <w:p w14:paraId="4C595BE7" w14:textId="73055DFF" w:rsidR="00F53E47" w:rsidRDefault="00F53E47" w:rsidP="00D912E7">
      <w:pPr>
        <w:pStyle w:val="ListParagraph"/>
        <w:numPr>
          <w:ilvl w:val="0"/>
          <w:numId w:val="97"/>
        </w:numPr>
        <w:rPr>
          <w:rFonts w:ascii="Courier" w:hAnsi="Courier"/>
        </w:rPr>
      </w:pPr>
      <w:r>
        <w:rPr>
          <w:rFonts w:ascii="Courier" w:hAnsi="Courier"/>
        </w:rPr>
        <w:t>Note that the resistor may have to be raised slightly to fit</w:t>
      </w:r>
      <w:r>
        <w:rPr>
          <w:rFonts w:ascii="Courier" w:hAnsi="Courier"/>
        </w:rPr>
        <w:br/>
      </w:r>
    </w:p>
    <w:p w14:paraId="75EBD2DD" w14:textId="2FF3E744" w:rsidR="00F53E47" w:rsidRPr="00637008" w:rsidRDefault="00F53E47" w:rsidP="00D912E7">
      <w:pPr>
        <w:pStyle w:val="ListParagraph"/>
        <w:numPr>
          <w:ilvl w:val="0"/>
          <w:numId w:val="97"/>
        </w:numPr>
        <w:rPr>
          <w:rFonts w:ascii="Courier" w:hAnsi="Courier"/>
        </w:rPr>
      </w:pPr>
      <w:r>
        <w:rPr>
          <w:rFonts w:ascii="Courier" w:hAnsi="Courier"/>
        </w:rPr>
        <w:t>Leads are thick so they take a longer time to heat up enough to melt solder</w:t>
      </w:r>
    </w:p>
    <w:p w14:paraId="6EA03A17" w14:textId="77777777" w:rsidR="005130CA" w:rsidRPr="005130CA" w:rsidRDefault="005130CA" w:rsidP="00637008">
      <w:pPr>
        <w:ind w:left="360" w:firstLine="720"/>
        <w:rPr>
          <w:rFonts w:ascii="Courier" w:hAnsi="Courier"/>
        </w:rPr>
      </w:pPr>
    </w:p>
    <w:p w14:paraId="13E18349" w14:textId="77777777" w:rsidR="005130CA" w:rsidRPr="00637008" w:rsidRDefault="005130CA" w:rsidP="00D912E7">
      <w:pPr>
        <w:pStyle w:val="ListParagraph"/>
        <w:numPr>
          <w:ilvl w:val="0"/>
          <w:numId w:val="97"/>
        </w:numPr>
        <w:rPr>
          <w:rFonts w:ascii="Courier" w:hAnsi="Courier"/>
        </w:rPr>
      </w:pPr>
      <w:r w:rsidRPr="00637008">
        <w:rPr>
          <w:rFonts w:ascii="Courier" w:hAnsi="Courier"/>
        </w:rPr>
        <w:t>Solder to holes 6H and 6C with leads straight through holes</w:t>
      </w:r>
      <w:r w:rsidR="00637008" w:rsidRPr="00637008">
        <w:rPr>
          <w:rFonts w:ascii="Courier" w:hAnsi="Courier"/>
        </w:rPr>
        <w:t xml:space="preserve"> </w:t>
      </w:r>
      <w:r w:rsidRPr="00637008">
        <w:rPr>
          <w:rFonts w:ascii="Courier" w:hAnsi="Courier"/>
        </w:rPr>
        <w:t xml:space="preserve">(i.e. not </w:t>
      </w:r>
      <w:proofErr w:type="gramStart"/>
      <w:r w:rsidRPr="00637008">
        <w:rPr>
          <w:rFonts w:ascii="Courier" w:hAnsi="Courier"/>
        </w:rPr>
        <w:t xml:space="preserve">bent)   </w:t>
      </w:r>
      <w:proofErr w:type="gramEnd"/>
      <w:r w:rsidRPr="00637008">
        <w:rPr>
          <w:rFonts w:ascii="Courier" w:hAnsi="Courier"/>
        </w:rPr>
        <w:t xml:space="preserve">                                         ________</w:t>
      </w:r>
    </w:p>
    <w:p w14:paraId="4D7655F8" w14:textId="77777777" w:rsidR="005130CA" w:rsidRDefault="005130CA" w:rsidP="005130CA">
      <w:pPr>
        <w:ind w:left="360"/>
        <w:rPr>
          <w:rFonts w:ascii="Courier" w:hAnsi="Courier"/>
        </w:rPr>
      </w:pPr>
    </w:p>
    <w:p w14:paraId="73DDAF32" w14:textId="31008F35" w:rsidR="00C83733" w:rsidRPr="005130CA" w:rsidRDefault="00C83733" w:rsidP="00C83733">
      <w:pPr>
        <w:pStyle w:val="Heading1"/>
      </w:pPr>
      <w:bookmarkStart w:id="617" w:name="_Toc94795594"/>
      <w:bookmarkStart w:id="618" w:name="_Toc94797602"/>
      <w:r>
        <w:t>Step 18: Shunt resistor</w:t>
      </w:r>
      <w:bookmarkEnd w:id="617"/>
      <w:bookmarkEnd w:id="618"/>
      <w:r>
        <w:br/>
      </w:r>
    </w:p>
    <w:p w14:paraId="4FCCEBC0" w14:textId="77777777" w:rsidR="005130CA" w:rsidRPr="00C83733" w:rsidRDefault="005130CA" w:rsidP="00D912E7">
      <w:pPr>
        <w:pStyle w:val="ListParagraph"/>
        <w:numPr>
          <w:ilvl w:val="0"/>
          <w:numId w:val="98"/>
        </w:numPr>
        <w:rPr>
          <w:rFonts w:ascii="Courier" w:hAnsi="Courier"/>
          <w:b/>
          <w:sz w:val="28"/>
          <w:szCs w:val="28"/>
          <w:u w:val="single"/>
        </w:rPr>
      </w:pPr>
      <w:r w:rsidRPr="00C83733">
        <w:rPr>
          <w:rFonts w:ascii="Courier" w:hAnsi="Courier"/>
          <w:b/>
          <w:sz w:val="28"/>
          <w:szCs w:val="28"/>
          <w:u w:val="single"/>
        </w:rPr>
        <w:t xml:space="preserve">Solder </w:t>
      </w:r>
      <w:proofErr w:type="gramStart"/>
      <w:r w:rsidRPr="00C83733">
        <w:rPr>
          <w:rFonts w:ascii="Courier" w:hAnsi="Courier"/>
          <w:b/>
          <w:sz w:val="28"/>
          <w:szCs w:val="28"/>
          <w:u w:val="single"/>
        </w:rPr>
        <w:t>.005 ohm</w:t>
      </w:r>
      <w:proofErr w:type="gramEnd"/>
      <w:r w:rsidRPr="00C83733">
        <w:rPr>
          <w:rFonts w:ascii="Courier" w:hAnsi="Courier"/>
          <w:b/>
          <w:sz w:val="28"/>
          <w:szCs w:val="28"/>
          <w:u w:val="single"/>
        </w:rPr>
        <w:t xml:space="preserve"> shunt resistor to *BACK* of Perma-Proto (2 joints):</w:t>
      </w:r>
    </w:p>
    <w:p w14:paraId="037D0ABB" w14:textId="77777777" w:rsidR="005130CA" w:rsidRPr="005130CA" w:rsidRDefault="005130CA" w:rsidP="005130CA">
      <w:pPr>
        <w:ind w:left="360"/>
        <w:rPr>
          <w:rFonts w:ascii="Courier" w:hAnsi="Courier"/>
        </w:rPr>
      </w:pPr>
      <w:r w:rsidRPr="005130CA">
        <w:rPr>
          <w:rFonts w:ascii="Courier" w:hAnsi="Courier"/>
        </w:rPr>
        <w:t xml:space="preserve"> </w:t>
      </w:r>
    </w:p>
    <w:p w14:paraId="6F116393" w14:textId="77777777" w:rsidR="005130CA" w:rsidRPr="00637008" w:rsidRDefault="005130CA" w:rsidP="00D912E7">
      <w:pPr>
        <w:pStyle w:val="ListParagraph"/>
        <w:numPr>
          <w:ilvl w:val="0"/>
          <w:numId w:val="99"/>
        </w:numPr>
        <w:ind w:left="720"/>
        <w:rPr>
          <w:rFonts w:ascii="Courier" w:hAnsi="Courier"/>
        </w:rPr>
      </w:pPr>
      <w:r w:rsidRPr="00637008">
        <w:rPr>
          <w:rFonts w:ascii="Courier" w:hAnsi="Courier"/>
        </w:rPr>
        <w:t>Bend leads at right angle so resistor is CENTERED between bends</w:t>
      </w:r>
      <w:r w:rsidR="00637008" w:rsidRPr="00637008">
        <w:rPr>
          <w:rFonts w:ascii="Courier" w:hAnsi="Courier"/>
        </w:rPr>
        <w:t xml:space="preserve"> </w:t>
      </w:r>
      <w:r w:rsidRPr="00637008">
        <w:rPr>
          <w:rFonts w:ascii="Courier" w:hAnsi="Courier"/>
        </w:rPr>
        <w:t>and the lead ends are 27.5mm apart                         ________</w:t>
      </w:r>
    </w:p>
    <w:p w14:paraId="0925EEB9" w14:textId="77777777" w:rsidR="005130CA" w:rsidRPr="005130CA" w:rsidRDefault="005130CA" w:rsidP="00637008">
      <w:pPr>
        <w:ind w:firstLine="720"/>
        <w:rPr>
          <w:rFonts w:ascii="Courier" w:hAnsi="Courier"/>
        </w:rPr>
      </w:pPr>
    </w:p>
    <w:p w14:paraId="0F43ED7A" w14:textId="77777777" w:rsidR="005130CA" w:rsidRPr="00637008" w:rsidRDefault="005130CA" w:rsidP="00D912E7">
      <w:pPr>
        <w:pStyle w:val="ListParagraph"/>
        <w:numPr>
          <w:ilvl w:val="0"/>
          <w:numId w:val="99"/>
        </w:numPr>
        <w:ind w:left="720"/>
        <w:rPr>
          <w:rFonts w:ascii="Courier" w:hAnsi="Courier"/>
        </w:rPr>
      </w:pPr>
      <w:r w:rsidRPr="00637008">
        <w:rPr>
          <w:rFonts w:ascii="Courier" w:hAnsi="Courier"/>
        </w:rPr>
        <w:t>Insert shunt resistor leads into the following holes FROM THE</w:t>
      </w:r>
      <w:r w:rsidR="00637008" w:rsidRPr="00637008">
        <w:rPr>
          <w:rFonts w:ascii="Courier" w:hAnsi="Courier"/>
        </w:rPr>
        <w:t xml:space="preserve"> </w:t>
      </w:r>
      <w:r w:rsidRPr="00637008">
        <w:rPr>
          <w:rFonts w:ascii="Courier" w:hAnsi="Courier"/>
        </w:rPr>
        <w:t>BACK of the Perma-Proto:</w:t>
      </w:r>
    </w:p>
    <w:p w14:paraId="3BFA12A0" w14:textId="77777777" w:rsidR="005130CA" w:rsidRPr="005130CA" w:rsidRDefault="005130CA" w:rsidP="005130CA">
      <w:pPr>
        <w:ind w:left="360"/>
        <w:rPr>
          <w:rFonts w:ascii="Courier" w:hAnsi="Courier"/>
        </w:rPr>
      </w:pPr>
    </w:p>
    <w:p w14:paraId="03A94B89" w14:textId="77777777" w:rsidR="005130CA" w:rsidRPr="00637008" w:rsidRDefault="005130CA" w:rsidP="00D912E7">
      <w:pPr>
        <w:pStyle w:val="ListParagraph"/>
        <w:numPr>
          <w:ilvl w:val="0"/>
          <w:numId w:val="100"/>
        </w:numPr>
        <w:rPr>
          <w:rFonts w:ascii="Courier" w:hAnsi="Courier"/>
        </w:rPr>
      </w:pPr>
      <w:r w:rsidRPr="00637008">
        <w:rPr>
          <w:rFonts w:ascii="Courier" w:hAnsi="Courier"/>
        </w:rPr>
        <w:t>4E - lower ground rail (blue stripe), hole 13             ________</w:t>
      </w:r>
    </w:p>
    <w:p w14:paraId="10C37E38" w14:textId="77777777" w:rsidR="005130CA" w:rsidRPr="005130CA" w:rsidRDefault="005130CA" w:rsidP="005130CA">
      <w:pPr>
        <w:ind w:left="360"/>
        <w:rPr>
          <w:rFonts w:ascii="Courier" w:hAnsi="Courier"/>
        </w:rPr>
      </w:pPr>
      <w:r w:rsidRPr="005130CA">
        <w:rPr>
          <w:rFonts w:ascii="Courier" w:hAnsi="Courier"/>
        </w:rPr>
        <w:t xml:space="preserve">     </w:t>
      </w:r>
    </w:p>
    <w:p w14:paraId="36CDEDB5" w14:textId="5C2D06E0" w:rsidR="005130CA" w:rsidRPr="00637008" w:rsidRDefault="005130CA" w:rsidP="00D912E7">
      <w:pPr>
        <w:pStyle w:val="ListParagraph"/>
        <w:numPr>
          <w:ilvl w:val="0"/>
          <w:numId w:val="101"/>
        </w:numPr>
        <w:ind w:left="720"/>
        <w:rPr>
          <w:rFonts w:ascii="Courier" w:hAnsi="Courier"/>
        </w:rPr>
      </w:pPr>
      <w:r w:rsidRPr="00637008">
        <w:rPr>
          <w:rFonts w:ascii="Courier" w:hAnsi="Courier"/>
        </w:rPr>
        <w:t>Tap</w:t>
      </w:r>
      <w:r w:rsidR="00FF0833">
        <w:rPr>
          <w:rFonts w:ascii="Courier" w:hAnsi="Courier"/>
        </w:rPr>
        <w:t xml:space="preserve">e down on back to hold in </w:t>
      </w:r>
      <w:proofErr w:type="gramStart"/>
      <w:r w:rsidR="00FF0833">
        <w:rPr>
          <w:rFonts w:ascii="Courier" w:hAnsi="Courier"/>
        </w:rPr>
        <w:t>place  _</w:t>
      </w:r>
      <w:proofErr w:type="gramEnd"/>
      <w:r w:rsidR="00FF0833">
        <w:rPr>
          <w:rFonts w:ascii="Courier" w:hAnsi="Courier"/>
        </w:rPr>
        <w:t>_____</w:t>
      </w:r>
    </w:p>
    <w:p w14:paraId="1524F78C" w14:textId="77777777" w:rsidR="005130CA" w:rsidRPr="005130CA" w:rsidRDefault="005130CA" w:rsidP="00637008">
      <w:pPr>
        <w:ind w:firstLine="720"/>
        <w:rPr>
          <w:rFonts w:ascii="Courier" w:hAnsi="Courier"/>
        </w:rPr>
      </w:pPr>
    </w:p>
    <w:p w14:paraId="46397194" w14:textId="052451F4" w:rsidR="005130CA" w:rsidRPr="00637008" w:rsidRDefault="005130CA" w:rsidP="00D912E7">
      <w:pPr>
        <w:pStyle w:val="ListParagraph"/>
        <w:numPr>
          <w:ilvl w:val="0"/>
          <w:numId w:val="101"/>
        </w:numPr>
        <w:ind w:left="720"/>
        <w:rPr>
          <w:rFonts w:ascii="Courier" w:hAnsi="Courier"/>
        </w:rPr>
      </w:pPr>
      <w:r w:rsidRPr="00637008">
        <w:rPr>
          <w:rFonts w:ascii="Courier" w:hAnsi="Courier"/>
        </w:rPr>
        <w:t>Flip board face-up and hold with vise or 3rd hand tool and</w:t>
      </w:r>
      <w:r w:rsidR="00637008" w:rsidRPr="00637008">
        <w:rPr>
          <w:rFonts w:ascii="Courier" w:hAnsi="Courier"/>
        </w:rPr>
        <w:t xml:space="preserve"> </w:t>
      </w:r>
      <w:r w:rsidRPr="00637008">
        <w:rPr>
          <w:rFonts w:ascii="Courier" w:hAnsi="Courier"/>
        </w:rPr>
        <w:t>solder both joints</w:t>
      </w:r>
      <w:r w:rsidR="00F53E47">
        <w:rPr>
          <w:rFonts w:ascii="Courier" w:hAnsi="Courier"/>
        </w:rPr>
        <w:t xml:space="preserve"> (long heavy leads will take </w:t>
      </w:r>
      <w:r w:rsidR="00F53E47">
        <w:rPr>
          <w:rFonts w:ascii="Courier" w:hAnsi="Courier"/>
        </w:rPr>
        <w:lastRenderedPageBreak/>
        <w:t xml:space="preserve">time to </w:t>
      </w:r>
      <w:proofErr w:type="gramStart"/>
      <w:r w:rsidR="00F53E47">
        <w:rPr>
          <w:rFonts w:ascii="Courier" w:hAnsi="Courier"/>
        </w:rPr>
        <w:t>heat)</w:t>
      </w:r>
      <w:r w:rsidRPr="00637008">
        <w:rPr>
          <w:rFonts w:ascii="Courier" w:hAnsi="Courier"/>
        </w:rPr>
        <w:t xml:space="preserve">   </w:t>
      </w:r>
      <w:proofErr w:type="gramEnd"/>
      <w:r w:rsidRPr="00637008">
        <w:rPr>
          <w:rFonts w:ascii="Courier" w:hAnsi="Courier"/>
        </w:rPr>
        <w:t xml:space="preserve">                                      ________</w:t>
      </w:r>
    </w:p>
    <w:p w14:paraId="24C70BB1" w14:textId="77777777" w:rsidR="005130CA" w:rsidRPr="005130CA" w:rsidRDefault="005130CA" w:rsidP="00637008">
      <w:pPr>
        <w:ind w:firstLine="720"/>
        <w:rPr>
          <w:rFonts w:ascii="Courier" w:hAnsi="Courier"/>
        </w:rPr>
      </w:pPr>
    </w:p>
    <w:p w14:paraId="03183F60" w14:textId="2A2D5527" w:rsidR="005130CA" w:rsidRPr="00637008" w:rsidRDefault="005130CA" w:rsidP="00D912E7">
      <w:pPr>
        <w:pStyle w:val="ListParagraph"/>
        <w:numPr>
          <w:ilvl w:val="0"/>
          <w:numId w:val="101"/>
        </w:numPr>
        <w:ind w:left="720"/>
        <w:rPr>
          <w:rFonts w:ascii="Courier" w:hAnsi="Courier"/>
        </w:rPr>
      </w:pPr>
      <w:r w:rsidRPr="00637008">
        <w:rPr>
          <w:rFonts w:ascii="Courier" w:hAnsi="Courier"/>
        </w:rPr>
        <w:t>Inspect with magnifying glass to make sure joints are good</w:t>
      </w:r>
      <w:r w:rsidR="00637008" w:rsidRPr="00637008">
        <w:rPr>
          <w:rFonts w:ascii="Courier" w:hAnsi="Courier"/>
        </w:rPr>
        <w:t xml:space="preserve"> </w:t>
      </w:r>
      <w:r w:rsidRPr="00637008">
        <w:rPr>
          <w:rFonts w:ascii="Courier" w:hAnsi="Courier"/>
        </w:rPr>
        <w:t xml:space="preserve">and there are no </w:t>
      </w:r>
      <w:r w:rsidR="00EE0200">
        <w:rPr>
          <w:rFonts w:ascii="Courier" w:hAnsi="Courier"/>
        </w:rPr>
        <w:t>solder bridges</w:t>
      </w:r>
      <w:r w:rsidRPr="00637008">
        <w:rPr>
          <w:rFonts w:ascii="Courier" w:hAnsi="Courier"/>
        </w:rPr>
        <w:t xml:space="preserve">                          ________</w:t>
      </w:r>
    </w:p>
    <w:p w14:paraId="5443F095" w14:textId="77777777" w:rsidR="005130CA" w:rsidRPr="005130CA" w:rsidRDefault="005130CA" w:rsidP="00637008">
      <w:pPr>
        <w:ind w:firstLine="1000"/>
        <w:rPr>
          <w:rFonts w:ascii="Courier" w:hAnsi="Courier"/>
        </w:rPr>
      </w:pPr>
    </w:p>
    <w:p w14:paraId="4D717280" w14:textId="5FC8C1A7" w:rsidR="005130CA" w:rsidRPr="00637008" w:rsidRDefault="005130CA" w:rsidP="00D912E7">
      <w:pPr>
        <w:pStyle w:val="ListParagraph"/>
        <w:numPr>
          <w:ilvl w:val="0"/>
          <w:numId w:val="101"/>
        </w:numPr>
        <w:ind w:left="720"/>
        <w:rPr>
          <w:rFonts w:ascii="Courier" w:hAnsi="Courier"/>
        </w:rPr>
      </w:pPr>
      <w:r w:rsidRPr="00637008">
        <w:rPr>
          <w:rFonts w:ascii="Courier" w:hAnsi="Courier"/>
        </w:rPr>
        <w:t xml:space="preserve">Trim both </w:t>
      </w:r>
      <w:proofErr w:type="gramStart"/>
      <w:r w:rsidRPr="00637008">
        <w:rPr>
          <w:rFonts w:ascii="Courier" w:hAnsi="Courier"/>
        </w:rPr>
        <w:t xml:space="preserve">leads </w:t>
      </w:r>
      <w:r w:rsidR="00FF0833">
        <w:rPr>
          <w:rFonts w:ascii="Courier" w:hAnsi="Courier"/>
        </w:rPr>
        <w:t xml:space="preserve"> _</w:t>
      </w:r>
      <w:proofErr w:type="gramEnd"/>
      <w:r w:rsidR="00FF0833">
        <w:rPr>
          <w:rFonts w:ascii="Courier" w:hAnsi="Courier"/>
        </w:rPr>
        <w:t>______</w:t>
      </w:r>
      <w:r w:rsidRPr="00637008">
        <w:rPr>
          <w:rFonts w:ascii="Courier" w:hAnsi="Courier"/>
        </w:rPr>
        <w:t xml:space="preserve">                   </w:t>
      </w:r>
      <w:r w:rsidR="00FF0833">
        <w:rPr>
          <w:rFonts w:ascii="Courier" w:hAnsi="Courier"/>
        </w:rPr>
        <w:t xml:space="preserve">                        </w:t>
      </w:r>
    </w:p>
    <w:p w14:paraId="7D82A8BC" w14:textId="77777777" w:rsidR="00C83733" w:rsidRDefault="00C83733" w:rsidP="005130CA">
      <w:pPr>
        <w:ind w:left="360"/>
        <w:rPr>
          <w:rFonts w:ascii="Courier" w:hAnsi="Courier"/>
        </w:rPr>
      </w:pPr>
    </w:p>
    <w:p w14:paraId="14427856" w14:textId="6F57A2F3" w:rsidR="005130CA" w:rsidRPr="005130CA" w:rsidRDefault="00C83733" w:rsidP="00C83733">
      <w:pPr>
        <w:pStyle w:val="Heading1"/>
      </w:pPr>
      <w:bookmarkStart w:id="619" w:name="_Toc94795595"/>
      <w:bookmarkStart w:id="620" w:name="_Toc94797603"/>
      <w:r>
        <w:t>Step 19: Prepare load circuit zip cord</w:t>
      </w:r>
      <w:bookmarkEnd w:id="619"/>
      <w:bookmarkEnd w:id="620"/>
      <w:r w:rsidR="005130CA" w:rsidRPr="005130CA">
        <w:t xml:space="preserve">  </w:t>
      </w:r>
      <w:r>
        <w:br/>
      </w:r>
      <w:r w:rsidR="005130CA" w:rsidRPr="005130CA">
        <w:t xml:space="preserve">     </w:t>
      </w:r>
    </w:p>
    <w:p w14:paraId="550F3AEE" w14:textId="1DE473F2" w:rsidR="005130CA" w:rsidRPr="00C83733" w:rsidRDefault="005130CA" w:rsidP="00D912E7">
      <w:pPr>
        <w:pStyle w:val="ListParagraph"/>
        <w:numPr>
          <w:ilvl w:val="0"/>
          <w:numId w:val="102"/>
        </w:numPr>
        <w:rPr>
          <w:rFonts w:ascii="Courier" w:hAnsi="Courier"/>
          <w:b/>
          <w:sz w:val="28"/>
          <w:szCs w:val="28"/>
          <w:u w:val="single"/>
        </w:rPr>
      </w:pPr>
      <w:r w:rsidRPr="00C83733">
        <w:rPr>
          <w:rFonts w:ascii="Courier" w:hAnsi="Courier"/>
          <w:b/>
          <w:sz w:val="28"/>
          <w:szCs w:val="28"/>
          <w:u w:val="single"/>
        </w:rPr>
        <w:t>Prepare load circuit zip cord</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7E5B7F84" w14:textId="77777777" w:rsidR="005130CA" w:rsidRPr="00637008" w:rsidRDefault="005130CA" w:rsidP="00D912E7">
      <w:pPr>
        <w:pStyle w:val="ListParagraph"/>
        <w:numPr>
          <w:ilvl w:val="0"/>
          <w:numId w:val="103"/>
        </w:numPr>
        <w:ind w:left="720"/>
        <w:rPr>
          <w:rFonts w:ascii="Courier" w:hAnsi="Courier"/>
        </w:rPr>
      </w:pPr>
      <w:r w:rsidRPr="00637008">
        <w:rPr>
          <w:rFonts w:ascii="Courier" w:hAnsi="Courier"/>
        </w:rPr>
        <w:t>NOTE: This can be any stranded AWG 18 or AWG 16 insulated wire</w:t>
      </w:r>
      <w:r w:rsidR="00637008" w:rsidRPr="00637008">
        <w:rPr>
          <w:rFonts w:ascii="Courier" w:hAnsi="Courier"/>
        </w:rPr>
        <w:t xml:space="preserve"> </w:t>
      </w:r>
      <w:r w:rsidRPr="00637008">
        <w:rPr>
          <w:rFonts w:ascii="Courier" w:hAnsi="Courier"/>
        </w:rPr>
        <w:t>such as from a typical household extension/lamp cord or</w:t>
      </w:r>
      <w:r w:rsidR="00637008" w:rsidRPr="00637008">
        <w:rPr>
          <w:rFonts w:ascii="Courier" w:hAnsi="Courier"/>
        </w:rPr>
        <w:t xml:space="preserve"> </w:t>
      </w:r>
      <w:r w:rsidRPr="00637008">
        <w:rPr>
          <w:rFonts w:ascii="Courier" w:hAnsi="Courier"/>
        </w:rPr>
        <w:t>heavier speaker wire.  AWG 18 solid core is fine too.</w:t>
      </w:r>
    </w:p>
    <w:p w14:paraId="1737F63F" w14:textId="77777777" w:rsidR="005130CA" w:rsidRPr="005130CA" w:rsidRDefault="005130CA" w:rsidP="00637008">
      <w:pPr>
        <w:ind w:firstLine="720"/>
        <w:rPr>
          <w:rFonts w:ascii="Courier" w:hAnsi="Courier"/>
        </w:rPr>
      </w:pPr>
    </w:p>
    <w:p w14:paraId="58EE9C23" w14:textId="77777777" w:rsidR="005130CA" w:rsidRPr="00637008" w:rsidRDefault="005130CA" w:rsidP="00D912E7">
      <w:pPr>
        <w:pStyle w:val="ListParagraph"/>
        <w:numPr>
          <w:ilvl w:val="0"/>
          <w:numId w:val="103"/>
        </w:numPr>
        <w:ind w:left="720"/>
        <w:rPr>
          <w:rFonts w:ascii="Courier" w:hAnsi="Courier"/>
        </w:rPr>
      </w:pPr>
      <w:r w:rsidRPr="00637008">
        <w:rPr>
          <w:rFonts w:ascii="Courier" w:hAnsi="Courier"/>
        </w:rPr>
        <w:t>"A": PV- binding post to lower ground rail and shunt</w:t>
      </w:r>
    </w:p>
    <w:p w14:paraId="54E8CEF8" w14:textId="77777777" w:rsidR="005130CA" w:rsidRPr="005130CA" w:rsidRDefault="005130CA" w:rsidP="005130CA">
      <w:pPr>
        <w:ind w:left="360"/>
        <w:rPr>
          <w:rFonts w:ascii="Courier" w:hAnsi="Courier"/>
        </w:rPr>
      </w:pPr>
      <w:r w:rsidRPr="005130CA">
        <w:rPr>
          <w:rFonts w:ascii="Courier" w:hAnsi="Courier"/>
        </w:rPr>
        <w:t xml:space="preserve">     </w:t>
      </w:r>
    </w:p>
    <w:p w14:paraId="0258DB49" w14:textId="3B1FF9EE" w:rsidR="005130CA" w:rsidRPr="00637008" w:rsidRDefault="006C03F0" w:rsidP="00D912E7">
      <w:pPr>
        <w:pStyle w:val="ListParagraph"/>
        <w:numPr>
          <w:ilvl w:val="0"/>
          <w:numId w:val="104"/>
        </w:numPr>
        <w:rPr>
          <w:rFonts w:ascii="Courier" w:hAnsi="Courier"/>
        </w:rPr>
      </w:pPr>
      <w:r>
        <w:rPr>
          <w:rFonts w:ascii="Courier" w:hAnsi="Courier"/>
        </w:rPr>
        <w:t>Cut to length: 9</w:t>
      </w:r>
      <w:r w:rsidR="005130CA" w:rsidRPr="00637008">
        <w:rPr>
          <w:rFonts w:ascii="Courier" w:hAnsi="Courier"/>
        </w:rPr>
        <w:t>cm                                       ________</w:t>
      </w:r>
    </w:p>
    <w:p w14:paraId="25E1352C" w14:textId="77777777" w:rsidR="005130CA" w:rsidRPr="005130CA" w:rsidRDefault="005130CA" w:rsidP="00637008">
      <w:pPr>
        <w:ind w:left="360" w:firstLine="1000"/>
        <w:rPr>
          <w:rFonts w:ascii="Courier" w:hAnsi="Courier"/>
        </w:rPr>
      </w:pPr>
    </w:p>
    <w:p w14:paraId="4BC18E8F" w14:textId="77777777" w:rsidR="005130CA" w:rsidRPr="00637008" w:rsidRDefault="005130CA" w:rsidP="00D912E7">
      <w:pPr>
        <w:pStyle w:val="ListParagraph"/>
        <w:numPr>
          <w:ilvl w:val="0"/>
          <w:numId w:val="104"/>
        </w:numPr>
        <w:rPr>
          <w:rFonts w:ascii="Courier" w:hAnsi="Courier"/>
        </w:rPr>
      </w:pPr>
      <w:r w:rsidRPr="00637008">
        <w:rPr>
          <w:rFonts w:ascii="Courier" w:hAnsi="Courier"/>
        </w:rPr>
        <w:t>Strip 1cm on each end and twist strands                  ________</w:t>
      </w:r>
    </w:p>
    <w:p w14:paraId="5B86EFEB" w14:textId="77777777" w:rsidR="005130CA" w:rsidRPr="005130CA" w:rsidRDefault="005130CA" w:rsidP="00637008">
      <w:pPr>
        <w:ind w:left="360" w:firstLine="1000"/>
        <w:rPr>
          <w:rFonts w:ascii="Courier" w:hAnsi="Courier"/>
        </w:rPr>
      </w:pPr>
    </w:p>
    <w:p w14:paraId="62AF00C2" w14:textId="1D132B13" w:rsidR="005130CA" w:rsidRDefault="005130CA" w:rsidP="00D912E7">
      <w:pPr>
        <w:pStyle w:val="ListParagraph"/>
        <w:numPr>
          <w:ilvl w:val="0"/>
          <w:numId w:val="104"/>
        </w:numPr>
        <w:rPr>
          <w:rFonts w:ascii="Courier" w:hAnsi="Courier"/>
        </w:rPr>
      </w:pPr>
      <w:r w:rsidRPr="00637008">
        <w:rPr>
          <w:rFonts w:ascii="Courier" w:hAnsi="Courier"/>
        </w:rPr>
        <w:t xml:space="preserve">Crimp cable ring connector on one end </w:t>
      </w:r>
      <w:r w:rsidR="00E20844">
        <w:rPr>
          <w:rFonts w:ascii="Courier" w:hAnsi="Courier"/>
        </w:rPr>
        <w:t xml:space="preserve">using pliers (or vise / </w:t>
      </w:r>
      <w:proofErr w:type="spellStart"/>
      <w:r w:rsidR="00E20844">
        <w:rPr>
          <w:rFonts w:ascii="Courier" w:hAnsi="Courier"/>
        </w:rPr>
        <w:t>ViseGrips</w:t>
      </w:r>
      <w:proofErr w:type="spellEnd"/>
      <w:r w:rsidR="00E20844">
        <w:rPr>
          <w:rFonts w:ascii="Courier" w:hAnsi="Courier"/>
        </w:rPr>
        <w:t xml:space="preserve"> / crimping </w:t>
      </w:r>
      <w:proofErr w:type="gramStart"/>
      <w:r w:rsidR="00E20844">
        <w:rPr>
          <w:rFonts w:ascii="Courier" w:hAnsi="Courier"/>
        </w:rPr>
        <w:t>tool)</w:t>
      </w:r>
      <w:r w:rsidRPr="00637008">
        <w:rPr>
          <w:rFonts w:ascii="Courier" w:hAnsi="Courier"/>
        </w:rPr>
        <w:t xml:space="preserve">   </w:t>
      </w:r>
      <w:proofErr w:type="gramEnd"/>
      <w:r w:rsidRPr="00637008">
        <w:rPr>
          <w:rFonts w:ascii="Courier" w:hAnsi="Courier"/>
        </w:rPr>
        <w:t xml:space="preserve">                                               ________</w:t>
      </w:r>
    </w:p>
    <w:p w14:paraId="0A850291" w14:textId="77777777" w:rsidR="0042105C" w:rsidRPr="0042105C" w:rsidRDefault="0042105C" w:rsidP="0042105C">
      <w:pPr>
        <w:rPr>
          <w:rFonts w:ascii="Courier" w:hAnsi="Courier"/>
        </w:rPr>
      </w:pPr>
    </w:p>
    <w:p w14:paraId="0FD5720C" w14:textId="07E3270F" w:rsidR="0042105C" w:rsidRPr="00637008" w:rsidRDefault="00B82E34" w:rsidP="00D912E7">
      <w:pPr>
        <w:pStyle w:val="ListParagraph"/>
        <w:numPr>
          <w:ilvl w:val="0"/>
          <w:numId w:val="104"/>
        </w:numPr>
        <w:rPr>
          <w:rFonts w:ascii="Courier" w:hAnsi="Courier"/>
        </w:rPr>
      </w:pPr>
      <w:r>
        <w:rPr>
          <w:rFonts w:ascii="Courier" w:hAnsi="Courier"/>
        </w:rPr>
        <w:t>Heat crimp with the soldering iron and flow solder into strands</w:t>
      </w:r>
      <w:r>
        <w:rPr>
          <w:rFonts w:ascii="Courier" w:hAnsi="Courier"/>
        </w:rPr>
        <w:br/>
        <w:t>________</w:t>
      </w:r>
    </w:p>
    <w:p w14:paraId="6EBCEC03" w14:textId="77777777" w:rsidR="005130CA" w:rsidRPr="005130CA" w:rsidRDefault="005130CA" w:rsidP="00637008">
      <w:pPr>
        <w:ind w:left="360" w:firstLine="1000"/>
        <w:rPr>
          <w:rFonts w:ascii="Courier" w:hAnsi="Courier"/>
        </w:rPr>
      </w:pPr>
    </w:p>
    <w:p w14:paraId="60B7319D" w14:textId="305E11A3" w:rsidR="005130CA" w:rsidRPr="00637008" w:rsidRDefault="005130CA" w:rsidP="00D912E7">
      <w:pPr>
        <w:pStyle w:val="ListParagraph"/>
        <w:numPr>
          <w:ilvl w:val="0"/>
          <w:numId w:val="104"/>
        </w:numPr>
        <w:rPr>
          <w:rFonts w:ascii="Courier" w:hAnsi="Courier"/>
        </w:rPr>
      </w:pPr>
      <w:r w:rsidRPr="00637008">
        <w:rPr>
          <w:rFonts w:ascii="Courier" w:hAnsi="Courier"/>
        </w:rPr>
        <w:t xml:space="preserve">Heat the strands of the other </w:t>
      </w:r>
      <w:r w:rsidR="00B82E34">
        <w:rPr>
          <w:rFonts w:ascii="Courier" w:hAnsi="Courier"/>
        </w:rPr>
        <w:t xml:space="preserve">twisted </w:t>
      </w:r>
      <w:r w:rsidRPr="00637008">
        <w:rPr>
          <w:rFonts w:ascii="Courier" w:hAnsi="Courier"/>
        </w:rPr>
        <w:t>end and flow solder into the</w:t>
      </w:r>
      <w:r w:rsidR="00637008" w:rsidRPr="00637008">
        <w:rPr>
          <w:rFonts w:ascii="Courier" w:hAnsi="Courier"/>
        </w:rPr>
        <w:t xml:space="preserve"> </w:t>
      </w:r>
      <w:r w:rsidRPr="00637008">
        <w:rPr>
          <w:rFonts w:ascii="Courier" w:hAnsi="Courier"/>
        </w:rPr>
        <w:t xml:space="preserve">strands (i.e. "tin" </w:t>
      </w:r>
      <w:proofErr w:type="gramStart"/>
      <w:r w:rsidRPr="00637008">
        <w:rPr>
          <w:rFonts w:ascii="Courier" w:hAnsi="Courier"/>
        </w:rPr>
        <w:t xml:space="preserve">it)   </w:t>
      </w:r>
      <w:proofErr w:type="gramEnd"/>
      <w:r w:rsidRPr="00637008">
        <w:rPr>
          <w:rFonts w:ascii="Courier" w:hAnsi="Courier"/>
        </w:rPr>
        <w:t xml:space="preserve">                               ________</w:t>
      </w:r>
    </w:p>
    <w:p w14:paraId="6EF73E0E" w14:textId="77777777" w:rsidR="005130CA" w:rsidRPr="005130CA" w:rsidRDefault="005130CA" w:rsidP="005130CA">
      <w:pPr>
        <w:ind w:left="360"/>
        <w:rPr>
          <w:rFonts w:ascii="Courier" w:hAnsi="Courier"/>
        </w:rPr>
      </w:pPr>
      <w:r w:rsidRPr="005130CA">
        <w:rPr>
          <w:rFonts w:ascii="Courier" w:hAnsi="Courier"/>
        </w:rPr>
        <w:t xml:space="preserve">       </w:t>
      </w:r>
    </w:p>
    <w:p w14:paraId="1E14A01D" w14:textId="2EBF05A2" w:rsidR="005130CA" w:rsidRPr="00637008" w:rsidRDefault="005130CA" w:rsidP="00D912E7">
      <w:pPr>
        <w:pStyle w:val="ListParagraph"/>
        <w:numPr>
          <w:ilvl w:val="0"/>
          <w:numId w:val="105"/>
        </w:numPr>
        <w:rPr>
          <w:rFonts w:ascii="Courier" w:hAnsi="Courier"/>
        </w:rPr>
      </w:pPr>
      <w:r w:rsidRPr="00637008">
        <w:rPr>
          <w:rFonts w:ascii="Courier" w:hAnsi="Courier"/>
        </w:rPr>
        <w:t xml:space="preserve">"B": PV+ binding post to relay </w:t>
      </w:r>
      <w:r w:rsidR="009270F5">
        <w:rPr>
          <w:rFonts w:ascii="Courier" w:hAnsi="Courier"/>
        </w:rPr>
        <w:t xml:space="preserve">module </w:t>
      </w:r>
      <w:r w:rsidRPr="00637008">
        <w:rPr>
          <w:rFonts w:ascii="Courier" w:hAnsi="Courier"/>
        </w:rPr>
        <w:t>NO terminal</w:t>
      </w:r>
    </w:p>
    <w:p w14:paraId="184F4A49" w14:textId="77777777" w:rsidR="005130CA" w:rsidRPr="005130CA" w:rsidRDefault="005130CA" w:rsidP="005130CA">
      <w:pPr>
        <w:ind w:left="360"/>
        <w:rPr>
          <w:rFonts w:ascii="Courier" w:hAnsi="Courier"/>
        </w:rPr>
      </w:pPr>
      <w:r w:rsidRPr="005130CA">
        <w:rPr>
          <w:rFonts w:ascii="Courier" w:hAnsi="Courier"/>
        </w:rPr>
        <w:t xml:space="preserve">     </w:t>
      </w:r>
    </w:p>
    <w:p w14:paraId="34E18C84" w14:textId="77777777" w:rsidR="005130CA" w:rsidRPr="00637008" w:rsidRDefault="005130CA" w:rsidP="00D912E7">
      <w:pPr>
        <w:pStyle w:val="ListParagraph"/>
        <w:numPr>
          <w:ilvl w:val="0"/>
          <w:numId w:val="106"/>
        </w:numPr>
        <w:rPr>
          <w:rFonts w:ascii="Courier" w:hAnsi="Courier"/>
        </w:rPr>
      </w:pPr>
      <w:r w:rsidRPr="00637008">
        <w:rPr>
          <w:rFonts w:ascii="Courier" w:hAnsi="Courier"/>
        </w:rPr>
        <w:t>Cut to length: 9cm                                       ________</w:t>
      </w:r>
    </w:p>
    <w:p w14:paraId="4BD86E0F" w14:textId="77777777" w:rsidR="005130CA" w:rsidRPr="005130CA" w:rsidRDefault="005130CA" w:rsidP="00637008">
      <w:pPr>
        <w:ind w:left="360" w:firstLine="1160"/>
        <w:rPr>
          <w:rFonts w:ascii="Courier" w:hAnsi="Courier"/>
        </w:rPr>
      </w:pPr>
    </w:p>
    <w:p w14:paraId="49030193" w14:textId="257CD383" w:rsidR="005130CA" w:rsidRPr="00637008" w:rsidRDefault="005130CA" w:rsidP="00D912E7">
      <w:pPr>
        <w:pStyle w:val="ListParagraph"/>
        <w:numPr>
          <w:ilvl w:val="0"/>
          <w:numId w:val="106"/>
        </w:numPr>
        <w:rPr>
          <w:rFonts w:ascii="Courier" w:hAnsi="Courier"/>
        </w:rPr>
      </w:pPr>
      <w:r w:rsidRPr="00637008">
        <w:rPr>
          <w:rFonts w:ascii="Courier" w:hAnsi="Courier"/>
        </w:rPr>
        <w:t>Strip 1cm on each end and twist strands</w:t>
      </w:r>
      <w:r w:rsidR="00992517">
        <w:rPr>
          <w:rFonts w:ascii="Courier" w:hAnsi="Courier"/>
        </w:rPr>
        <w:br/>
        <w:t>________</w:t>
      </w:r>
    </w:p>
    <w:p w14:paraId="13605339" w14:textId="77777777" w:rsidR="005130CA" w:rsidRPr="005130CA" w:rsidRDefault="005130CA" w:rsidP="00637008">
      <w:pPr>
        <w:ind w:left="360" w:firstLine="1000"/>
        <w:rPr>
          <w:rFonts w:ascii="Courier" w:hAnsi="Courier"/>
        </w:rPr>
      </w:pPr>
    </w:p>
    <w:p w14:paraId="71657DFB" w14:textId="00A6C04D" w:rsidR="005130CA" w:rsidRDefault="00E20844" w:rsidP="00D912E7">
      <w:pPr>
        <w:pStyle w:val="ListParagraph"/>
        <w:numPr>
          <w:ilvl w:val="0"/>
          <w:numId w:val="106"/>
        </w:numPr>
        <w:rPr>
          <w:rFonts w:ascii="Courier" w:hAnsi="Courier"/>
        </w:rPr>
      </w:pPr>
      <w:r w:rsidRPr="00637008">
        <w:rPr>
          <w:rFonts w:ascii="Courier" w:hAnsi="Courier"/>
        </w:rPr>
        <w:t xml:space="preserve">Crimp cable ring connector on one end </w:t>
      </w:r>
      <w:r>
        <w:rPr>
          <w:rFonts w:ascii="Courier" w:hAnsi="Courier"/>
        </w:rPr>
        <w:t xml:space="preserve">using pliers (or vise / </w:t>
      </w:r>
      <w:proofErr w:type="spellStart"/>
      <w:r>
        <w:rPr>
          <w:rFonts w:ascii="Courier" w:hAnsi="Courier"/>
        </w:rPr>
        <w:t>ViseGrips</w:t>
      </w:r>
      <w:proofErr w:type="spellEnd"/>
      <w:r>
        <w:rPr>
          <w:rFonts w:ascii="Courier" w:hAnsi="Courier"/>
        </w:rPr>
        <w:t xml:space="preserve"> / crimping </w:t>
      </w:r>
      <w:proofErr w:type="gramStart"/>
      <w:r>
        <w:rPr>
          <w:rFonts w:ascii="Courier" w:hAnsi="Courier"/>
        </w:rPr>
        <w:t>tool)</w:t>
      </w:r>
      <w:r w:rsidR="005130CA" w:rsidRPr="00637008">
        <w:rPr>
          <w:rFonts w:ascii="Courier" w:hAnsi="Courier"/>
        </w:rPr>
        <w:t xml:space="preserve">   </w:t>
      </w:r>
      <w:proofErr w:type="gramEnd"/>
      <w:r w:rsidR="005130CA" w:rsidRPr="00637008">
        <w:rPr>
          <w:rFonts w:ascii="Courier" w:hAnsi="Courier"/>
        </w:rPr>
        <w:t xml:space="preserve">                                               ________</w:t>
      </w:r>
    </w:p>
    <w:p w14:paraId="1B892EE4" w14:textId="77777777" w:rsidR="00B82E34" w:rsidRPr="00B82E34" w:rsidRDefault="00B82E34" w:rsidP="00B82E34">
      <w:pPr>
        <w:rPr>
          <w:rFonts w:ascii="Courier" w:hAnsi="Courier"/>
        </w:rPr>
      </w:pPr>
    </w:p>
    <w:p w14:paraId="23D773FB" w14:textId="008A44A6" w:rsidR="00B82E34" w:rsidRPr="00B82E34" w:rsidRDefault="00B82E34" w:rsidP="00B82E34">
      <w:pPr>
        <w:pStyle w:val="ListParagraph"/>
        <w:numPr>
          <w:ilvl w:val="0"/>
          <w:numId w:val="106"/>
        </w:numPr>
        <w:rPr>
          <w:rFonts w:ascii="Courier" w:hAnsi="Courier"/>
        </w:rPr>
      </w:pPr>
      <w:r>
        <w:rPr>
          <w:rFonts w:ascii="Courier" w:hAnsi="Courier"/>
        </w:rPr>
        <w:t>Heat crimp with the soldering iron and flow solder into strands</w:t>
      </w:r>
      <w:r>
        <w:rPr>
          <w:rFonts w:ascii="Courier" w:hAnsi="Courier"/>
        </w:rPr>
        <w:br/>
        <w:t>________</w:t>
      </w:r>
    </w:p>
    <w:p w14:paraId="5D9F02F0" w14:textId="77777777" w:rsidR="005130CA" w:rsidRPr="005130CA" w:rsidRDefault="005130CA" w:rsidP="00637008">
      <w:pPr>
        <w:ind w:left="360" w:firstLine="1000"/>
        <w:rPr>
          <w:rFonts w:ascii="Courier" w:hAnsi="Courier"/>
        </w:rPr>
      </w:pPr>
    </w:p>
    <w:p w14:paraId="38409BA9" w14:textId="53785305" w:rsidR="005130CA" w:rsidRPr="00637008" w:rsidRDefault="005130CA" w:rsidP="00D912E7">
      <w:pPr>
        <w:pStyle w:val="ListParagraph"/>
        <w:numPr>
          <w:ilvl w:val="0"/>
          <w:numId w:val="106"/>
        </w:numPr>
        <w:rPr>
          <w:rFonts w:ascii="Courier" w:hAnsi="Courier"/>
        </w:rPr>
      </w:pPr>
      <w:r w:rsidRPr="00637008">
        <w:rPr>
          <w:rFonts w:ascii="Courier" w:hAnsi="Courier"/>
        </w:rPr>
        <w:t xml:space="preserve">Heat the strands of the other </w:t>
      </w:r>
      <w:r w:rsidR="00B82E34">
        <w:rPr>
          <w:rFonts w:ascii="Courier" w:hAnsi="Courier"/>
        </w:rPr>
        <w:t xml:space="preserve">twisted </w:t>
      </w:r>
      <w:r w:rsidRPr="00637008">
        <w:rPr>
          <w:rFonts w:ascii="Courier" w:hAnsi="Courier"/>
        </w:rPr>
        <w:t>end and flow solder into the</w:t>
      </w:r>
      <w:r w:rsidR="00637008" w:rsidRPr="00637008">
        <w:rPr>
          <w:rFonts w:ascii="Courier" w:hAnsi="Courier"/>
        </w:rPr>
        <w:t xml:space="preserve"> </w:t>
      </w:r>
      <w:r w:rsidRPr="00637008">
        <w:rPr>
          <w:rFonts w:ascii="Courier" w:hAnsi="Courier"/>
        </w:rPr>
        <w:t xml:space="preserve">strands (i.e. "tin" </w:t>
      </w:r>
      <w:proofErr w:type="gramStart"/>
      <w:r w:rsidRPr="00637008">
        <w:rPr>
          <w:rFonts w:ascii="Courier" w:hAnsi="Courier"/>
        </w:rPr>
        <w:t xml:space="preserve">it)   </w:t>
      </w:r>
      <w:proofErr w:type="gramEnd"/>
      <w:r w:rsidRPr="00637008">
        <w:rPr>
          <w:rFonts w:ascii="Courier" w:hAnsi="Courier"/>
        </w:rPr>
        <w:t xml:space="preserve">                               ________</w:t>
      </w:r>
    </w:p>
    <w:p w14:paraId="21A08082" w14:textId="77777777" w:rsidR="005130CA" w:rsidRPr="005130CA" w:rsidRDefault="005130CA" w:rsidP="005130CA">
      <w:pPr>
        <w:ind w:left="360"/>
        <w:rPr>
          <w:rFonts w:ascii="Courier" w:hAnsi="Courier"/>
        </w:rPr>
      </w:pPr>
      <w:r w:rsidRPr="005130CA">
        <w:rPr>
          <w:rFonts w:ascii="Courier" w:hAnsi="Courier"/>
        </w:rPr>
        <w:t xml:space="preserve">         </w:t>
      </w:r>
    </w:p>
    <w:p w14:paraId="256EB419" w14:textId="7147D66A" w:rsidR="005130CA" w:rsidRPr="00637008" w:rsidRDefault="005130CA" w:rsidP="00D912E7">
      <w:pPr>
        <w:pStyle w:val="ListParagraph"/>
        <w:numPr>
          <w:ilvl w:val="0"/>
          <w:numId w:val="107"/>
        </w:numPr>
        <w:rPr>
          <w:rFonts w:ascii="Courier" w:hAnsi="Courier"/>
        </w:rPr>
      </w:pPr>
      <w:r w:rsidRPr="00637008">
        <w:rPr>
          <w:rFonts w:ascii="Courier" w:hAnsi="Courier"/>
        </w:rPr>
        <w:t xml:space="preserve">"C": Load capacitors (+) side to relay </w:t>
      </w:r>
      <w:r w:rsidR="009270F5">
        <w:rPr>
          <w:rFonts w:ascii="Courier" w:hAnsi="Courier"/>
        </w:rPr>
        <w:t xml:space="preserve">module </w:t>
      </w:r>
      <w:r w:rsidRPr="00637008">
        <w:rPr>
          <w:rFonts w:ascii="Courier" w:hAnsi="Courier"/>
        </w:rPr>
        <w:t>C terminal</w:t>
      </w:r>
    </w:p>
    <w:p w14:paraId="22FFF7C1" w14:textId="77777777" w:rsidR="005130CA" w:rsidRPr="005130CA" w:rsidRDefault="005130CA" w:rsidP="005130CA">
      <w:pPr>
        <w:ind w:left="360"/>
        <w:rPr>
          <w:rFonts w:ascii="Courier" w:hAnsi="Courier"/>
        </w:rPr>
      </w:pPr>
      <w:r w:rsidRPr="005130CA">
        <w:rPr>
          <w:rFonts w:ascii="Courier" w:hAnsi="Courier"/>
        </w:rPr>
        <w:t xml:space="preserve">     </w:t>
      </w:r>
    </w:p>
    <w:p w14:paraId="50D06454" w14:textId="77777777" w:rsidR="005130CA" w:rsidRPr="00637008" w:rsidRDefault="005130CA" w:rsidP="00D912E7">
      <w:pPr>
        <w:pStyle w:val="ListParagraph"/>
        <w:numPr>
          <w:ilvl w:val="0"/>
          <w:numId w:val="108"/>
        </w:numPr>
        <w:rPr>
          <w:rFonts w:ascii="Courier" w:hAnsi="Courier"/>
        </w:rPr>
      </w:pPr>
      <w:r w:rsidRPr="00637008">
        <w:rPr>
          <w:rFonts w:ascii="Courier" w:hAnsi="Courier"/>
        </w:rPr>
        <w:t>Cut to length: 11cm                                      ________</w:t>
      </w:r>
    </w:p>
    <w:p w14:paraId="65A5D3B7" w14:textId="77777777" w:rsidR="005130CA" w:rsidRPr="005130CA" w:rsidRDefault="005130CA" w:rsidP="00637008">
      <w:pPr>
        <w:ind w:left="360" w:firstLine="1000"/>
        <w:rPr>
          <w:rFonts w:ascii="Courier" w:hAnsi="Courier"/>
        </w:rPr>
      </w:pPr>
    </w:p>
    <w:p w14:paraId="25B7EE38" w14:textId="77777777" w:rsidR="005130CA" w:rsidRPr="00637008" w:rsidRDefault="005130CA" w:rsidP="00D912E7">
      <w:pPr>
        <w:pStyle w:val="ListParagraph"/>
        <w:numPr>
          <w:ilvl w:val="0"/>
          <w:numId w:val="108"/>
        </w:numPr>
        <w:rPr>
          <w:rFonts w:ascii="Courier" w:hAnsi="Courier"/>
        </w:rPr>
      </w:pPr>
      <w:r w:rsidRPr="00637008">
        <w:rPr>
          <w:rFonts w:ascii="Courier" w:hAnsi="Courier"/>
        </w:rPr>
        <w:t>Strip 1cm on each end and twist strands                  ________</w:t>
      </w:r>
    </w:p>
    <w:p w14:paraId="1C3AB2E9" w14:textId="77777777" w:rsidR="005130CA" w:rsidRPr="005130CA" w:rsidRDefault="005130CA" w:rsidP="00637008">
      <w:pPr>
        <w:ind w:left="360" w:firstLine="1000"/>
        <w:rPr>
          <w:rFonts w:ascii="Courier" w:hAnsi="Courier"/>
        </w:rPr>
      </w:pPr>
    </w:p>
    <w:p w14:paraId="12EE62F3" w14:textId="6EE46C26" w:rsidR="005130CA" w:rsidRPr="00637008" w:rsidRDefault="00B82E34" w:rsidP="00D912E7">
      <w:pPr>
        <w:pStyle w:val="ListParagraph"/>
        <w:numPr>
          <w:ilvl w:val="0"/>
          <w:numId w:val="108"/>
        </w:numPr>
        <w:rPr>
          <w:rFonts w:ascii="Courier" w:hAnsi="Courier"/>
        </w:rPr>
      </w:pPr>
      <w:r>
        <w:rPr>
          <w:rFonts w:ascii="Courier" w:hAnsi="Courier"/>
        </w:rPr>
        <w:t>Heat the strands of both</w:t>
      </w:r>
      <w:r w:rsidR="005130CA" w:rsidRPr="00637008">
        <w:rPr>
          <w:rFonts w:ascii="Courier" w:hAnsi="Courier"/>
        </w:rPr>
        <w:t xml:space="preserve"> end</w:t>
      </w:r>
      <w:r>
        <w:rPr>
          <w:rFonts w:ascii="Courier" w:hAnsi="Courier"/>
        </w:rPr>
        <w:t>s</w:t>
      </w:r>
      <w:r w:rsidR="005130CA" w:rsidRPr="00637008">
        <w:rPr>
          <w:rFonts w:ascii="Courier" w:hAnsi="Courier"/>
        </w:rPr>
        <w:t xml:space="preserve"> and flow solder into the</w:t>
      </w:r>
      <w:r w:rsidR="00637008" w:rsidRPr="00637008">
        <w:rPr>
          <w:rFonts w:ascii="Courier" w:hAnsi="Courier"/>
        </w:rPr>
        <w:t xml:space="preserve"> </w:t>
      </w:r>
      <w:r>
        <w:rPr>
          <w:rFonts w:ascii="Courier" w:hAnsi="Courier"/>
        </w:rPr>
        <w:t xml:space="preserve">strands (i.e. "tin" </w:t>
      </w:r>
      <w:proofErr w:type="gramStart"/>
      <w:r>
        <w:rPr>
          <w:rFonts w:ascii="Courier" w:hAnsi="Courier"/>
        </w:rPr>
        <w:t>them</w:t>
      </w:r>
      <w:r w:rsidR="005130CA" w:rsidRPr="00637008">
        <w:rPr>
          <w:rFonts w:ascii="Courier" w:hAnsi="Courier"/>
        </w:rPr>
        <w:t xml:space="preserve">)   </w:t>
      </w:r>
      <w:proofErr w:type="gramEnd"/>
      <w:r w:rsidR="005130CA" w:rsidRPr="00637008">
        <w:rPr>
          <w:rFonts w:ascii="Courier" w:hAnsi="Courier"/>
        </w:rPr>
        <w:t xml:space="preserve">                               ________</w:t>
      </w:r>
    </w:p>
    <w:p w14:paraId="10134828" w14:textId="77777777" w:rsidR="00C83733" w:rsidRDefault="00C83733" w:rsidP="005130CA">
      <w:pPr>
        <w:ind w:left="360"/>
        <w:rPr>
          <w:rFonts w:ascii="Courier" w:hAnsi="Courier"/>
        </w:rPr>
      </w:pPr>
    </w:p>
    <w:p w14:paraId="5E56B0A2" w14:textId="48C36517" w:rsidR="005130CA" w:rsidRPr="005130CA" w:rsidRDefault="00C83733" w:rsidP="00C83733">
      <w:pPr>
        <w:pStyle w:val="Heading1"/>
      </w:pPr>
      <w:bookmarkStart w:id="621" w:name="_Toc94795596"/>
      <w:bookmarkStart w:id="622" w:name="_Toc94797604"/>
      <w:r>
        <w:t>Step 20: Load capacitor (+) leads</w:t>
      </w:r>
      <w:bookmarkEnd w:id="621"/>
      <w:bookmarkEnd w:id="622"/>
      <w:r>
        <w:br/>
      </w:r>
      <w:r w:rsidR="005130CA" w:rsidRPr="005130CA">
        <w:t xml:space="preserve">         </w:t>
      </w:r>
    </w:p>
    <w:p w14:paraId="3EC32512" w14:textId="6040CC40" w:rsidR="005130CA" w:rsidRPr="00C83733" w:rsidRDefault="005130CA" w:rsidP="00D912E7">
      <w:pPr>
        <w:pStyle w:val="ListParagraph"/>
        <w:numPr>
          <w:ilvl w:val="0"/>
          <w:numId w:val="109"/>
        </w:numPr>
        <w:rPr>
          <w:rFonts w:ascii="Courier" w:hAnsi="Courier"/>
          <w:b/>
          <w:sz w:val="28"/>
          <w:szCs w:val="28"/>
          <w:u w:val="single"/>
        </w:rPr>
      </w:pPr>
      <w:r w:rsidRPr="00C83733">
        <w:rPr>
          <w:rFonts w:ascii="Courier" w:hAnsi="Courier"/>
          <w:b/>
          <w:sz w:val="28"/>
          <w:szCs w:val="28"/>
          <w:u w:val="single"/>
        </w:rPr>
        <w:t>Solder (+) load capacitor leads to each other and to zip cord "C"(1 large joint)</w:t>
      </w:r>
      <w:r w:rsidR="00E74B79" w:rsidRPr="00C83733">
        <w:rPr>
          <w:rFonts w:ascii="Courier" w:hAnsi="Courier"/>
          <w:b/>
          <w:sz w:val="28"/>
          <w:szCs w:val="28"/>
          <w:u w:val="single"/>
        </w:rPr>
        <w:t>:</w:t>
      </w:r>
    </w:p>
    <w:p w14:paraId="5F7204CB" w14:textId="77777777" w:rsidR="005130CA" w:rsidRPr="005130CA" w:rsidRDefault="005130CA" w:rsidP="005130CA">
      <w:pPr>
        <w:ind w:left="360"/>
        <w:rPr>
          <w:rFonts w:ascii="Courier" w:hAnsi="Courier"/>
        </w:rPr>
      </w:pPr>
      <w:r w:rsidRPr="005130CA">
        <w:rPr>
          <w:rFonts w:ascii="Courier" w:hAnsi="Courier"/>
        </w:rPr>
        <w:t xml:space="preserve">  </w:t>
      </w:r>
    </w:p>
    <w:p w14:paraId="342ED71C"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DON'T COVER UP MOUNTING HOLE!</w:t>
      </w:r>
    </w:p>
    <w:p w14:paraId="03FF0E37" w14:textId="77777777" w:rsidR="005130CA" w:rsidRPr="005130CA" w:rsidRDefault="005130CA" w:rsidP="00637008">
      <w:pPr>
        <w:ind w:firstLine="720"/>
        <w:rPr>
          <w:rFonts w:ascii="Courier" w:hAnsi="Courier"/>
        </w:rPr>
      </w:pPr>
    </w:p>
    <w:p w14:paraId="6AD0FA91"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Leave enough room for standoff, but don't put standoff in hole</w:t>
      </w:r>
      <w:r w:rsidR="00637008" w:rsidRPr="00637008">
        <w:rPr>
          <w:rFonts w:ascii="Courier" w:hAnsi="Courier"/>
        </w:rPr>
        <w:t xml:space="preserve"> </w:t>
      </w:r>
      <w:r w:rsidRPr="00637008">
        <w:rPr>
          <w:rFonts w:ascii="Courier" w:hAnsi="Courier"/>
        </w:rPr>
        <w:t>when soldering; it will suck heat and wires won't get hot enough</w:t>
      </w:r>
      <w:r w:rsidR="00637008" w:rsidRPr="00637008">
        <w:rPr>
          <w:rFonts w:ascii="Courier" w:hAnsi="Courier"/>
        </w:rPr>
        <w:t xml:space="preserve"> </w:t>
      </w:r>
      <w:r w:rsidRPr="00637008">
        <w:rPr>
          <w:rFonts w:ascii="Courier" w:hAnsi="Courier"/>
        </w:rPr>
        <w:t>to flow solder</w:t>
      </w:r>
    </w:p>
    <w:p w14:paraId="2444A5D4" w14:textId="77777777" w:rsidR="005130CA" w:rsidRPr="005130CA" w:rsidRDefault="005130CA" w:rsidP="00671490">
      <w:pPr>
        <w:rPr>
          <w:rFonts w:ascii="Courier" w:hAnsi="Courier"/>
        </w:rPr>
      </w:pPr>
    </w:p>
    <w:p w14:paraId="789A7866" w14:textId="6F33677A" w:rsidR="005130CA" w:rsidRPr="00637008" w:rsidRDefault="005130CA" w:rsidP="00D912E7">
      <w:pPr>
        <w:pStyle w:val="ListParagraph"/>
        <w:numPr>
          <w:ilvl w:val="0"/>
          <w:numId w:val="110"/>
        </w:numPr>
        <w:ind w:left="720"/>
        <w:rPr>
          <w:rFonts w:ascii="Courier" w:hAnsi="Courier"/>
        </w:rPr>
      </w:pPr>
      <w:r w:rsidRPr="00637008">
        <w:rPr>
          <w:rFonts w:ascii="Courier" w:hAnsi="Courier"/>
        </w:rPr>
        <w:t>Bend lead from hole 1A so it lies flat and in the correct</w:t>
      </w:r>
      <w:r w:rsidR="00637008" w:rsidRPr="00637008">
        <w:rPr>
          <w:rFonts w:ascii="Courier" w:hAnsi="Courier"/>
        </w:rPr>
        <w:t xml:space="preserve"> </w:t>
      </w:r>
      <w:r w:rsidRPr="00637008">
        <w:rPr>
          <w:rFonts w:ascii="Courier" w:hAnsi="Courier"/>
        </w:rPr>
        <w:t>direction and contacts lead from hole 1J</w:t>
      </w:r>
      <w:r w:rsidR="00B82E34">
        <w:rPr>
          <w:rFonts w:ascii="Courier" w:hAnsi="Courier"/>
        </w:rPr>
        <w:t>. See photo.</w:t>
      </w:r>
      <w:r w:rsidR="00B82E34">
        <w:rPr>
          <w:rFonts w:ascii="Courier" w:hAnsi="Courier"/>
        </w:rPr>
        <w:br/>
      </w:r>
      <w:r w:rsidRPr="00637008">
        <w:rPr>
          <w:rFonts w:ascii="Courier" w:hAnsi="Courier"/>
        </w:rPr>
        <w:t>________</w:t>
      </w:r>
    </w:p>
    <w:p w14:paraId="5909DEB5" w14:textId="77777777" w:rsidR="005130CA" w:rsidRPr="005130CA" w:rsidRDefault="005130CA" w:rsidP="00637008">
      <w:pPr>
        <w:ind w:firstLine="720"/>
        <w:rPr>
          <w:rFonts w:ascii="Courier" w:hAnsi="Courier"/>
        </w:rPr>
      </w:pPr>
    </w:p>
    <w:p w14:paraId="6AB1B71E"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Solder leads to their holes (1J and 1</w:t>
      </w:r>
      <w:proofErr w:type="gramStart"/>
      <w:r w:rsidRPr="00637008">
        <w:rPr>
          <w:rFonts w:ascii="Courier" w:hAnsi="Courier"/>
        </w:rPr>
        <w:t xml:space="preserve">A)   </w:t>
      </w:r>
      <w:proofErr w:type="gramEnd"/>
      <w:r w:rsidRPr="00637008">
        <w:rPr>
          <w:rFonts w:ascii="Courier" w:hAnsi="Courier"/>
        </w:rPr>
        <w:t xml:space="preserve">                 ________</w:t>
      </w:r>
    </w:p>
    <w:p w14:paraId="3ECAF348" w14:textId="77777777" w:rsidR="005130CA" w:rsidRPr="005130CA" w:rsidRDefault="005130CA" w:rsidP="00637008">
      <w:pPr>
        <w:ind w:firstLine="720"/>
        <w:rPr>
          <w:rFonts w:ascii="Courier" w:hAnsi="Courier"/>
        </w:rPr>
      </w:pPr>
    </w:p>
    <w:p w14:paraId="0AE3F4E4"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lastRenderedPageBreak/>
        <w:t>Solder capacitor leads to each other                       ________</w:t>
      </w:r>
    </w:p>
    <w:p w14:paraId="6636793C" w14:textId="77777777" w:rsidR="005130CA" w:rsidRPr="005130CA" w:rsidRDefault="005130CA" w:rsidP="00637008">
      <w:pPr>
        <w:ind w:firstLine="1000"/>
        <w:rPr>
          <w:rFonts w:ascii="Courier" w:hAnsi="Courier"/>
        </w:rPr>
      </w:pPr>
    </w:p>
    <w:p w14:paraId="52D5EBA8" w14:textId="081D961D" w:rsidR="005130CA" w:rsidRPr="00637008" w:rsidRDefault="005130CA" w:rsidP="00D912E7">
      <w:pPr>
        <w:pStyle w:val="ListParagraph"/>
        <w:numPr>
          <w:ilvl w:val="0"/>
          <w:numId w:val="110"/>
        </w:numPr>
        <w:ind w:left="720"/>
        <w:rPr>
          <w:rFonts w:ascii="Courier" w:hAnsi="Courier"/>
        </w:rPr>
      </w:pPr>
      <w:r w:rsidRPr="00637008">
        <w:rPr>
          <w:rFonts w:ascii="Courier" w:hAnsi="Courier"/>
        </w:rPr>
        <w:t xml:space="preserve">Tack on zip cord </w:t>
      </w:r>
      <w:r w:rsidR="00B3429E">
        <w:rPr>
          <w:rFonts w:ascii="Courier" w:hAnsi="Courier"/>
        </w:rPr>
        <w:t xml:space="preserve">“C” </w:t>
      </w:r>
      <w:r w:rsidRPr="00637008">
        <w:rPr>
          <w:rFonts w:ascii="Courier" w:hAnsi="Courier"/>
        </w:rPr>
        <w:t>so it extends toward the top of the board,</w:t>
      </w:r>
      <w:r w:rsidR="00637008" w:rsidRPr="00637008">
        <w:rPr>
          <w:rFonts w:ascii="Courier" w:hAnsi="Courier"/>
        </w:rPr>
        <w:t xml:space="preserve"> </w:t>
      </w:r>
      <w:r w:rsidRPr="00637008">
        <w:rPr>
          <w:rFonts w:ascii="Courier" w:hAnsi="Courier"/>
        </w:rPr>
        <w:t>parallel to the end. Heat up tinned end of wire and capacitor</w:t>
      </w:r>
      <w:r w:rsidR="00637008" w:rsidRPr="00637008">
        <w:rPr>
          <w:rFonts w:ascii="Courier" w:hAnsi="Courier"/>
        </w:rPr>
        <w:t xml:space="preserve"> </w:t>
      </w:r>
      <w:r w:rsidRPr="00637008">
        <w:rPr>
          <w:rFonts w:ascii="Courier" w:hAnsi="Courier"/>
        </w:rPr>
        <w:t>leads enough to completely reflow the solder (add more solder if</w:t>
      </w:r>
      <w:r w:rsidR="00637008" w:rsidRPr="00637008">
        <w:rPr>
          <w:rFonts w:ascii="Courier" w:hAnsi="Courier"/>
        </w:rPr>
        <w:t xml:space="preserve"> </w:t>
      </w:r>
      <w:r w:rsidRPr="00637008">
        <w:rPr>
          <w:rFonts w:ascii="Courier" w:hAnsi="Courier"/>
        </w:rPr>
        <w:t>needed).</w:t>
      </w:r>
      <w:r w:rsidR="00B82E34">
        <w:rPr>
          <w:rFonts w:ascii="Courier" w:hAnsi="Courier"/>
        </w:rPr>
        <w:t xml:space="preserve"> See photo.</w:t>
      </w:r>
      <w:r w:rsidRPr="00637008">
        <w:rPr>
          <w:rFonts w:ascii="Courier" w:hAnsi="Courier"/>
        </w:rPr>
        <w:t xml:space="preserve">                                                   ________</w:t>
      </w:r>
    </w:p>
    <w:p w14:paraId="73BE6558" w14:textId="77777777" w:rsidR="005130CA" w:rsidRPr="005130CA" w:rsidRDefault="005130CA" w:rsidP="00637008">
      <w:pPr>
        <w:ind w:firstLine="720"/>
        <w:rPr>
          <w:rFonts w:ascii="Courier" w:hAnsi="Courier"/>
        </w:rPr>
      </w:pPr>
    </w:p>
    <w:p w14:paraId="6A42CE96"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Make sure there is no solder bridging to any of the row 4 holes</w:t>
      </w:r>
      <w:r w:rsidR="00637008" w:rsidRPr="00637008">
        <w:rPr>
          <w:rFonts w:ascii="Courier" w:hAnsi="Courier"/>
        </w:rPr>
        <w:t xml:space="preserve"> </w:t>
      </w:r>
      <w:r w:rsidRPr="00637008">
        <w:rPr>
          <w:rFonts w:ascii="Courier" w:hAnsi="Courier"/>
        </w:rPr>
        <w:t xml:space="preserve">(rows 1, 2, and 3 are </w:t>
      </w:r>
      <w:proofErr w:type="gramStart"/>
      <w:r w:rsidRPr="00637008">
        <w:rPr>
          <w:rFonts w:ascii="Courier" w:hAnsi="Courier"/>
        </w:rPr>
        <w:t xml:space="preserve">ok)   </w:t>
      </w:r>
      <w:proofErr w:type="gramEnd"/>
      <w:r w:rsidRPr="00637008">
        <w:rPr>
          <w:rFonts w:ascii="Courier" w:hAnsi="Courier"/>
        </w:rPr>
        <w:t xml:space="preserve">                               ________</w:t>
      </w:r>
    </w:p>
    <w:p w14:paraId="0B0A03F1" w14:textId="77777777" w:rsidR="00C83733" w:rsidRDefault="00C83733" w:rsidP="005130CA">
      <w:pPr>
        <w:ind w:left="360"/>
        <w:rPr>
          <w:rFonts w:ascii="Courier" w:hAnsi="Courier"/>
        </w:rPr>
      </w:pPr>
    </w:p>
    <w:p w14:paraId="1FFC46CE" w14:textId="07A97D4C" w:rsidR="005130CA" w:rsidRPr="005130CA" w:rsidRDefault="00C83733" w:rsidP="00C83733">
      <w:pPr>
        <w:pStyle w:val="Heading1"/>
      </w:pPr>
      <w:bookmarkStart w:id="623" w:name="_Toc94795597"/>
      <w:bookmarkStart w:id="624" w:name="_Toc94797605"/>
      <w:r>
        <w:t>Step 21: Load capacitor (-) leads</w:t>
      </w:r>
      <w:bookmarkEnd w:id="623"/>
      <w:bookmarkEnd w:id="624"/>
      <w:r>
        <w:br/>
      </w:r>
      <w:r w:rsidR="005130CA" w:rsidRPr="005130CA">
        <w:t xml:space="preserve">       </w:t>
      </w:r>
    </w:p>
    <w:p w14:paraId="2C351F69" w14:textId="30E89C13" w:rsidR="005130CA" w:rsidRPr="00C83733" w:rsidRDefault="005130CA" w:rsidP="00D912E7">
      <w:pPr>
        <w:pStyle w:val="ListParagraph"/>
        <w:numPr>
          <w:ilvl w:val="0"/>
          <w:numId w:val="111"/>
        </w:numPr>
        <w:rPr>
          <w:rFonts w:ascii="Courier" w:hAnsi="Courier"/>
          <w:b/>
          <w:sz w:val="28"/>
          <w:szCs w:val="28"/>
          <w:u w:val="single"/>
        </w:rPr>
      </w:pPr>
      <w:r w:rsidRPr="00C83733">
        <w:rPr>
          <w:rFonts w:ascii="Courier" w:hAnsi="Courier"/>
          <w:b/>
          <w:sz w:val="28"/>
          <w:szCs w:val="28"/>
          <w:u w:val="single"/>
        </w:rPr>
        <w:t>Solder (-) load capacitor leads to each other, shunt resistor, and</w:t>
      </w:r>
      <w:r w:rsidR="00637008" w:rsidRPr="00C83733">
        <w:rPr>
          <w:rFonts w:ascii="Courier" w:hAnsi="Courier"/>
          <w:b/>
          <w:sz w:val="28"/>
          <w:szCs w:val="28"/>
          <w:u w:val="single"/>
        </w:rPr>
        <w:t xml:space="preserve"> </w:t>
      </w:r>
      <w:r w:rsidRPr="00C83733">
        <w:rPr>
          <w:rFonts w:ascii="Courier" w:hAnsi="Courier"/>
          <w:b/>
          <w:sz w:val="28"/>
          <w:szCs w:val="28"/>
          <w:u w:val="single"/>
        </w:rPr>
        <w:t>lead of 47ohm bleed resistor Rb that comes through hole 6C</w:t>
      </w:r>
      <w:r w:rsidR="00637008" w:rsidRPr="00C83733">
        <w:rPr>
          <w:rFonts w:ascii="Courier" w:hAnsi="Courier"/>
          <w:b/>
          <w:sz w:val="28"/>
          <w:szCs w:val="28"/>
          <w:u w:val="single"/>
        </w:rPr>
        <w:t xml:space="preserve"> </w:t>
      </w:r>
      <w:r w:rsidRPr="00C83733">
        <w:rPr>
          <w:rFonts w:ascii="Courier" w:hAnsi="Courier"/>
          <w:b/>
          <w:sz w:val="28"/>
          <w:szCs w:val="28"/>
          <w:u w:val="single"/>
        </w:rPr>
        <w:t>(1 large joint)</w:t>
      </w:r>
      <w:r w:rsidR="00E74B79" w:rsidRPr="00C83733">
        <w:rPr>
          <w:rFonts w:ascii="Courier" w:hAnsi="Courier"/>
          <w:b/>
          <w:sz w:val="28"/>
          <w:szCs w:val="28"/>
          <w:u w:val="single"/>
        </w:rPr>
        <w:t>:</w:t>
      </w:r>
    </w:p>
    <w:p w14:paraId="0D02B911" w14:textId="77777777" w:rsidR="005130CA" w:rsidRPr="005130CA" w:rsidRDefault="005130CA" w:rsidP="005130CA">
      <w:pPr>
        <w:ind w:left="360"/>
        <w:rPr>
          <w:rFonts w:ascii="Courier" w:hAnsi="Courier"/>
        </w:rPr>
      </w:pPr>
      <w:r w:rsidRPr="005130CA">
        <w:rPr>
          <w:rFonts w:ascii="Courier" w:hAnsi="Courier"/>
        </w:rPr>
        <w:t xml:space="preserve">    </w:t>
      </w:r>
    </w:p>
    <w:p w14:paraId="3C828450" w14:textId="6B9E2682" w:rsidR="005130CA" w:rsidRPr="00637008" w:rsidRDefault="005130CA" w:rsidP="00D912E7">
      <w:pPr>
        <w:pStyle w:val="ListParagraph"/>
        <w:numPr>
          <w:ilvl w:val="0"/>
          <w:numId w:val="112"/>
        </w:numPr>
        <w:ind w:left="720"/>
        <w:rPr>
          <w:rFonts w:ascii="Courier" w:hAnsi="Courier"/>
        </w:rPr>
      </w:pPr>
      <w:r w:rsidRPr="00637008">
        <w:rPr>
          <w:rFonts w:ascii="Courier" w:hAnsi="Courier"/>
        </w:rPr>
        <w:t>Use needle-nosed pliers to wrap Rb lead around shunt resistor</w:t>
      </w:r>
      <w:r w:rsidR="00637008" w:rsidRPr="00637008">
        <w:rPr>
          <w:rFonts w:ascii="Courier" w:hAnsi="Courier"/>
        </w:rPr>
        <w:t xml:space="preserve"> </w:t>
      </w:r>
      <w:r w:rsidRPr="00637008">
        <w:rPr>
          <w:rFonts w:ascii="Courier" w:hAnsi="Courier"/>
        </w:rPr>
        <w:t>lead between its body and hole</w:t>
      </w:r>
      <w:r w:rsidR="00B82E34">
        <w:rPr>
          <w:rFonts w:ascii="Courier" w:hAnsi="Courier"/>
        </w:rPr>
        <w:t xml:space="preserve"> (may also need to cut off some of Rb </w:t>
      </w:r>
      <w:proofErr w:type="gramStart"/>
      <w:r w:rsidR="00B82E34">
        <w:rPr>
          <w:rFonts w:ascii="Courier" w:hAnsi="Courier"/>
        </w:rPr>
        <w:t>lead)</w:t>
      </w:r>
      <w:r w:rsidRPr="00637008">
        <w:rPr>
          <w:rFonts w:ascii="Courier" w:hAnsi="Courier"/>
        </w:rPr>
        <w:t xml:space="preserve">   </w:t>
      </w:r>
      <w:proofErr w:type="gramEnd"/>
      <w:r w:rsidRPr="00637008">
        <w:rPr>
          <w:rFonts w:ascii="Courier" w:hAnsi="Courier"/>
        </w:rPr>
        <w:t xml:space="preserve">                          ________</w:t>
      </w:r>
    </w:p>
    <w:p w14:paraId="761AC14F" w14:textId="77777777" w:rsidR="005130CA" w:rsidRPr="005130CA" w:rsidRDefault="005130CA" w:rsidP="00604B8E">
      <w:pPr>
        <w:ind w:firstLine="1000"/>
        <w:rPr>
          <w:rFonts w:ascii="Courier" w:hAnsi="Courier"/>
        </w:rPr>
      </w:pPr>
    </w:p>
    <w:p w14:paraId="757E4776" w14:textId="44F44928" w:rsidR="00671490" w:rsidRPr="00671490" w:rsidRDefault="005130CA" w:rsidP="00671490">
      <w:pPr>
        <w:pStyle w:val="ListParagraph"/>
        <w:numPr>
          <w:ilvl w:val="0"/>
          <w:numId w:val="112"/>
        </w:numPr>
        <w:ind w:left="720"/>
        <w:rPr>
          <w:rFonts w:ascii="Courier" w:hAnsi="Courier"/>
        </w:rPr>
      </w:pPr>
      <w:r w:rsidRPr="00637008">
        <w:rPr>
          <w:rFonts w:ascii="Courier" w:hAnsi="Courier"/>
        </w:rPr>
        <w:t>Bend capacitor (-) leads to contact shunt resistor lead at E4</w:t>
      </w:r>
      <w:r w:rsidR="00B82E34">
        <w:rPr>
          <w:rFonts w:ascii="Courier" w:hAnsi="Courier"/>
        </w:rPr>
        <w:t>. See photo.</w:t>
      </w:r>
      <w:r w:rsidR="00604B8E">
        <w:rPr>
          <w:rFonts w:ascii="Courier" w:hAnsi="Courier"/>
        </w:rPr>
        <w:br/>
      </w:r>
      <w:r w:rsidRPr="00604B8E">
        <w:rPr>
          <w:rFonts w:ascii="Courier" w:hAnsi="Courier"/>
        </w:rPr>
        <w:t>________</w:t>
      </w:r>
      <w:r w:rsidR="00671490">
        <w:rPr>
          <w:rFonts w:ascii="Courier" w:hAnsi="Courier"/>
        </w:rPr>
        <w:br/>
      </w:r>
    </w:p>
    <w:p w14:paraId="7B76E224" w14:textId="2061A7A3" w:rsidR="005130CA" w:rsidRPr="00604B8E" w:rsidRDefault="00671490" w:rsidP="00D912E7">
      <w:pPr>
        <w:pStyle w:val="ListParagraph"/>
        <w:numPr>
          <w:ilvl w:val="0"/>
          <w:numId w:val="112"/>
        </w:numPr>
        <w:ind w:left="720"/>
        <w:rPr>
          <w:rFonts w:ascii="Courier" w:hAnsi="Courier"/>
        </w:rPr>
      </w:pPr>
      <w:r>
        <w:rPr>
          <w:rFonts w:ascii="Courier" w:hAnsi="Courier"/>
        </w:rPr>
        <w:t>Solder leads to their holes (4J and 4</w:t>
      </w:r>
      <w:r w:rsidRPr="00637008">
        <w:rPr>
          <w:rFonts w:ascii="Courier" w:hAnsi="Courier"/>
        </w:rPr>
        <w:t>A)</w:t>
      </w:r>
      <w:r>
        <w:rPr>
          <w:rFonts w:ascii="Courier" w:hAnsi="Courier"/>
        </w:rPr>
        <w:br/>
        <w:t>________</w:t>
      </w:r>
      <w:r w:rsidR="00604B8E">
        <w:rPr>
          <w:rFonts w:ascii="Courier" w:hAnsi="Courier"/>
        </w:rPr>
        <w:br/>
      </w:r>
    </w:p>
    <w:p w14:paraId="1ACE7564" w14:textId="1BB9702D" w:rsidR="005130CA" w:rsidRDefault="005130CA" w:rsidP="00D912E7">
      <w:pPr>
        <w:pStyle w:val="ListParagraph"/>
        <w:numPr>
          <w:ilvl w:val="0"/>
          <w:numId w:val="112"/>
        </w:numPr>
        <w:ind w:left="720"/>
        <w:rPr>
          <w:rFonts w:ascii="Courier" w:hAnsi="Courier"/>
        </w:rPr>
      </w:pPr>
      <w:r w:rsidRPr="00637008">
        <w:rPr>
          <w:rFonts w:ascii="Courier" w:hAnsi="Courier"/>
        </w:rPr>
        <w:t xml:space="preserve">Solder capacitor (-) leads to </w:t>
      </w:r>
      <w:r w:rsidR="00637008" w:rsidRPr="00637008">
        <w:rPr>
          <w:rFonts w:ascii="Courier" w:hAnsi="Courier"/>
        </w:rPr>
        <w:t xml:space="preserve">each other and to shunt resistor </w:t>
      </w:r>
      <w:r w:rsidRPr="00637008">
        <w:rPr>
          <w:rFonts w:ascii="Courier" w:hAnsi="Courier"/>
        </w:rPr>
        <w:t>lead at E4, and also make sure solder flows to Rb lead that is</w:t>
      </w:r>
      <w:r w:rsidR="00637008" w:rsidRPr="00637008">
        <w:rPr>
          <w:rFonts w:ascii="Courier" w:hAnsi="Courier"/>
        </w:rPr>
        <w:t xml:space="preserve"> </w:t>
      </w:r>
      <w:r w:rsidRPr="00637008">
        <w:rPr>
          <w:rFonts w:ascii="Courier" w:hAnsi="Courier"/>
        </w:rPr>
        <w:t>wrapped around shunt resist</w:t>
      </w:r>
      <w:r w:rsidR="00637008" w:rsidRPr="00637008">
        <w:rPr>
          <w:rFonts w:ascii="Courier" w:hAnsi="Courier"/>
        </w:rPr>
        <w:t xml:space="preserve">or lead </w:t>
      </w:r>
      <w:r w:rsidRPr="00637008">
        <w:rPr>
          <w:rFonts w:ascii="Courier" w:hAnsi="Courier"/>
        </w:rPr>
        <w:t>________</w:t>
      </w:r>
      <w:r w:rsidR="00671490">
        <w:rPr>
          <w:rFonts w:ascii="Courier" w:hAnsi="Courier"/>
        </w:rPr>
        <w:br/>
      </w:r>
    </w:p>
    <w:p w14:paraId="5D68E22B" w14:textId="14AC7AE4" w:rsidR="00671490" w:rsidRPr="00637008" w:rsidRDefault="00671490" w:rsidP="00D912E7">
      <w:pPr>
        <w:pStyle w:val="ListParagraph"/>
        <w:numPr>
          <w:ilvl w:val="0"/>
          <w:numId w:val="112"/>
        </w:numPr>
        <w:ind w:left="720"/>
        <w:rPr>
          <w:rFonts w:ascii="Courier" w:hAnsi="Courier"/>
        </w:rPr>
      </w:pPr>
      <w:r>
        <w:rPr>
          <w:rFonts w:ascii="Courier" w:hAnsi="Courier"/>
        </w:rPr>
        <w:t>Trim other Rb lead</w:t>
      </w:r>
      <w:r>
        <w:rPr>
          <w:rFonts w:ascii="Courier" w:hAnsi="Courier"/>
        </w:rPr>
        <w:br/>
        <w:t>________</w:t>
      </w:r>
    </w:p>
    <w:p w14:paraId="0C386FD4" w14:textId="77777777" w:rsidR="00C83733" w:rsidRDefault="00C83733" w:rsidP="005130CA">
      <w:pPr>
        <w:ind w:left="360"/>
        <w:rPr>
          <w:rFonts w:ascii="Courier" w:hAnsi="Courier"/>
        </w:rPr>
      </w:pPr>
    </w:p>
    <w:p w14:paraId="7D7A4FF8" w14:textId="548D1821" w:rsidR="005130CA" w:rsidRPr="005130CA" w:rsidRDefault="00C83733" w:rsidP="00C83733">
      <w:pPr>
        <w:pStyle w:val="Heading1"/>
      </w:pPr>
      <w:bookmarkStart w:id="625" w:name="_Toc94795598"/>
      <w:bookmarkStart w:id="626" w:name="_Toc94797606"/>
      <w:r>
        <w:lastRenderedPageBreak/>
        <w:t>Step 22: Zip cord “A”</w:t>
      </w:r>
      <w:bookmarkEnd w:id="625"/>
      <w:bookmarkEnd w:id="626"/>
      <w:r>
        <w:br/>
      </w:r>
      <w:r w:rsidR="005130CA" w:rsidRPr="005130CA">
        <w:t xml:space="preserve">       </w:t>
      </w:r>
    </w:p>
    <w:p w14:paraId="37F333E7" w14:textId="432566F4" w:rsidR="00671490" w:rsidRPr="00C83733" w:rsidRDefault="00671490" w:rsidP="00D912E7">
      <w:pPr>
        <w:pStyle w:val="ListParagraph"/>
        <w:numPr>
          <w:ilvl w:val="0"/>
          <w:numId w:val="113"/>
        </w:numPr>
        <w:rPr>
          <w:rFonts w:ascii="Courier" w:hAnsi="Courier"/>
          <w:b/>
          <w:sz w:val="28"/>
          <w:szCs w:val="28"/>
          <w:u w:val="single"/>
        </w:rPr>
      </w:pPr>
      <w:r w:rsidRPr="00C83733">
        <w:rPr>
          <w:rFonts w:ascii="Courier" w:hAnsi="Courier"/>
          <w:b/>
          <w:sz w:val="28"/>
          <w:szCs w:val="28"/>
          <w:u w:val="single"/>
        </w:rPr>
        <w:t>Solder zip cord “A” to shunt/ground</w:t>
      </w:r>
      <w:r w:rsidRPr="00C83733">
        <w:rPr>
          <w:rFonts w:ascii="Courier" w:hAnsi="Courier"/>
          <w:b/>
          <w:sz w:val="28"/>
          <w:szCs w:val="28"/>
          <w:u w:val="single"/>
        </w:rPr>
        <w:br/>
      </w:r>
    </w:p>
    <w:p w14:paraId="4060A166" w14:textId="5CC284EC" w:rsidR="00671490" w:rsidRDefault="005220A6" w:rsidP="005853C9">
      <w:pPr>
        <w:pStyle w:val="ListParagraph"/>
        <w:numPr>
          <w:ilvl w:val="0"/>
          <w:numId w:val="195"/>
        </w:numPr>
        <w:rPr>
          <w:rFonts w:ascii="Courier" w:hAnsi="Courier"/>
          <w:b/>
          <w:sz w:val="28"/>
          <w:szCs w:val="28"/>
        </w:rPr>
      </w:pPr>
      <w:r>
        <w:rPr>
          <w:rFonts w:ascii="Courier" w:hAnsi="Courier"/>
        </w:rPr>
        <w:t xml:space="preserve">Tack </w:t>
      </w:r>
      <w:r w:rsidR="00671490" w:rsidRPr="00637008">
        <w:rPr>
          <w:rFonts w:ascii="Courier" w:hAnsi="Courier"/>
        </w:rPr>
        <w:t xml:space="preserve">zip cord </w:t>
      </w:r>
      <w:r>
        <w:rPr>
          <w:rFonts w:ascii="Courier" w:hAnsi="Courier"/>
        </w:rPr>
        <w:t xml:space="preserve">“A” onto the end of the shunt resistor that is connected to the lower ground rail. Orient it </w:t>
      </w:r>
      <w:r w:rsidR="00671490" w:rsidRPr="00637008">
        <w:rPr>
          <w:rFonts w:ascii="Courier" w:hAnsi="Courier"/>
        </w:rPr>
        <w:t>so it exte</w:t>
      </w:r>
      <w:r w:rsidR="00671490">
        <w:rPr>
          <w:rFonts w:ascii="Courier" w:hAnsi="Courier"/>
        </w:rPr>
        <w:t>nds toward the top of the board</w:t>
      </w:r>
      <w:r w:rsidR="00671490" w:rsidRPr="00637008">
        <w:rPr>
          <w:rFonts w:ascii="Courier" w:hAnsi="Courier"/>
        </w:rPr>
        <w:t xml:space="preserve">. Heat up tinned end of wire and </w:t>
      </w:r>
      <w:r>
        <w:rPr>
          <w:rFonts w:ascii="Courier" w:hAnsi="Courier"/>
        </w:rPr>
        <w:t>shunt lead</w:t>
      </w:r>
      <w:r w:rsidR="00671490" w:rsidRPr="00637008">
        <w:rPr>
          <w:rFonts w:ascii="Courier" w:hAnsi="Courier"/>
        </w:rPr>
        <w:t xml:space="preserve"> enough to completely reflow the solder (add more solder if needed).</w:t>
      </w:r>
      <w:r w:rsidR="00671490">
        <w:rPr>
          <w:rFonts w:ascii="Courier" w:hAnsi="Courier"/>
        </w:rPr>
        <w:t xml:space="preserve"> See photo</w:t>
      </w:r>
      <w:r>
        <w:rPr>
          <w:rFonts w:ascii="Courier" w:hAnsi="Courier"/>
        </w:rPr>
        <w:t>.</w:t>
      </w:r>
      <w:r>
        <w:rPr>
          <w:rFonts w:ascii="Courier" w:hAnsi="Courier"/>
        </w:rPr>
        <w:br/>
        <w:t>________</w:t>
      </w:r>
      <w:r w:rsidR="00671490">
        <w:rPr>
          <w:rFonts w:ascii="Courier" w:hAnsi="Courier"/>
          <w:b/>
          <w:sz w:val="28"/>
          <w:szCs w:val="28"/>
        </w:rPr>
        <w:br/>
      </w:r>
    </w:p>
    <w:p w14:paraId="43E39C41" w14:textId="1E5F0EB8" w:rsidR="00C83733" w:rsidRPr="00C83733" w:rsidRDefault="00C83733" w:rsidP="00C83733">
      <w:pPr>
        <w:pStyle w:val="Heading1"/>
      </w:pPr>
      <w:bookmarkStart w:id="627" w:name="_Toc94795599"/>
      <w:bookmarkStart w:id="628" w:name="_Toc94797607"/>
      <w:r>
        <w:t>Step 23: Test previous 8 steps</w:t>
      </w:r>
      <w:bookmarkEnd w:id="627"/>
      <w:bookmarkEnd w:id="628"/>
      <w:r>
        <w:br/>
      </w:r>
    </w:p>
    <w:p w14:paraId="585AEAB5" w14:textId="0E3C3E48" w:rsidR="005130CA" w:rsidRPr="00C83733" w:rsidRDefault="005130CA" w:rsidP="00D912E7">
      <w:pPr>
        <w:pStyle w:val="ListParagraph"/>
        <w:numPr>
          <w:ilvl w:val="0"/>
          <w:numId w:val="113"/>
        </w:numPr>
        <w:rPr>
          <w:rFonts w:ascii="Courier" w:hAnsi="Courier"/>
          <w:b/>
          <w:sz w:val="28"/>
          <w:szCs w:val="28"/>
          <w:u w:val="single"/>
        </w:rPr>
      </w:pPr>
      <w:r w:rsidRPr="00C83733">
        <w:rPr>
          <w:rFonts w:ascii="Courier" w:hAnsi="Courier"/>
          <w:b/>
          <w:sz w:val="28"/>
          <w:szCs w:val="28"/>
          <w:u w:val="single"/>
        </w:rPr>
        <w:t>Test bleed resistor, shunt resistor, and load capacitor soldering:</w:t>
      </w:r>
    </w:p>
    <w:p w14:paraId="32EB0748" w14:textId="77777777" w:rsidR="005130CA" w:rsidRPr="005130CA" w:rsidRDefault="005130CA" w:rsidP="005130CA">
      <w:pPr>
        <w:ind w:left="360"/>
        <w:rPr>
          <w:rFonts w:ascii="Courier" w:hAnsi="Courier"/>
        </w:rPr>
      </w:pPr>
      <w:r w:rsidRPr="005130CA">
        <w:rPr>
          <w:rFonts w:ascii="Courier" w:hAnsi="Courier"/>
        </w:rPr>
        <w:t xml:space="preserve">  </w:t>
      </w:r>
    </w:p>
    <w:p w14:paraId="7D8333B6" w14:textId="09510686" w:rsidR="005130CA" w:rsidRPr="00604B8E" w:rsidRDefault="005130CA" w:rsidP="00D912E7">
      <w:pPr>
        <w:pStyle w:val="ListParagraph"/>
        <w:numPr>
          <w:ilvl w:val="0"/>
          <w:numId w:val="114"/>
        </w:numPr>
        <w:rPr>
          <w:rFonts w:ascii="Courier" w:hAnsi="Courier"/>
        </w:rPr>
      </w:pPr>
      <w:r w:rsidRPr="00604B8E">
        <w:rPr>
          <w:rFonts w:ascii="Courier" w:hAnsi="Courier"/>
        </w:rPr>
        <w:t>Measure capacitance between Perma-Proto holes 1F and 4F</w:t>
      </w:r>
      <w:r w:rsidR="00B82E34">
        <w:rPr>
          <w:rFonts w:ascii="Courier" w:hAnsi="Courier"/>
        </w:rPr>
        <w:t>. It s</w:t>
      </w:r>
      <w:r w:rsidRPr="00604B8E">
        <w:rPr>
          <w:rFonts w:ascii="Courier" w:hAnsi="Courier"/>
        </w:rPr>
        <w:t>hould be</w:t>
      </w:r>
      <w:r w:rsidR="00604B8E" w:rsidRPr="00604B8E">
        <w:rPr>
          <w:rFonts w:ascii="Courier" w:hAnsi="Courier"/>
        </w:rPr>
        <w:t xml:space="preserve"> </w:t>
      </w:r>
      <w:r w:rsidRPr="00604B8E">
        <w:rPr>
          <w:rFonts w:ascii="Courier" w:hAnsi="Courier"/>
        </w:rPr>
        <w:t>between 1600uF and 2400uF (most likely on the smaller</w:t>
      </w:r>
      <w:r w:rsidR="00B82E34">
        <w:rPr>
          <w:rFonts w:ascii="Courier" w:hAnsi="Courier"/>
        </w:rPr>
        <w:t xml:space="preserve"> end)</w:t>
      </w:r>
      <w:r w:rsidR="00B82E34">
        <w:rPr>
          <w:rFonts w:ascii="Courier" w:hAnsi="Courier"/>
        </w:rPr>
        <w:br/>
      </w:r>
      <w:r w:rsidRPr="00604B8E">
        <w:rPr>
          <w:rFonts w:ascii="Courier" w:hAnsi="Courier"/>
        </w:rPr>
        <w:t>________</w:t>
      </w:r>
    </w:p>
    <w:p w14:paraId="2D63D62A" w14:textId="77777777" w:rsidR="005130CA" w:rsidRPr="005130CA" w:rsidRDefault="005130CA" w:rsidP="005130CA">
      <w:pPr>
        <w:ind w:left="360"/>
        <w:rPr>
          <w:rFonts w:ascii="Courier" w:hAnsi="Courier"/>
        </w:rPr>
      </w:pPr>
      <w:r w:rsidRPr="005130CA">
        <w:rPr>
          <w:rFonts w:ascii="Courier" w:hAnsi="Courier"/>
        </w:rPr>
        <w:t xml:space="preserve">       </w:t>
      </w:r>
    </w:p>
    <w:p w14:paraId="6A1BC546" w14:textId="77777777" w:rsidR="005130CA" w:rsidRPr="00604B8E" w:rsidRDefault="005130CA" w:rsidP="00D912E7">
      <w:pPr>
        <w:pStyle w:val="ListParagraph"/>
        <w:numPr>
          <w:ilvl w:val="0"/>
          <w:numId w:val="115"/>
        </w:numPr>
        <w:rPr>
          <w:rFonts w:ascii="Courier" w:hAnsi="Courier"/>
        </w:rPr>
      </w:pPr>
      <w:r w:rsidRPr="00604B8E">
        <w:rPr>
          <w:rFonts w:ascii="Courier" w:hAnsi="Courier"/>
        </w:rPr>
        <w:t>Use multimeter to measure resistance between Perma-Proto holes:</w:t>
      </w:r>
    </w:p>
    <w:p w14:paraId="466BFB3A" w14:textId="77777777" w:rsidR="005130CA" w:rsidRPr="005130CA" w:rsidRDefault="005130CA" w:rsidP="005130CA">
      <w:pPr>
        <w:ind w:left="360"/>
        <w:rPr>
          <w:rFonts w:ascii="Courier" w:hAnsi="Courier"/>
        </w:rPr>
      </w:pPr>
      <w:r w:rsidRPr="005130CA">
        <w:rPr>
          <w:rFonts w:ascii="Courier" w:hAnsi="Courier"/>
        </w:rPr>
        <w:t xml:space="preserve">  </w:t>
      </w:r>
    </w:p>
    <w:p w14:paraId="3791B005" w14:textId="0202796B" w:rsidR="005130CA" w:rsidRPr="00604B8E" w:rsidRDefault="005130CA" w:rsidP="00D912E7">
      <w:pPr>
        <w:pStyle w:val="ListParagraph"/>
        <w:numPr>
          <w:ilvl w:val="2"/>
          <w:numId w:val="116"/>
        </w:numPr>
        <w:ind w:left="1080"/>
        <w:rPr>
          <w:rFonts w:ascii="Courier" w:hAnsi="Courier"/>
        </w:rPr>
      </w:pPr>
      <w:r w:rsidRPr="00604B8E">
        <w:rPr>
          <w:rFonts w:ascii="Courier" w:hAnsi="Courier"/>
        </w:rPr>
        <w:t>Rb (47ohms): 6J - 6A</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p>
    <w:p w14:paraId="6B1A8263" w14:textId="77777777" w:rsidR="005130CA" w:rsidRPr="005130CA" w:rsidRDefault="005130CA" w:rsidP="00604B8E">
      <w:pPr>
        <w:rPr>
          <w:rFonts w:ascii="Courier" w:hAnsi="Courier"/>
        </w:rPr>
      </w:pPr>
    </w:p>
    <w:p w14:paraId="7308F03F" w14:textId="2A76DFF7" w:rsidR="005130CA" w:rsidRPr="00604B8E" w:rsidRDefault="005130CA" w:rsidP="00D912E7">
      <w:pPr>
        <w:pStyle w:val="ListParagraph"/>
        <w:numPr>
          <w:ilvl w:val="2"/>
          <w:numId w:val="116"/>
        </w:numPr>
        <w:ind w:left="1080"/>
        <w:rPr>
          <w:rFonts w:ascii="Courier" w:hAnsi="Courier"/>
        </w:rPr>
      </w:pPr>
      <w:r w:rsidRPr="00604B8E">
        <w:rPr>
          <w:rFonts w:ascii="Courier" w:hAnsi="Courier"/>
        </w:rPr>
        <w:t>Shunt:       6A - ground rails</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p>
    <w:p w14:paraId="38F58A76" w14:textId="77777777" w:rsidR="00604B8E" w:rsidRDefault="00604B8E" w:rsidP="00604B8E">
      <w:pPr>
        <w:rPr>
          <w:rFonts w:ascii="Courier" w:hAnsi="Courier"/>
        </w:rPr>
      </w:pPr>
    </w:p>
    <w:p w14:paraId="3ECDA829" w14:textId="14D3EF03" w:rsidR="005130CA" w:rsidRPr="005130CA" w:rsidRDefault="005130CA" w:rsidP="00604B8E">
      <w:pPr>
        <w:ind w:left="720"/>
        <w:rPr>
          <w:rFonts w:ascii="Courier" w:hAnsi="Courier"/>
        </w:rPr>
      </w:pPr>
      <w:r w:rsidRPr="005130CA">
        <w:rPr>
          <w:rFonts w:ascii="Courier" w:hAnsi="Courier"/>
        </w:rPr>
        <w:t>NOTE: Shunt is only .005 ohms, which is below the resolution of</w:t>
      </w:r>
      <w:r w:rsidR="00604B8E">
        <w:rPr>
          <w:rFonts w:ascii="Courier" w:hAnsi="Courier"/>
        </w:rPr>
        <w:t xml:space="preserve"> </w:t>
      </w:r>
      <w:r w:rsidRPr="005130CA">
        <w:rPr>
          <w:rFonts w:ascii="Courier" w:hAnsi="Courier"/>
        </w:rPr>
        <w:t>the multimeter. Measured value should be approximately</w:t>
      </w:r>
      <w:r w:rsidR="00604B8E">
        <w:rPr>
          <w:rFonts w:ascii="Courier" w:hAnsi="Courier"/>
        </w:rPr>
        <w:t xml:space="preserve"> </w:t>
      </w:r>
      <w:r w:rsidR="007370D8">
        <w:rPr>
          <w:rFonts w:ascii="Courier" w:hAnsi="Courier"/>
        </w:rPr>
        <w:t>the same as shorting the probes together</w:t>
      </w:r>
      <w:r w:rsidRPr="005130CA">
        <w:rPr>
          <w:rFonts w:ascii="Courier" w:hAnsi="Courier"/>
        </w:rPr>
        <w:t>.</w:t>
      </w:r>
    </w:p>
    <w:p w14:paraId="72B8F7D2" w14:textId="77777777" w:rsidR="005130CA" w:rsidRPr="005130CA" w:rsidRDefault="005130CA" w:rsidP="005130CA">
      <w:pPr>
        <w:ind w:left="360"/>
        <w:rPr>
          <w:rFonts w:ascii="Courier" w:hAnsi="Courier"/>
        </w:rPr>
      </w:pPr>
      <w:r w:rsidRPr="005130CA">
        <w:rPr>
          <w:rFonts w:ascii="Courier" w:hAnsi="Courier"/>
        </w:rPr>
        <w:t xml:space="preserve">     </w:t>
      </w:r>
    </w:p>
    <w:p w14:paraId="3D0825B4" w14:textId="77777777" w:rsidR="005130CA" w:rsidRPr="00604B8E" w:rsidRDefault="005130CA" w:rsidP="00D912E7">
      <w:pPr>
        <w:pStyle w:val="ListParagraph"/>
        <w:numPr>
          <w:ilvl w:val="0"/>
          <w:numId w:val="117"/>
        </w:numPr>
        <w:rPr>
          <w:rFonts w:ascii="Courier" w:hAnsi="Courier"/>
        </w:rPr>
      </w:pPr>
      <w:r w:rsidRPr="00604B8E">
        <w:rPr>
          <w:rFonts w:ascii="Courier" w:hAnsi="Courier"/>
        </w:rPr>
        <w:t>Test NON-continuity:</w:t>
      </w:r>
    </w:p>
    <w:p w14:paraId="7C9B5250" w14:textId="77777777" w:rsidR="005130CA" w:rsidRPr="005130CA" w:rsidRDefault="005130CA" w:rsidP="005130CA">
      <w:pPr>
        <w:ind w:left="360"/>
        <w:rPr>
          <w:rFonts w:ascii="Courier" w:hAnsi="Courier"/>
        </w:rPr>
      </w:pPr>
      <w:r w:rsidRPr="005130CA">
        <w:rPr>
          <w:rFonts w:ascii="Courier" w:hAnsi="Courier"/>
        </w:rPr>
        <w:t xml:space="preserve">     </w:t>
      </w:r>
    </w:p>
    <w:p w14:paraId="6DB1C4CA" w14:textId="43C710C8" w:rsidR="005130CA" w:rsidRPr="00604B8E" w:rsidRDefault="005130CA" w:rsidP="00D912E7">
      <w:pPr>
        <w:pStyle w:val="ListParagraph"/>
        <w:numPr>
          <w:ilvl w:val="0"/>
          <w:numId w:val="118"/>
        </w:numPr>
        <w:rPr>
          <w:rFonts w:ascii="Courier" w:hAnsi="Courier"/>
        </w:rPr>
      </w:pPr>
      <w:r w:rsidRPr="00604B8E">
        <w:rPr>
          <w:rFonts w:ascii="Courier" w:hAnsi="Courier"/>
        </w:rPr>
        <w:t>Capacitor (-) leads to capacitor (+) leads on back      ________</w:t>
      </w:r>
    </w:p>
    <w:p w14:paraId="57D771CB" w14:textId="77777777" w:rsidR="005130CA" w:rsidRPr="005130CA" w:rsidRDefault="005130CA" w:rsidP="005130CA">
      <w:pPr>
        <w:ind w:left="360"/>
        <w:rPr>
          <w:rFonts w:ascii="Courier" w:hAnsi="Courier"/>
        </w:rPr>
      </w:pPr>
      <w:r w:rsidRPr="005130CA">
        <w:rPr>
          <w:rFonts w:ascii="Courier" w:hAnsi="Courier"/>
        </w:rPr>
        <w:t xml:space="preserve">        </w:t>
      </w:r>
    </w:p>
    <w:p w14:paraId="7F354EAF" w14:textId="551F2399" w:rsidR="005130CA" w:rsidRPr="00604B8E" w:rsidRDefault="005130CA" w:rsidP="00D912E7">
      <w:pPr>
        <w:pStyle w:val="ListParagraph"/>
        <w:numPr>
          <w:ilvl w:val="0"/>
          <w:numId w:val="119"/>
        </w:numPr>
        <w:rPr>
          <w:rFonts w:ascii="Courier" w:hAnsi="Courier"/>
        </w:rPr>
      </w:pPr>
      <w:r w:rsidRPr="00604B8E">
        <w:rPr>
          <w:rFonts w:ascii="Courier" w:hAnsi="Courier"/>
        </w:rPr>
        <w:t>Hole 6J to ground rails                                 _______</w:t>
      </w:r>
      <w:proofErr w:type="gramStart"/>
      <w:r w:rsidRPr="00604B8E">
        <w:rPr>
          <w:rFonts w:ascii="Courier" w:hAnsi="Courier"/>
        </w:rPr>
        <w:t>_</w:t>
      </w:r>
      <w:r w:rsidR="005774B2">
        <w:rPr>
          <w:rFonts w:ascii="Courier" w:hAnsi="Courier"/>
        </w:rPr>
        <w:t xml:space="preserve">  (</w:t>
      </w:r>
      <w:proofErr w:type="gramEnd"/>
      <w:r w:rsidR="005774B2">
        <w:rPr>
          <w:rFonts w:ascii="Courier" w:hAnsi="Courier"/>
        </w:rPr>
        <w:t>47Ω)</w:t>
      </w:r>
    </w:p>
    <w:p w14:paraId="3FC46011" w14:textId="77777777" w:rsidR="00C83733" w:rsidRDefault="00C83733" w:rsidP="005130CA">
      <w:pPr>
        <w:ind w:left="360"/>
        <w:rPr>
          <w:rFonts w:ascii="Courier" w:hAnsi="Courier"/>
        </w:rPr>
      </w:pPr>
    </w:p>
    <w:p w14:paraId="3B189CE4" w14:textId="2839ABA9" w:rsidR="005130CA" w:rsidRDefault="00C83733" w:rsidP="00C83733">
      <w:pPr>
        <w:pStyle w:val="Heading1"/>
      </w:pPr>
      <w:bookmarkStart w:id="629" w:name="_Toc94795600"/>
      <w:bookmarkStart w:id="630" w:name="_Toc94797608"/>
      <w:r>
        <w:lastRenderedPageBreak/>
        <w:t>Step 24: Insert ICs</w:t>
      </w:r>
      <w:bookmarkEnd w:id="629"/>
      <w:bookmarkEnd w:id="630"/>
      <w:r w:rsidR="005130CA" w:rsidRPr="005130CA">
        <w:t xml:space="preserve"> </w:t>
      </w:r>
      <w:r>
        <w:br/>
      </w:r>
      <w:r w:rsidR="005130CA" w:rsidRPr="005130CA">
        <w:t xml:space="preserve">    </w:t>
      </w:r>
    </w:p>
    <w:p w14:paraId="56A3310C" w14:textId="2C1FBFCA" w:rsidR="00C83733" w:rsidRPr="00C83733" w:rsidRDefault="00C83733" w:rsidP="00C83733">
      <w:r>
        <w:rPr>
          <w:rFonts w:ascii="Courier" w:hAnsi="Courier"/>
        </w:rPr>
        <w:t>Static electricity can destroy ICs. Take off your shoes and touch something metal connected to ground before handling them, if possible.</w:t>
      </w:r>
      <w:r>
        <w:rPr>
          <w:rFonts w:ascii="Courier" w:hAnsi="Courier"/>
        </w:rPr>
        <w:br/>
      </w:r>
    </w:p>
    <w:p w14:paraId="6A7E7288" w14:textId="5440A7FE" w:rsidR="007370D8" w:rsidRPr="00C83733" w:rsidRDefault="005130CA" w:rsidP="00C83733">
      <w:pPr>
        <w:pStyle w:val="ListParagraph"/>
        <w:numPr>
          <w:ilvl w:val="0"/>
          <w:numId w:val="120"/>
        </w:numPr>
        <w:rPr>
          <w:rFonts w:ascii="Courier" w:hAnsi="Courier"/>
        </w:rPr>
      </w:pPr>
      <w:r w:rsidRPr="00E74B79">
        <w:rPr>
          <w:rFonts w:ascii="Courier" w:hAnsi="Courier"/>
          <w:b/>
          <w:sz w:val="28"/>
          <w:szCs w:val="28"/>
        </w:rPr>
        <w:t xml:space="preserve">Insert TLV2462 in left </w:t>
      </w:r>
      <w:proofErr w:type="gramStart"/>
      <w:r w:rsidRPr="00E74B79">
        <w:rPr>
          <w:rFonts w:ascii="Courier" w:hAnsi="Courier"/>
          <w:b/>
          <w:sz w:val="28"/>
          <w:szCs w:val="28"/>
        </w:rPr>
        <w:t>socket</w:t>
      </w:r>
      <w:r w:rsidR="00FF0833">
        <w:rPr>
          <w:rFonts w:ascii="Courier" w:hAnsi="Courier"/>
        </w:rPr>
        <w:t xml:space="preserve">  _</w:t>
      </w:r>
      <w:proofErr w:type="gramEnd"/>
      <w:r w:rsidR="00FF0833">
        <w:rPr>
          <w:rFonts w:ascii="Courier" w:hAnsi="Courier"/>
        </w:rPr>
        <w:t>________</w:t>
      </w:r>
      <w:r w:rsidRPr="00604B8E">
        <w:rPr>
          <w:rFonts w:ascii="Courier" w:hAnsi="Courier"/>
        </w:rPr>
        <w:t xml:space="preserve">         </w:t>
      </w:r>
      <w:r w:rsidR="00FF0833">
        <w:rPr>
          <w:rFonts w:ascii="Courier" w:hAnsi="Courier"/>
        </w:rPr>
        <w:t xml:space="preserve">                        </w:t>
      </w:r>
      <w:r w:rsidR="007370D8" w:rsidRPr="00C83733">
        <w:rPr>
          <w:rFonts w:ascii="Courier" w:hAnsi="Courier"/>
        </w:rPr>
        <w:br/>
        <w:t xml:space="preserve"> </w:t>
      </w:r>
    </w:p>
    <w:p w14:paraId="20B829C1" w14:textId="1BC1E2FC" w:rsidR="005130CA" w:rsidRPr="00604B8E" w:rsidRDefault="005130CA" w:rsidP="00D912E7">
      <w:pPr>
        <w:pStyle w:val="ListParagraph"/>
        <w:numPr>
          <w:ilvl w:val="0"/>
          <w:numId w:val="121"/>
        </w:numPr>
        <w:ind w:left="720"/>
        <w:rPr>
          <w:rFonts w:ascii="Courier" w:hAnsi="Courier"/>
        </w:rPr>
      </w:pPr>
      <w:r w:rsidRPr="00604B8E">
        <w:rPr>
          <w:rFonts w:ascii="Courier" w:hAnsi="Courier"/>
        </w:rPr>
        <w:t xml:space="preserve">Make sure </w:t>
      </w:r>
      <w:r w:rsidR="007370D8">
        <w:rPr>
          <w:rFonts w:ascii="Courier" w:hAnsi="Courier"/>
        </w:rPr>
        <w:t>dot</w:t>
      </w:r>
      <w:r w:rsidRPr="00604B8E">
        <w:rPr>
          <w:rFonts w:ascii="Courier" w:hAnsi="Courier"/>
        </w:rPr>
        <w:t xml:space="preserve"> is on the left end</w:t>
      </w:r>
      <w:r w:rsidR="00711212">
        <w:rPr>
          <w:rFonts w:ascii="Courier" w:hAnsi="Courier"/>
        </w:rPr>
        <w:t xml:space="preserve"> (pin 1)</w:t>
      </w:r>
    </w:p>
    <w:p w14:paraId="54269B24" w14:textId="77777777" w:rsidR="005130CA" w:rsidRPr="005130CA" w:rsidRDefault="005130CA" w:rsidP="00604B8E">
      <w:pPr>
        <w:ind w:firstLine="720"/>
        <w:rPr>
          <w:rFonts w:ascii="Courier" w:hAnsi="Courier"/>
        </w:rPr>
      </w:pPr>
    </w:p>
    <w:p w14:paraId="681A9F99" w14:textId="77777777" w:rsidR="005130CA" w:rsidRPr="00604B8E" w:rsidRDefault="005130CA" w:rsidP="00D912E7">
      <w:pPr>
        <w:pStyle w:val="ListParagraph"/>
        <w:numPr>
          <w:ilvl w:val="0"/>
          <w:numId w:val="121"/>
        </w:numPr>
        <w:ind w:left="720"/>
        <w:rPr>
          <w:rFonts w:ascii="Courier" w:hAnsi="Courier"/>
        </w:rPr>
      </w:pPr>
      <w:r w:rsidRPr="00604B8E">
        <w:rPr>
          <w:rFonts w:ascii="Courier" w:hAnsi="Courier"/>
        </w:rPr>
        <w:t>Legs may have to be bent inward slightly</w:t>
      </w:r>
    </w:p>
    <w:p w14:paraId="6069A385" w14:textId="77777777" w:rsidR="005130CA" w:rsidRPr="005130CA" w:rsidRDefault="005130CA" w:rsidP="005130CA">
      <w:pPr>
        <w:ind w:left="360"/>
        <w:rPr>
          <w:rFonts w:ascii="Courier" w:hAnsi="Courier"/>
        </w:rPr>
      </w:pPr>
      <w:r w:rsidRPr="005130CA">
        <w:rPr>
          <w:rFonts w:ascii="Courier" w:hAnsi="Courier"/>
        </w:rPr>
        <w:t xml:space="preserve">     </w:t>
      </w:r>
    </w:p>
    <w:p w14:paraId="4FB31795" w14:textId="6E493CF9" w:rsidR="005130CA" w:rsidRPr="00604B8E" w:rsidRDefault="005130CA" w:rsidP="00D912E7">
      <w:pPr>
        <w:pStyle w:val="ListParagraph"/>
        <w:numPr>
          <w:ilvl w:val="0"/>
          <w:numId w:val="122"/>
        </w:numPr>
        <w:ind w:left="360"/>
        <w:rPr>
          <w:rFonts w:ascii="Courier" w:hAnsi="Courier"/>
        </w:rPr>
      </w:pPr>
      <w:r w:rsidRPr="00E74B79">
        <w:rPr>
          <w:rFonts w:ascii="Courier" w:hAnsi="Courier"/>
          <w:b/>
          <w:sz w:val="28"/>
          <w:szCs w:val="28"/>
        </w:rPr>
        <w:t xml:space="preserve">Insert MCP3202 in right </w:t>
      </w:r>
      <w:proofErr w:type="gramStart"/>
      <w:r w:rsidRPr="00E74B79">
        <w:rPr>
          <w:rFonts w:ascii="Courier" w:hAnsi="Courier"/>
          <w:b/>
          <w:sz w:val="28"/>
          <w:szCs w:val="28"/>
        </w:rPr>
        <w:t>socket</w:t>
      </w:r>
      <w:r w:rsidR="00FF0833">
        <w:rPr>
          <w:rFonts w:ascii="Courier" w:hAnsi="Courier"/>
        </w:rPr>
        <w:t xml:space="preserve">  _</w:t>
      </w:r>
      <w:proofErr w:type="gramEnd"/>
      <w:r w:rsidR="00FF0833">
        <w:rPr>
          <w:rFonts w:ascii="Courier" w:hAnsi="Courier"/>
        </w:rPr>
        <w:t>_________</w:t>
      </w:r>
      <w:r w:rsidRPr="00604B8E">
        <w:rPr>
          <w:rFonts w:ascii="Courier" w:hAnsi="Courier"/>
        </w:rPr>
        <w:t xml:space="preserve">        </w:t>
      </w:r>
      <w:r w:rsidR="00FF0833">
        <w:rPr>
          <w:rFonts w:ascii="Courier" w:hAnsi="Courier"/>
        </w:rPr>
        <w:t xml:space="preserve">                        </w:t>
      </w:r>
    </w:p>
    <w:p w14:paraId="249C890B" w14:textId="77777777" w:rsidR="005130CA" w:rsidRPr="005130CA" w:rsidRDefault="005130CA" w:rsidP="00604B8E">
      <w:pPr>
        <w:ind w:left="-360" w:firstLine="280"/>
        <w:rPr>
          <w:rFonts w:ascii="Courier" w:hAnsi="Courier"/>
        </w:rPr>
      </w:pPr>
    </w:p>
    <w:p w14:paraId="244243A3" w14:textId="6133D010" w:rsidR="005130CA" w:rsidRPr="00604B8E" w:rsidRDefault="005130CA" w:rsidP="00D912E7">
      <w:pPr>
        <w:pStyle w:val="ListParagraph"/>
        <w:numPr>
          <w:ilvl w:val="0"/>
          <w:numId w:val="123"/>
        </w:numPr>
        <w:ind w:left="720"/>
        <w:rPr>
          <w:rFonts w:ascii="Courier" w:hAnsi="Courier"/>
        </w:rPr>
      </w:pPr>
      <w:r w:rsidRPr="00604B8E">
        <w:rPr>
          <w:rFonts w:ascii="Courier" w:hAnsi="Courier"/>
        </w:rPr>
        <w:t>Make sure notch</w:t>
      </w:r>
      <w:r w:rsidR="007370D8">
        <w:rPr>
          <w:rFonts w:ascii="Courier" w:hAnsi="Courier"/>
        </w:rPr>
        <w:t xml:space="preserve"> and dot are</w:t>
      </w:r>
      <w:r w:rsidRPr="00604B8E">
        <w:rPr>
          <w:rFonts w:ascii="Courier" w:hAnsi="Courier"/>
        </w:rPr>
        <w:t xml:space="preserve"> on the left end</w:t>
      </w:r>
      <w:r w:rsidR="00711212">
        <w:rPr>
          <w:rFonts w:ascii="Courier" w:hAnsi="Courier"/>
        </w:rPr>
        <w:t xml:space="preserve"> (pin 1)</w:t>
      </w:r>
    </w:p>
    <w:p w14:paraId="1D29997C" w14:textId="77777777" w:rsidR="005130CA" w:rsidRPr="005130CA" w:rsidRDefault="005130CA" w:rsidP="00604B8E">
      <w:pPr>
        <w:ind w:firstLine="720"/>
        <w:rPr>
          <w:rFonts w:ascii="Courier" w:hAnsi="Courier"/>
        </w:rPr>
      </w:pPr>
    </w:p>
    <w:p w14:paraId="5FF1F8A5" w14:textId="77777777" w:rsidR="005130CA" w:rsidRPr="00604B8E" w:rsidRDefault="005130CA" w:rsidP="00D912E7">
      <w:pPr>
        <w:pStyle w:val="ListParagraph"/>
        <w:numPr>
          <w:ilvl w:val="0"/>
          <w:numId w:val="123"/>
        </w:numPr>
        <w:ind w:left="720"/>
        <w:rPr>
          <w:rFonts w:ascii="Courier" w:hAnsi="Courier"/>
        </w:rPr>
      </w:pPr>
      <w:r w:rsidRPr="00604B8E">
        <w:rPr>
          <w:rFonts w:ascii="Courier" w:hAnsi="Courier"/>
        </w:rPr>
        <w:t>Legs may have to be bent inward slightly</w:t>
      </w:r>
    </w:p>
    <w:p w14:paraId="4F798F6B" w14:textId="77777777" w:rsidR="00C83733" w:rsidRDefault="00C83733" w:rsidP="005130CA">
      <w:pPr>
        <w:ind w:left="360"/>
        <w:rPr>
          <w:rFonts w:ascii="Courier" w:hAnsi="Courier"/>
        </w:rPr>
      </w:pPr>
    </w:p>
    <w:p w14:paraId="60DCC089" w14:textId="284AFDC2" w:rsidR="005130CA" w:rsidRPr="005130CA" w:rsidRDefault="00C83733" w:rsidP="00C83733">
      <w:pPr>
        <w:pStyle w:val="Heading1"/>
      </w:pPr>
      <w:bookmarkStart w:id="631" w:name="_Toc94795601"/>
      <w:bookmarkStart w:id="632" w:name="_Toc94797609"/>
      <w:r>
        <w:t>Step 25: Off-Perma-Proto hookup wires</w:t>
      </w:r>
      <w:bookmarkEnd w:id="631"/>
      <w:bookmarkEnd w:id="632"/>
      <w:r>
        <w:br/>
      </w:r>
      <w:r w:rsidR="005130CA" w:rsidRPr="005130CA">
        <w:t xml:space="preserve">     </w:t>
      </w:r>
    </w:p>
    <w:p w14:paraId="0FD32582" w14:textId="77777777" w:rsidR="005130CA" w:rsidRPr="00C83733" w:rsidRDefault="005130CA" w:rsidP="00D912E7">
      <w:pPr>
        <w:pStyle w:val="ListParagraph"/>
        <w:numPr>
          <w:ilvl w:val="0"/>
          <w:numId w:val="124"/>
        </w:numPr>
        <w:ind w:left="360"/>
        <w:rPr>
          <w:rFonts w:ascii="Courier" w:hAnsi="Courier"/>
          <w:b/>
          <w:sz w:val="28"/>
          <w:szCs w:val="28"/>
          <w:u w:val="single"/>
        </w:rPr>
      </w:pPr>
      <w:r w:rsidRPr="00C83733">
        <w:rPr>
          <w:rFonts w:ascii="Courier" w:hAnsi="Courier"/>
          <w:b/>
          <w:sz w:val="28"/>
          <w:szCs w:val="28"/>
          <w:u w:val="single"/>
        </w:rPr>
        <w:t>Solder off-Perma-Proto hookup wires to Perma-Proto:</w:t>
      </w:r>
    </w:p>
    <w:p w14:paraId="3252A89F" w14:textId="77777777" w:rsidR="005130CA" w:rsidRPr="005130CA" w:rsidRDefault="005130CA" w:rsidP="00604B8E">
      <w:pPr>
        <w:rPr>
          <w:rFonts w:ascii="Courier" w:hAnsi="Courier"/>
        </w:rPr>
      </w:pPr>
    </w:p>
    <w:p w14:paraId="281B9EAD" w14:textId="6296F41C" w:rsidR="005130CA" w:rsidRPr="00604B8E" w:rsidRDefault="002C0ADE" w:rsidP="00D912E7">
      <w:pPr>
        <w:pStyle w:val="ListParagraph"/>
        <w:numPr>
          <w:ilvl w:val="0"/>
          <w:numId w:val="125"/>
        </w:numPr>
        <w:rPr>
          <w:rFonts w:ascii="Courier" w:hAnsi="Courier"/>
        </w:rPr>
      </w:pPr>
      <w:r>
        <w:rPr>
          <w:rFonts w:ascii="Courier" w:hAnsi="Courier"/>
        </w:rPr>
        <w:t>Cut all wires to length</w:t>
      </w:r>
      <w:r w:rsidR="005130CA" w:rsidRPr="00604B8E">
        <w:rPr>
          <w:rFonts w:ascii="Courier" w:hAnsi="Courier"/>
        </w:rPr>
        <w:t>, with 7mm insulation stripped</w:t>
      </w:r>
      <w:r w:rsidR="00604B8E" w:rsidRPr="00604B8E">
        <w:rPr>
          <w:rFonts w:ascii="Courier" w:hAnsi="Courier"/>
        </w:rPr>
        <w:t xml:space="preserve"> </w:t>
      </w:r>
      <w:r w:rsidR="005130CA" w:rsidRPr="00604B8E">
        <w:rPr>
          <w:rFonts w:ascii="Courier" w:hAnsi="Courier"/>
        </w:rPr>
        <w:t>from each end:</w:t>
      </w:r>
    </w:p>
    <w:p w14:paraId="46A30E31" w14:textId="77777777" w:rsidR="005130CA" w:rsidRPr="005130CA" w:rsidRDefault="005130CA" w:rsidP="005130CA">
      <w:pPr>
        <w:ind w:left="360"/>
        <w:rPr>
          <w:rFonts w:ascii="Courier" w:hAnsi="Courier"/>
        </w:rPr>
      </w:pPr>
      <w:r w:rsidRPr="005130CA">
        <w:rPr>
          <w:rFonts w:ascii="Courier" w:hAnsi="Courier"/>
        </w:rPr>
        <w:t xml:space="preserve">       </w:t>
      </w:r>
    </w:p>
    <w:p w14:paraId="7864423E" w14:textId="2A381F33" w:rsidR="005130CA" w:rsidRDefault="005130CA" w:rsidP="00D912E7">
      <w:pPr>
        <w:pStyle w:val="ListParagraph"/>
        <w:numPr>
          <w:ilvl w:val="2"/>
          <w:numId w:val="126"/>
        </w:numPr>
        <w:ind w:left="1080"/>
        <w:rPr>
          <w:rFonts w:ascii="Courier" w:hAnsi="Courier"/>
        </w:rPr>
      </w:pPr>
      <w:r w:rsidRPr="00604B8E">
        <w:rPr>
          <w:rFonts w:ascii="Courier" w:hAnsi="Courier"/>
        </w:rPr>
        <w:t>BLUE</w:t>
      </w:r>
      <w:r w:rsidR="002C0ADE">
        <w:rPr>
          <w:rFonts w:ascii="Courier" w:hAnsi="Courier"/>
        </w:rPr>
        <w:t>, 8.5cm</w:t>
      </w:r>
      <w:r w:rsidRPr="00604B8E">
        <w:rPr>
          <w:rFonts w:ascii="Courier" w:hAnsi="Courier"/>
        </w:rPr>
        <w:t xml:space="preserve">    ________</w:t>
      </w:r>
      <w:r w:rsidR="002C0ADE">
        <w:rPr>
          <w:rFonts w:ascii="Courier" w:hAnsi="Courier"/>
        </w:rPr>
        <w:br/>
      </w:r>
    </w:p>
    <w:p w14:paraId="2ED7DCA3" w14:textId="4611B407" w:rsidR="002C0ADE" w:rsidRPr="00604B8E" w:rsidRDefault="002C0ADE" w:rsidP="00D912E7">
      <w:pPr>
        <w:pStyle w:val="ListParagraph"/>
        <w:numPr>
          <w:ilvl w:val="2"/>
          <w:numId w:val="126"/>
        </w:numPr>
        <w:ind w:left="1080"/>
        <w:rPr>
          <w:rFonts w:ascii="Courier" w:hAnsi="Courier"/>
        </w:rPr>
      </w:pPr>
      <w:r w:rsidRPr="00604B8E">
        <w:rPr>
          <w:rFonts w:ascii="Courier" w:hAnsi="Courier"/>
        </w:rPr>
        <w:t>BLUE</w:t>
      </w:r>
      <w:r>
        <w:rPr>
          <w:rFonts w:ascii="Courier" w:hAnsi="Courier"/>
        </w:rPr>
        <w:t>, 8.5cm</w:t>
      </w:r>
      <w:r w:rsidRPr="00604B8E">
        <w:rPr>
          <w:rFonts w:ascii="Courier" w:hAnsi="Courier"/>
        </w:rPr>
        <w:t xml:space="preserve">    ________</w:t>
      </w:r>
    </w:p>
    <w:p w14:paraId="394E3990" w14:textId="77777777" w:rsidR="005130CA" w:rsidRPr="005130CA" w:rsidRDefault="005130CA" w:rsidP="00604B8E">
      <w:pPr>
        <w:ind w:left="-1080" w:firstLine="1580"/>
        <w:rPr>
          <w:rFonts w:ascii="Courier" w:hAnsi="Courier"/>
        </w:rPr>
      </w:pPr>
    </w:p>
    <w:p w14:paraId="3A967BAF" w14:textId="551240B7" w:rsidR="002C0ADE" w:rsidRPr="002C0ADE" w:rsidRDefault="005130CA" w:rsidP="002C0ADE">
      <w:pPr>
        <w:pStyle w:val="ListParagraph"/>
        <w:numPr>
          <w:ilvl w:val="2"/>
          <w:numId w:val="126"/>
        </w:numPr>
        <w:ind w:left="1080"/>
        <w:rPr>
          <w:rFonts w:ascii="Courier" w:hAnsi="Courier"/>
        </w:rPr>
      </w:pPr>
      <w:r w:rsidRPr="00604B8E">
        <w:rPr>
          <w:rFonts w:ascii="Courier" w:hAnsi="Courier"/>
        </w:rPr>
        <w:t>YELLOW</w:t>
      </w:r>
      <w:r w:rsidR="002C0ADE">
        <w:rPr>
          <w:rFonts w:ascii="Courier" w:hAnsi="Courier"/>
        </w:rPr>
        <w:t>, 7.0</w:t>
      </w:r>
      <w:proofErr w:type="gramStart"/>
      <w:r w:rsidR="002C0ADE">
        <w:rPr>
          <w:rFonts w:ascii="Courier" w:hAnsi="Courier"/>
        </w:rPr>
        <w:t>cm</w:t>
      </w:r>
      <w:r w:rsidRPr="00604B8E">
        <w:rPr>
          <w:rFonts w:ascii="Courier" w:hAnsi="Courier"/>
        </w:rPr>
        <w:t xml:space="preserve">  _</w:t>
      </w:r>
      <w:proofErr w:type="gramEnd"/>
      <w:r w:rsidRPr="00604B8E">
        <w:rPr>
          <w:rFonts w:ascii="Courier" w:hAnsi="Courier"/>
        </w:rPr>
        <w:t>_______</w:t>
      </w:r>
      <w:r w:rsidR="002C0ADE">
        <w:rPr>
          <w:rFonts w:ascii="Courier" w:hAnsi="Courier"/>
        </w:rPr>
        <w:br/>
      </w:r>
    </w:p>
    <w:p w14:paraId="1101AE59" w14:textId="51CA1307" w:rsidR="002C0ADE" w:rsidRPr="00604B8E" w:rsidRDefault="002C0ADE" w:rsidP="00D912E7">
      <w:pPr>
        <w:pStyle w:val="ListParagraph"/>
        <w:numPr>
          <w:ilvl w:val="2"/>
          <w:numId w:val="126"/>
        </w:numPr>
        <w:ind w:left="1080"/>
        <w:rPr>
          <w:rFonts w:ascii="Courier" w:hAnsi="Courier"/>
        </w:rPr>
      </w:pPr>
      <w:r w:rsidRPr="00604B8E">
        <w:rPr>
          <w:rFonts w:ascii="Courier" w:hAnsi="Courier"/>
        </w:rPr>
        <w:t>YELLOW</w:t>
      </w:r>
      <w:r>
        <w:rPr>
          <w:rFonts w:ascii="Courier" w:hAnsi="Courier"/>
        </w:rPr>
        <w:t>, 15.0</w:t>
      </w:r>
      <w:proofErr w:type="gramStart"/>
      <w:r>
        <w:rPr>
          <w:rFonts w:ascii="Courier" w:hAnsi="Courier"/>
        </w:rPr>
        <w:t>cm</w:t>
      </w:r>
      <w:r w:rsidRPr="00604B8E">
        <w:rPr>
          <w:rFonts w:ascii="Courier" w:hAnsi="Courier"/>
        </w:rPr>
        <w:t xml:space="preserve">  _</w:t>
      </w:r>
      <w:proofErr w:type="gramEnd"/>
      <w:r w:rsidRPr="00604B8E">
        <w:rPr>
          <w:rFonts w:ascii="Courier" w:hAnsi="Courier"/>
        </w:rPr>
        <w:t>_______</w:t>
      </w:r>
    </w:p>
    <w:p w14:paraId="56D5F2F2" w14:textId="77777777" w:rsidR="005130CA" w:rsidRPr="005130CA" w:rsidRDefault="005130CA" w:rsidP="00604B8E">
      <w:pPr>
        <w:ind w:left="-1080" w:firstLine="1580"/>
        <w:rPr>
          <w:rFonts w:ascii="Courier" w:hAnsi="Courier"/>
        </w:rPr>
      </w:pPr>
    </w:p>
    <w:p w14:paraId="68D608CD" w14:textId="16E758A7" w:rsidR="005130CA" w:rsidRDefault="005130CA" w:rsidP="00D912E7">
      <w:pPr>
        <w:pStyle w:val="ListParagraph"/>
        <w:numPr>
          <w:ilvl w:val="2"/>
          <w:numId w:val="126"/>
        </w:numPr>
        <w:ind w:left="1080"/>
        <w:rPr>
          <w:rFonts w:ascii="Courier" w:hAnsi="Courier"/>
        </w:rPr>
      </w:pPr>
      <w:r w:rsidRPr="00604B8E">
        <w:rPr>
          <w:rFonts w:ascii="Courier" w:hAnsi="Courier"/>
        </w:rPr>
        <w:t>GREEN</w:t>
      </w:r>
      <w:r w:rsidR="002C0ADE">
        <w:rPr>
          <w:rFonts w:ascii="Courier" w:hAnsi="Courier"/>
        </w:rPr>
        <w:t>, 7.0cm</w:t>
      </w:r>
      <w:r w:rsidRPr="00604B8E">
        <w:rPr>
          <w:rFonts w:ascii="Courier" w:hAnsi="Courier"/>
        </w:rPr>
        <w:t xml:space="preserve">   ________</w:t>
      </w:r>
    </w:p>
    <w:p w14:paraId="0155433D" w14:textId="77777777" w:rsidR="002C0ADE" w:rsidRPr="002C0ADE" w:rsidRDefault="002C0ADE" w:rsidP="002C0ADE">
      <w:pPr>
        <w:rPr>
          <w:rFonts w:ascii="Courier" w:hAnsi="Courier"/>
        </w:rPr>
      </w:pPr>
    </w:p>
    <w:p w14:paraId="4440B464" w14:textId="2E2D4808" w:rsidR="002C0ADE" w:rsidRPr="00604B8E" w:rsidRDefault="002C0ADE" w:rsidP="00D912E7">
      <w:pPr>
        <w:pStyle w:val="ListParagraph"/>
        <w:numPr>
          <w:ilvl w:val="2"/>
          <w:numId w:val="126"/>
        </w:numPr>
        <w:ind w:left="1080"/>
        <w:rPr>
          <w:rFonts w:ascii="Courier" w:hAnsi="Courier"/>
        </w:rPr>
      </w:pPr>
      <w:r>
        <w:rPr>
          <w:rFonts w:ascii="Courier" w:hAnsi="Courier"/>
        </w:rPr>
        <w:t>GREEN, 13.0</w:t>
      </w:r>
      <w:proofErr w:type="gramStart"/>
      <w:r>
        <w:rPr>
          <w:rFonts w:ascii="Courier" w:hAnsi="Courier"/>
        </w:rPr>
        <w:t>cm  _</w:t>
      </w:r>
      <w:proofErr w:type="gramEnd"/>
      <w:r>
        <w:rPr>
          <w:rFonts w:ascii="Courier" w:hAnsi="Courier"/>
        </w:rPr>
        <w:t>_______</w:t>
      </w:r>
    </w:p>
    <w:p w14:paraId="761C86F9" w14:textId="77777777" w:rsidR="005130CA" w:rsidRPr="005130CA" w:rsidRDefault="005130CA" w:rsidP="00604B8E">
      <w:pPr>
        <w:ind w:left="-1080" w:firstLine="1580"/>
        <w:rPr>
          <w:rFonts w:ascii="Courier" w:hAnsi="Courier"/>
        </w:rPr>
      </w:pPr>
    </w:p>
    <w:p w14:paraId="3F72EAE1" w14:textId="67FE8BE4" w:rsidR="005130CA" w:rsidRPr="00604B8E" w:rsidRDefault="005130CA" w:rsidP="00D912E7">
      <w:pPr>
        <w:pStyle w:val="ListParagraph"/>
        <w:numPr>
          <w:ilvl w:val="2"/>
          <w:numId w:val="126"/>
        </w:numPr>
        <w:ind w:left="1080"/>
        <w:rPr>
          <w:rFonts w:ascii="Courier" w:hAnsi="Courier"/>
        </w:rPr>
      </w:pPr>
      <w:r w:rsidRPr="00604B8E">
        <w:rPr>
          <w:rFonts w:ascii="Courier" w:hAnsi="Courier"/>
        </w:rPr>
        <w:t>WHITE</w:t>
      </w:r>
      <w:r w:rsidR="002C0ADE">
        <w:rPr>
          <w:rFonts w:ascii="Courier" w:hAnsi="Courier"/>
        </w:rPr>
        <w:t>, 7.0cm</w:t>
      </w:r>
      <w:r w:rsidRPr="00604B8E">
        <w:rPr>
          <w:rFonts w:ascii="Courier" w:hAnsi="Courier"/>
        </w:rPr>
        <w:t xml:space="preserve">   ________</w:t>
      </w:r>
    </w:p>
    <w:p w14:paraId="36A98D49" w14:textId="77777777" w:rsidR="005130CA" w:rsidRPr="005130CA" w:rsidRDefault="005130CA" w:rsidP="00604B8E">
      <w:pPr>
        <w:ind w:left="-1080" w:firstLine="1580"/>
        <w:rPr>
          <w:rFonts w:ascii="Courier" w:hAnsi="Courier"/>
        </w:rPr>
      </w:pPr>
    </w:p>
    <w:p w14:paraId="219DF14E" w14:textId="4160A55C" w:rsidR="005130CA" w:rsidRPr="00604B8E" w:rsidRDefault="005130CA" w:rsidP="00D912E7">
      <w:pPr>
        <w:pStyle w:val="ListParagraph"/>
        <w:numPr>
          <w:ilvl w:val="2"/>
          <w:numId w:val="126"/>
        </w:numPr>
        <w:ind w:left="1080"/>
        <w:rPr>
          <w:rFonts w:ascii="Courier" w:hAnsi="Courier"/>
        </w:rPr>
      </w:pPr>
      <w:r w:rsidRPr="00604B8E">
        <w:rPr>
          <w:rFonts w:ascii="Courier" w:hAnsi="Courier"/>
        </w:rPr>
        <w:t>RED</w:t>
      </w:r>
      <w:r w:rsidR="002C0ADE">
        <w:rPr>
          <w:rFonts w:ascii="Courier" w:hAnsi="Courier"/>
        </w:rPr>
        <w:t>, 11.0cm</w:t>
      </w:r>
      <w:r w:rsidRPr="00604B8E">
        <w:rPr>
          <w:rFonts w:ascii="Courier" w:hAnsi="Courier"/>
        </w:rPr>
        <w:t xml:space="preserve">     ________</w:t>
      </w:r>
    </w:p>
    <w:p w14:paraId="433EF143" w14:textId="77777777" w:rsidR="005130CA" w:rsidRPr="005130CA" w:rsidRDefault="005130CA" w:rsidP="00604B8E">
      <w:pPr>
        <w:ind w:left="-1080" w:firstLine="1580"/>
        <w:rPr>
          <w:rFonts w:ascii="Courier" w:hAnsi="Courier"/>
        </w:rPr>
      </w:pPr>
    </w:p>
    <w:p w14:paraId="60BA6C75" w14:textId="2F193D80" w:rsidR="005130CA" w:rsidRPr="00604B8E" w:rsidRDefault="005130CA" w:rsidP="00D912E7">
      <w:pPr>
        <w:pStyle w:val="ListParagraph"/>
        <w:numPr>
          <w:ilvl w:val="2"/>
          <w:numId w:val="126"/>
        </w:numPr>
        <w:ind w:left="1080"/>
        <w:rPr>
          <w:rFonts w:ascii="Courier" w:hAnsi="Courier"/>
        </w:rPr>
      </w:pPr>
      <w:r w:rsidRPr="00604B8E">
        <w:rPr>
          <w:rFonts w:ascii="Courier" w:hAnsi="Courier"/>
        </w:rPr>
        <w:t>BLACK</w:t>
      </w:r>
      <w:r w:rsidR="002C0ADE">
        <w:rPr>
          <w:rFonts w:ascii="Courier" w:hAnsi="Courier"/>
        </w:rPr>
        <w:t>, 7.0cm</w:t>
      </w:r>
      <w:r w:rsidRPr="00604B8E">
        <w:rPr>
          <w:rFonts w:ascii="Courier" w:hAnsi="Courier"/>
        </w:rPr>
        <w:t xml:space="preserve">   ________</w:t>
      </w:r>
    </w:p>
    <w:p w14:paraId="6ADFAB87" w14:textId="77777777" w:rsidR="005130CA" w:rsidRPr="005130CA" w:rsidRDefault="005130CA" w:rsidP="005130CA">
      <w:pPr>
        <w:ind w:left="360"/>
        <w:rPr>
          <w:rFonts w:ascii="Courier" w:hAnsi="Courier"/>
        </w:rPr>
      </w:pPr>
      <w:r w:rsidRPr="005130CA">
        <w:rPr>
          <w:rFonts w:ascii="Courier" w:hAnsi="Courier"/>
        </w:rPr>
        <w:t xml:space="preserve">  </w:t>
      </w:r>
    </w:p>
    <w:p w14:paraId="21C450E2" w14:textId="77777777" w:rsidR="005130CA" w:rsidRPr="00604B8E" w:rsidRDefault="005130CA" w:rsidP="00D912E7">
      <w:pPr>
        <w:pStyle w:val="ListParagraph"/>
        <w:numPr>
          <w:ilvl w:val="0"/>
          <w:numId w:val="127"/>
        </w:numPr>
        <w:rPr>
          <w:rFonts w:ascii="Courier" w:hAnsi="Courier"/>
        </w:rPr>
      </w:pPr>
      <w:r w:rsidRPr="00604B8E">
        <w:rPr>
          <w:rFonts w:ascii="Courier" w:hAnsi="Courier"/>
        </w:rPr>
        <w:lastRenderedPageBreak/>
        <w:t>Use 3rd hand tool to hold wire in hole and perpendicular to the</w:t>
      </w:r>
      <w:r w:rsidR="00604B8E" w:rsidRPr="00604B8E">
        <w:rPr>
          <w:rFonts w:ascii="Courier" w:hAnsi="Courier"/>
        </w:rPr>
        <w:t xml:space="preserve"> </w:t>
      </w:r>
      <w:r w:rsidRPr="00604B8E">
        <w:rPr>
          <w:rFonts w:ascii="Courier" w:hAnsi="Courier"/>
        </w:rPr>
        <w:t>board while soldering</w:t>
      </w:r>
    </w:p>
    <w:p w14:paraId="035FA4E1" w14:textId="77777777" w:rsidR="005130CA" w:rsidRPr="005130CA" w:rsidRDefault="005130CA" w:rsidP="005130CA">
      <w:pPr>
        <w:ind w:left="360"/>
        <w:rPr>
          <w:rFonts w:ascii="Courier" w:hAnsi="Courier"/>
        </w:rPr>
      </w:pPr>
      <w:r w:rsidRPr="005130CA">
        <w:rPr>
          <w:rFonts w:ascii="Courier" w:hAnsi="Courier"/>
        </w:rPr>
        <w:t xml:space="preserve">     </w:t>
      </w:r>
    </w:p>
    <w:p w14:paraId="0744F6C0" w14:textId="77777777" w:rsidR="005130CA" w:rsidRPr="00604B8E" w:rsidRDefault="005130CA" w:rsidP="00D912E7">
      <w:pPr>
        <w:pStyle w:val="ListParagraph"/>
        <w:numPr>
          <w:ilvl w:val="0"/>
          <w:numId w:val="128"/>
        </w:numPr>
        <w:rPr>
          <w:rFonts w:ascii="Courier" w:hAnsi="Courier"/>
        </w:rPr>
      </w:pPr>
      <w:r w:rsidRPr="00604B8E">
        <w:rPr>
          <w:rFonts w:ascii="Courier" w:hAnsi="Courier"/>
        </w:rPr>
        <w:t>Solder BLUE wires (2 joints):</w:t>
      </w:r>
    </w:p>
    <w:p w14:paraId="7BBAE143" w14:textId="77777777" w:rsidR="005130CA" w:rsidRPr="005130CA" w:rsidRDefault="005130CA" w:rsidP="005130CA">
      <w:pPr>
        <w:ind w:left="360"/>
        <w:rPr>
          <w:rFonts w:ascii="Courier" w:hAnsi="Courier"/>
        </w:rPr>
      </w:pPr>
      <w:r w:rsidRPr="005130CA">
        <w:rPr>
          <w:rFonts w:ascii="Courier" w:hAnsi="Courier"/>
        </w:rPr>
        <w:t xml:space="preserve">     </w:t>
      </w:r>
    </w:p>
    <w:p w14:paraId="4B60CC6A" w14:textId="09087E45" w:rsidR="005130CA" w:rsidRPr="00604B8E" w:rsidRDefault="005130CA" w:rsidP="00D912E7">
      <w:pPr>
        <w:pStyle w:val="ListParagraph"/>
        <w:numPr>
          <w:ilvl w:val="0"/>
          <w:numId w:val="129"/>
        </w:numPr>
        <w:rPr>
          <w:rFonts w:ascii="Courier" w:hAnsi="Courier"/>
        </w:rPr>
      </w:pPr>
      <w:r w:rsidRPr="00604B8E">
        <w:rPr>
          <w:rFonts w:ascii="Courier" w:hAnsi="Courier"/>
        </w:rPr>
        <w:t>Perma-Proto hole 13B</w:t>
      </w:r>
      <w:r w:rsidR="005853C9">
        <w:rPr>
          <w:rFonts w:ascii="Courier" w:hAnsi="Courier"/>
        </w:rPr>
        <w:t xml:space="preserve"> (8.5cm</w:t>
      </w:r>
      <w:proofErr w:type="gramStart"/>
      <w:r w:rsidR="005853C9">
        <w:rPr>
          <w:rFonts w:ascii="Courier" w:hAnsi="Courier"/>
        </w:rPr>
        <w:t>)</w:t>
      </w:r>
      <w:r w:rsidRPr="00604B8E">
        <w:rPr>
          <w:rFonts w:ascii="Courier" w:hAnsi="Courier"/>
        </w:rPr>
        <w:t xml:space="preserve"> </w:t>
      </w:r>
      <w:r w:rsidR="00FF0833">
        <w:rPr>
          <w:rFonts w:ascii="Courier" w:hAnsi="Courier"/>
        </w:rPr>
        <w:t xml:space="preserve"> _</w:t>
      </w:r>
      <w:proofErr w:type="gramEnd"/>
      <w:r w:rsidR="00FF0833">
        <w:rPr>
          <w:rFonts w:ascii="Courier" w:hAnsi="Courier"/>
        </w:rPr>
        <w:t>_______</w:t>
      </w:r>
      <w:r w:rsidRPr="00604B8E">
        <w:rPr>
          <w:rFonts w:ascii="Courier" w:hAnsi="Courier"/>
        </w:rPr>
        <w:t xml:space="preserve">                                  </w:t>
      </w:r>
    </w:p>
    <w:p w14:paraId="5B8EC8C3" w14:textId="77777777" w:rsidR="005130CA" w:rsidRPr="005130CA" w:rsidRDefault="005130CA" w:rsidP="00604B8E">
      <w:pPr>
        <w:ind w:left="360" w:firstLine="1300"/>
        <w:rPr>
          <w:rFonts w:ascii="Courier" w:hAnsi="Courier"/>
        </w:rPr>
      </w:pPr>
    </w:p>
    <w:p w14:paraId="0FB8BAE8" w14:textId="25E0D45E" w:rsidR="005130CA" w:rsidRPr="00604B8E" w:rsidRDefault="005130CA" w:rsidP="00D912E7">
      <w:pPr>
        <w:pStyle w:val="ListParagraph"/>
        <w:numPr>
          <w:ilvl w:val="0"/>
          <w:numId w:val="129"/>
        </w:numPr>
        <w:rPr>
          <w:rFonts w:ascii="Courier" w:hAnsi="Courier"/>
        </w:rPr>
      </w:pPr>
      <w:r w:rsidRPr="00604B8E">
        <w:rPr>
          <w:rFonts w:ascii="Courier" w:hAnsi="Courier"/>
        </w:rPr>
        <w:t>Perma-Proto hole 22I</w:t>
      </w:r>
      <w:r w:rsidR="005853C9">
        <w:rPr>
          <w:rFonts w:ascii="Courier" w:hAnsi="Courier"/>
        </w:rPr>
        <w:t xml:space="preserve"> (8.5cm</w:t>
      </w:r>
      <w:proofErr w:type="gramStart"/>
      <w:r w:rsidR="005853C9">
        <w:rPr>
          <w:rFonts w:ascii="Courier" w:hAnsi="Courier"/>
        </w:rPr>
        <w:t>)</w:t>
      </w:r>
      <w:r w:rsidR="00FF0833" w:rsidRPr="00604B8E">
        <w:rPr>
          <w:rFonts w:ascii="Courier" w:hAnsi="Courier"/>
        </w:rPr>
        <w:t xml:space="preserve"> </w:t>
      </w:r>
      <w:r w:rsidR="00FF0833">
        <w:rPr>
          <w:rFonts w:ascii="Courier" w:hAnsi="Courier"/>
        </w:rPr>
        <w:t xml:space="preserve"> _</w:t>
      </w:r>
      <w:proofErr w:type="gramEnd"/>
      <w:r w:rsidR="00FF0833">
        <w:rPr>
          <w:rFonts w:ascii="Courier" w:hAnsi="Courier"/>
        </w:rPr>
        <w:t>_______</w:t>
      </w:r>
      <w:r w:rsidR="00FF0833" w:rsidRPr="00604B8E">
        <w:rPr>
          <w:rFonts w:ascii="Courier" w:hAnsi="Courier"/>
        </w:rPr>
        <w:t xml:space="preserve">                                  </w:t>
      </w:r>
      <w:r w:rsidRPr="00604B8E">
        <w:rPr>
          <w:rFonts w:ascii="Courier" w:hAnsi="Courier"/>
        </w:rPr>
        <w:t xml:space="preserve">                                   </w:t>
      </w:r>
    </w:p>
    <w:p w14:paraId="3CE7167F" w14:textId="77777777" w:rsidR="005130CA" w:rsidRPr="005130CA" w:rsidRDefault="005130CA" w:rsidP="005130CA">
      <w:pPr>
        <w:ind w:left="360"/>
        <w:rPr>
          <w:rFonts w:ascii="Courier" w:hAnsi="Courier"/>
        </w:rPr>
      </w:pPr>
    </w:p>
    <w:p w14:paraId="0856D32B" w14:textId="77777777" w:rsidR="005130CA" w:rsidRPr="00604B8E" w:rsidRDefault="005130CA" w:rsidP="00D912E7">
      <w:pPr>
        <w:pStyle w:val="ListParagraph"/>
        <w:numPr>
          <w:ilvl w:val="0"/>
          <w:numId w:val="130"/>
        </w:numPr>
        <w:rPr>
          <w:rFonts w:ascii="Courier" w:hAnsi="Courier"/>
        </w:rPr>
      </w:pPr>
      <w:r w:rsidRPr="00604B8E">
        <w:rPr>
          <w:rFonts w:ascii="Courier" w:hAnsi="Courier"/>
        </w:rPr>
        <w:t>Solder YELLOW wires (2 joints):</w:t>
      </w:r>
    </w:p>
    <w:p w14:paraId="05EFC19C" w14:textId="77777777" w:rsidR="005130CA" w:rsidRPr="005130CA" w:rsidRDefault="005130CA" w:rsidP="005130CA">
      <w:pPr>
        <w:ind w:left="360"/>
        <w:rPr>
          <w:rFonts w:ascii="Courier" w:hAnsi="Courier"/>
        </w:rPr>
      </w:pPr>
      <w:r w:rsidRPr="005130CA">
        <w:rPr>
          <w:rFonts w:ascii="Courier" w:hAnsi="Courier"/>
        </w:rPr>
        <w:t xml:space="preserve">     </w:t>
      </w:r>
    </w:p>
    <w:p w14:paraId="59E33EDC" w14:textId="3D3FCF93" w:rsidR="005130CA" w:rsidRPr="00604B8E" w:rsidRDefault="005130CA" w:rsidP="00D912E7">
      <w:pPr>
        <w:pStyle w:val="ListParagraph"/>
        <w:numPr>
          <w:ilvl w:val="0"/>
          <w:numId w:val="131"/>
        </w:numPr>
        <w:rPr>
          <w:rFonts w:ascii="Courier" w:hAnsi="Courier"/>
        </w:rPr>
      </w:pPr>
      <w:r w:rsidRPr="00604B8E">
        <w:rPr>
          <w:rFonts w:ascii="Courier" w:hAnsi="Courier"/>
        </w:rPr>
        <w:t>Perma-Proto hole 14G</w:t>
      </w:r>
      <w:r w:rsidR="005853C9">
        <w:rPr>
          <w:rFonts w:ascii="Courier" w:hAnsi="Courier"/>
        </w:rPr>
        <w:t xml:space="preserve"> (7.0cm</w:t>
      </w:r>
      <w:proofErr w:type="gramStart"/>
      <w:r w:rsidR="005853C9">
        <w:rPr>
          <w:rFonts w:ascii="Courier" w:hAnsi="Courier"/>
        </w:rPr>
        <w:t>)</w:t>
      </w:r>
      <w:r w:rsidR="00FF0833" w:rsidRPr="00604B8E">
        <w:rPr>
          <w:rFonts w:ascii="Courier" w:hAnsi="Courier"/>
        </w:rPr>
        <w:t xml:space="preserve"> </w:t>
      </w:r>
      <w:r w:rsidR="00FF0833">
        <w:rPr>
          <w:rFonts w:ascii="Courier" w:hAnsi="Courier"/>
        </w:rPr>
        <w:t xml:space="preserve"> _</w:t>
      </w:r>
      <w:proofErr w:type="gramEnd"/>
      <w:r w:rsidR="00FF0833">
        <w:rPr>
          <w:rFonts w:ascii="Courier" w:hAnsi="Courier"/>
        </w:rPr>
        <w:t>_______</w:t>
      </w:r>
      <w:r w:rsidR="00FF0833" w:rsidRPr="00604B8E">
        <w:rPr>
          <w:rFonts w:ascii="Courier" w:hAnsi="Courier"/>
        </w:rPr>
        <w:t xml:space="preserve">                                  </w:t>
      </w:r>
      <w:r w:rsidRPr="00604B8E">
        <w:rPr>
          <w:rFonts w:ascii="Courier" w:hAnsi="Courier"/>
        </w:rPr>
        <w:t xml:space="preserve">                                   </w:t>
      </w:r>
    </w:p>
    <w:p w14:paraId="7DEF58CE" w14:textId="77777777" w:rsidR="005130CA" w:rsidRPr="005130CA" w:rsidRDefault="005130CA" w:rsidP="00604B8E">
      <w:pPr>
        <w:ind w:left="360" w:firstLine="1300"/>
        <w:rPr>
          <w:rFonts w:ascii="Courier" w:hAnsi="Courier"/>
        </w:rPr>
      </w:pPr>
    </w:p>
    <w:p w14:paraId="622EE3B3" w14:textId="3A08F7B4" w:rsidR="005130CA" w:rsidRPr="00604B8E" w:rsidRDefault="005130CA" w:rsidP="00D912E7">
      <w:pPr>
        <w:pStyle w:val="ListParagraph"/>
        <w:numPr>
          <w:ilvl w:val="0"/>
          <w:numId w:val="131"/>
        </w:numPr>
        <w:rPr>
          <w:rFonts w:ascii="Courier" w:hAnsi="Courier"/>
        </w:rPr>
      </w:pPr>
      <w:r w:rsidRPr="00604B8E">
        <w:rPr>
          <w:rFonts w:ascii="Courier" w:hAnsi="Courier"/>
        </w:rPr>
        <w:t>Perma-Proto hole 20C</w:t>
      </w:r>
      <w:r w:rsidR="005774B2">
        <w:rPr>
          <w:rFonts w:ascii="Courier" w:hAnsi="Courier"/>
        </w:rPr>
        <w:t xml:space="preserve"> (15</w:t>
      </w:r>
      <w:r w:rsidR="005853C9">
        <w:rPr>
          <w:rFonts w:ascii="Courier" w:hAnsi="Courier"/>
        </w:rPr>
        <w:t>.0cm</w:t>
      </w:r>
      <w:proofErr w:type="gramStart"/>
      <w:r w:rsidR="005853C9">
        <w:rPr>
          <w:rFonts w:ascii="Courier" w:hAnsi="Courier"/>
        </w:rPr>
        <w:t>)</w:t>
      </w:r>
      <w:r w:rsidR="00FF0833" w:rsidRPr="00604B8E">
        <w:rPr>
          <w:rFonts w:ascii="Courier" w:hAnsi="Courier"/>
        </w:rPr>
        <w:t xml:space="preserve"> </w:t>
      </w:r>
      <w:r w:rsidR="00FF0833">
        <w:rPr>
          <w:rFonts w:ascii="Courier" w:hAnsi="Courier"/>
        </w:rPr>
        <w:t xml:space="preserve"> _</w:t>
      </w:r>
      <w:proofErr w:type="gramEnd"/>
      <w:r w:rsidR="00FF0833">
        <w:rPr>
          <w:rFonts w:ascii="Courier" w:hAnsi="Courier"/>
        </w:rPr>
        <w:t>_______</w:t>
      </w:r>
      <w:r w:rsidR="00FF0833" w:rsidRPr="00604B8E">
        <w:rPr>
          <w:rFonts w:ascii="Courier" w:hAnsi="Courier"/>
        </w:rPr>
        <w:t xml:space="preserve">                                  </w:t>
      </w:r>
      <w:r w:rsidRPr="00604B8E">
        <w:rPr>
          <w:rFonts w:ascii="Courier" w:hAnsi="Courier"/>
        </w:rPr>
        <w:t xml:space="preserve">                                   </w:t>
      </w:r>
    </w:p>
    <w:p w14:paraId="3BE23673" w14:textId="77777777" w:rsidR="005130CA" w:rsidRPr="005130CA" w:rsidRDefault="005130CA" w:rsidP="005130CA">
      <w:pPr>
        <w:ind w:left="360"/>
        <w:rPr>
          <w:rFonts w:ascii="Courier" w:hAnsi="Courier"/>
        </w:rPr>
      </w:pPr>
    </w:p>
    <w:p w14:paraId="704FAD3F" w14:textId="77777777" w:rsidR="005130CA" w:rsidRPr="00604B8E" w:rsidRDefault="005130CA" w:rsidP="00D912E7">
      <w:pPr>
        <w:pStyle w:val="ListParagraph"/>
        <w:numPr>
          <w:ilvl w:val="0"/>
          <w:numId w:val="132"/>
        </w:numPr>
        <w:rPr>
          <w:rFonts w:ascii="Courier" w:hAnsi="Courier"/>
        </w:rPr>
      </w:pPr>
      <w:r w:rsidRPr="00604B8E">
        <w:rPr>
          <w:rFonts w:ascii="Courier" w:hAnsi="Courier"/>
        </w:rPr>
        <w:t>Solder GREEN wires (2 joints):</w:t>
      </w:r>
    </w:p>
    <w:p w14:paraId="3BB63110" w14:textId="77777777" w:rsidR="005130CA" w:rsidRPr="005130CA" w:rsidRDefault="005130CA" w:rsidP="005130CA">
      <w:pPr>
        <w:ind w:left="360"/>
        <w:rPr>
          <w:rFonts w:ascii="Courier" w:hAnsi="Courier"/>
        </w:rPr>
      </w:pPr>
      <w:r w:rsidRPr="005130CA">
        <w:rPr>
          <w:rFonts w:ascii="Courier" w:hAnsi="Courier"/>
        </w:rPr>
        <w:t xml:space="preserve">     </w:t>
      </w:r>
    </w:p>
    <w:p w14:paraId="5785114C" w14:textId="4542E0A8" w:rsidR="005130CA" w:rsidRPr="00604B8E" w:rsidRDefault="005130CA" w:rsidP="00D912E7">
      <w:pPr>
        <w:pStyle w:val="ListParagraph"/>
        <w:numPr>
          <w:ilvl w:val="0"/>
          <w:numId w:val="133"/>
        </w:numPr>
        <w:rPr>
          <w:rFonts w:ascii="Courier" w:hAnsi="Courier"/>
        </w:rPr>
      </w:pPr>
      <w:r w:rsidRPr="00604B8E">
        <w:rPr>
          <w:rFonts w:ascii="Courier" w:hAnsi="Courier"/>
        </w:rPr>
        <w:t xml:space="preserve">Perma-Proto </w:t>
      </w:r>
      <w:proofErr w:type="gramStart"/>
      <w:r w:rsidRPr="00604B8E">
        <w:rPr>
          <w:rFonts w:ascii="Courier" w:hAnsi="Courier"/>
        </w:rPr>
        <w:t>hole  6</w:t>
      </w:r>
      <w:proofErr w:type="gramEnd"/>
      <w:r w:rsidRPr="00604B8E">
        <w:rPr>
          <w:rFonts w:ascii="Courier" w:hAnsi="Courier"/>
        </w:rPr>
        <w:t>I</w:t>
      </w:r>
      <w:r w:rsidR="005853C9">
        <w:rPr>
          <w:rFonts w:ascii="Courier" w:hAnsi="Courier"/>
        </w:rPr>
        <w:t xml:space="preserve"> (13.0cm)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26F56C53" w14:textId="77777777" w:rsidR="005130CA" w:rsidRPr="005130CA" w:rsidRDefault="005130CA" w:rsidP="00604B8E">
      <w:pPr>
        <w:ind w:left="360" w:firstLine="1300"/>
        <w:rPr>
          <w:rFonts w:ascii="Courier" w:hAnsi="Courier"/>
        </w:rPr>
      </w:pPr>
    </w:p>
    <w:p w14:paraId="30496C38" w14:textId="31B16500" w:rsidR="005130CA" w:rsidRPr="00604B8E" w:rsidRDefault="005130CA" w:rsidP="00D912E7">
      <w:pPr>
        <w:pStyle w:val="ListParagraph"/>
        <w:numPr>
          <w:ilvl w:val="0"/>
          <w:numId w:val="133"/>
        </w:numPr>
        <w:rPr>
          <w:rFonts w:ascii="Courier" w:hAnsi="Courier"/>
        </w:rPr>
      </w:pPr>
      <w:r w:rsidRPr="00604B8E">
        <w:rPr>
          <w:rFonts w:ascii="Courier" w:hAnsi="Courier"/>
        </w:rPr>
        <w:t>Perma-Proto hole 15G</w:t>
      </w:r>
      <w:r w:rsidR="005853C9">
        <w:rPr>
          <w:rFonts w:ascii="Courier" w:hAnsi="Courier"/>
        </w:rPr>
        <w:t xml:space="preserve"> (7.0cm</w:t>
      </w:r>
      <w:proofErr w:type="gramStart"/>
      <w:r w:rsidR="005853C9">
        <w:rPr>
          <w:rFonts w:ascii="Courier" w:hAnsi="Courier"/>
        </w:rPr>
        <w:t>)</w:t>
      </w:r>
      <w:r w:rsidR="00FF0833" w:rsidRPr="00604B8E">
        <w:rPr>
          <w:rFonts w:ascii="Courier" w:hAnsi="Courier"/>
        </w:rPr>
        <w:t xml:space="preserve"> </w:t>
      </w:r>
      <w:r w:rsidR="00FF0833">
        <w:rPr>
          <w:rFonts w:ascii="Courier" w:hAnsi="Courier"/>
        </w:rPr>
        <w:t xml:space="preserve"> _</w:t>
      </w:r>
      <w:proofErr w:type="gramEnd"/>
      <w:r w:rsidR="00FF0833">
        <w:rPr>
          <w:rFonts w:ascii="Courier" w:hAnsi="Courier"/>
        </w:rPr>
        <w:t>_______</w:t>
      </w:r>
      <w:r w:rsidR="00FF0833" w:rsidRPr="00604B8E">
        <w:rPr>
          <w:rFonts w:ascii="Courier" w:hAnsi="Courier"/>
        </w:rPr>
        <w:t xml:space="preserve">                                  </w:t>
      </w:r>
      <w:r w:rsidRPr="00604B8E">
        <w:rPr>
          <w:rFonts w:ascii="Courier" w:hAnsi="Courier"/>
        </w:rPr>
        <w:t xml:space="preserve">                                   </w:t>
      </w:r>
    </w:p>
    <w:p w14:paraId="0BC95F70" w14:textId="77777777" w:rsidR="005130CA" w:rsidRPr="005130CA" w:rsidRDefault="005130CA" w:rsidP="005130CA">
      <w:pPr>
        <w:ind w:left="360"/>
        <w:rPr>
          <w:rFonts w:ascii="Courier" w:hAnsi="Courier"/>
        </w:rPr>
      </w:pPr>
    </w:p>
    <w:p w14:paraId="475EFCEA" w14:textId="77777777" w:rsidR="005130CA" w:rsidRPr="00604B8E" w:rsidRDefault="005130CA" w:rsidP="00D912E7">
      <w:pPr>
        <w:pStyle w:val="ListParagraph"/>
        <w:numPr>
          <w:ilvl w:val="0"/>
          <w:numId w:val="134"/>
        </w:numPr>
        <w:rPr>
          <w:rFonts w:ascii="Courier" w:hAnsi="Courier"/>
        </w:rPr>
      </w:pPr>
      <w:r w:rsidRPr="00604B8E">
        <w:rPr>
          <w:rFonts w:ascii="Courier" w:hAnsi="Courier"/>
        </w:rPr>
        <w:t>Solder WHITE wire (1 joint):</w:t>
      </w:r>
    </w:p>
    <w:p w14:paraId="221983D0" w14:textId="77777777" w:rsidR="005130CA" w:rsidRPr="005130CA" w:rsidRDefault="005130CA" w:rsidP="005130CA">
      <w:pPr>
        <w:ind w:left="360"/>
        <w:rPr>
          <w:rFonts w:ascii="Courier" w:hAnsi="Courier"/>
        </w:rPr>
      </w:pPr>
      <w:r w:rsidRPr="005130CA">
        <w:rPr>
          <w:rFonts w:ascii="Courier" w:hAnsi="Courier"/>
        </w:rPr>
        <w:t xml:space="preserve">     </w:t>
      </w:r>
    </w:p>
    <w:p w14:paraId="47E27E21" w14:textId="183E2B4B" w:rsidR="005130CA" w:rsidRPr="00604B8E" w:rsidRDefault="005130CA" w:rsidP="00D912E7">
      <w:pPr>
        <w:pStyle w:val="ListParagraph"/>
        <w:numPr>
          <w:ilvl w:val="0"/>
          <w:numId w:val="135"/>
        </w:numPr>
        <w:rPr>
          <w:rFonts w:ascii="Courier" w:hAnsi="Courier"/>
        </w:rPr>
      </w:pPr>
      <w:r w:rsidRPr="00604B8E">
        <w:rPr>
          <w:rFonts w:ascii="Courier" w:hAnsi="Courier"/>
        </w:rPr>
        <w:t>Perma-Proto hole 16</w:t>
      </w:r>
      <w:proofErr w:type="gramStart"/>
      <w:r w:rsidRPr="00604B8E">
        <w:rPr>
          <w:rFonts w:ascii="Courier" w:hAnsi="Courier"/>
        </w:rPr>
        <w:t>G</w:t>
      </w:r>
      <w:r w:rsidR="00FF0833" w:rsidRPr="00604B8E">
        <w:rPr>
          <w:rFonts w:ascii="Courier" w:hAnsi="Courier"/>
        </w:rPr>
        <w:t xml:space="preserve"> </w:t>
      </w:r>
      <w:r w:rsidR="00FF0833">
        <w:rPr>
          <w:rFonts w:ascii="Courier" w:hAnsi="Courier"/>
        </w:rPr>
        <w:t xml:space="preserve"> _</w:t>
      </w:r>
      <w:proofErr w:type="gramEnd"/>
      <w:r w:rsidR="00FF0833">
        <w:rPr>
          <w:rFonts w:ascii="Courier" w:hAnsi="Courier"/>
        </w:rPr>
        <w:t>_______</w:t>
      </w:r>
      <w:r w:rsidR="00FF0833" w:rsidRPr="00604B8E">
        <w:rPr>
          <w:rFonts w:ascii="Courier" w:hAnsi="Courier"/>
        </w:rPr>
        <w:t xml:space="preserve">                                  </w:t>
      </w:r>
      <w:r w:rsidRPr="00604B8E">
        <w:rPr>
          <w:rFonts w:ascii="Courier" w:hAnsi="Courier"/>
        </w:rPr>
        <w:t xml:space="preserve">                                   </w:t>
      </w:r>
    </w:p>
    <w:p w14:paraId="570DA156" w14:textId="77777777" w:rsidR="005130CA" w:rsidRPr="005130CA" w:rsidRDefault="005130CA" w:rsidP="005130CA">
      <w:pPr>
        <w:ind w:left="360"/>
        <w:rPr>
          <w:rFonts w:ascii="Courier" w:hAnsi="Courier"/>
        </w:rPr>
      </w:pPr>
    </w:p>
    <w:p w14:paraId="40F348EB" w14:textId="77777777" w:rsidR="005130CA" w:rsidRPr="00604B8E" w:rsidRDefault="005130CA" w:rsidP="00D912E7">
      <w:pPr>
        <w:pStyle w:val="ListParagraph"/>
        <w:numPr>
          <w:ilvl w:val="0"/>
          <w:numId w:val="136"/>
        </w:numPr>
        <w:rPr>
          <w:rFonts w:ascii="Courier" w:hAnsi="Courier"/>
        </w:rPr>
      </w:pPr>
      <w:r w:rsidRPr="00604B8E">
        <w:rPr>
          <w:rFonts w:ascii="Courier" w:hAnsi="Courier"/>
        </w:rPr>
        <w:t>Solder RED wire (1 joint):</w:t>
      </w:r>
    </w:p>
    <w:p w14:paraId="50412FB2" w14:textId="77777777" w:rsidR="005130CA" w:rsidRPr="005130CA" w:rsidRDefault="005130CA" w:rsidP="005130CA">
      <w:pPr>
        <w:ind w:left="360"/>
        <w:rPr>
          <w:rFonts w:ascii="Courier" w:hAnsi="Courier"/>
        </w:rPr>
      </w:pPr>
      <w:r w:rsidRPr="005130CA">
        <w:rPr>
          <w:rFonts w:ascii="Courier" w:hAnsi="Courier"/>
        </w:rPr>
        <w:t xml:space="preserve">     </w:t>
      </w:r>
    </w:p>
    <w:p w14:paraId="6FCF8EB6" w14:textId="77777777" w:rsidR="005130CA" w:rsidRPr="00604B8E" w:rsidRDefault="005130CA" w:rsidP="00D912E7">
      <w:pPr>
        <w:pStyle w:val="ListParagraph"/>
        <w:numPr>
          <w:ilvl w:val="0"/>
          <w:numId w:val="137"/>
        </w:numPr>
        <w:rPr>
          <w:rFonts w:ascii="Courier" w:hAnsi="Courier"/>
        </w:rPr>
      </w:pPr>
      <w:r w:rsidRPr="00604B8E">
        <w:rPr>
          <w:rFonts w:ascii="Courier" w:hAnsi="Courier"/>
        </w:rPr>
        <w:t>Perma-Proto upper power rail (red stripe), hole 15     ________</w:t>
      </w:r>
    </w:p>
    <w:p w14:paraId="08A2CE29" w14:textId="77777777" w:rsidR="005130CA" w:rsidRPr="005130CA" w:rsidRDefault="005130CA" w:rsidP="005130CA">
      <w:pPr>
        <w:ind w:left="360"/>
        <w:rPr>
          <w:rFonts w:ascii="Courier" w:hAnsi="Courier"/>
        </w:rPr>
      </w:pPr>
    </w:p>
    <w:p w14:paraId="68CBC00D" w14:textId="77777777" w:rsidR="005130CA" w:rsidRPr="00604B8E" w:rsidRDefault="005130CA" w:rsidP="00D912E7">
      <w:pPr>
        <w:pStyle w:val="ListParagraph"/>
        <w:numPr>
          <w:ilvl w:val="0"/>
          <w:numId w:val="138"/>
        </w:numPr>
        <w:rPr>
          <w:rFonts w:ascii="Courier" w:hAnsi="Courier"/>
        </w:rPr>
      </w:pPr>
      <w:r w:rsidRPr="00604B8E">
        <w:rPr>
          <w:rFonts w:ascii="Courier" w:hAnsi="Courier"/>
        </w:rPr>
        <w:t>Solder BLACK wire (1 joint):</w:t>
      </w:r>
    </w:p>
    <w:p w14:paraId="6B93A5A9" w14:textId="77777777" w:rsidR="005130CA" w:rsidRPr="005130CA" w:rsidRDefault="005130CA" w:rsidP="005130CA">
      <w:pPr>
        <w:ind w:left="360"/>
        <w:rPr>
          <w:rFonts w:ascii="Courier" w:hAnsi="Courier"/>
        </w:rPr>
      </w:pPr>
      <w:r w:rsidRPr="005130CA">
        <w:rPr>
          <w:rFonts w:ascii="Courier" w:hAnsi="Courier"/>
        </w:rPr>
        <w:t xml:space="preserve">     </w:t>
      </w:r>
    </w:p>
    <w:p w14:paraId="1A4736AA" w14:textId="77777777" w:rsidR="005130CA" w:rsidRPr="00604B8E" w:rsidRDefault="005130CA" w:rsidP="00D912E7">
      <w:pPr>
        <w:pStyle w:val="ListParagraph"/>
        <w:numPr>
          <w:ilvl w:val="0"/>
          <w:numId w:val="139"/>
        </w:numPr>
        <w:rPr>
          <w:rFonts w:ascii="Courier" w:hAnsi="Courier"/>
        </w:rPr>
      </w:pPr>
      <w:r w:rsidRPr="00604B8E">
        <w:rPr>
          <w:rFonts w:ascii="Courier" w:hAnsi="Courier"/>
        </w:rPr>
        <w:t>Perma-Proto lower ground rail (blue stripe), hole 15   ________</w:t>
      </w:r>
    </w:p>
    <w:p w14:paraId="3908CB62" w14:textId="77777777" w:rsidR="005130CA" w:rsidRPr="005130CA" w:rsidRDefault="005130CA" w:rsidP="005130CA">
      <w:pPr>
        <w:ind w:left="360"/>
        <w:rPr>
          <w:rFonts w:ascii="Courier" w:hAnsi="Courier"/>
        </w:rPr>
      </w:pPr>
    </w:p>
    <w:p w14:paraId="216F4E36" w14:textId="327240E4" w:rsidR="005130CA" w:rsidRPr="00604B8E" w:rsidRDefault="005130CA" w:rsidP="00D912E7">
      <w:pPr>
        <w:pStyle w:val="ListParagraph"/>
        <w:numPr>
          <w:ilvl w:val="0"/>
          <w:numId w:val="140"/>
        </w:numPr>
        <w:ind w:left="720"/>
        <w:rPr>
          <w:rFonts w:ascii="Courier" w:hAnsi="Courier"/>
        </w:rPr>
      </w:pPr>
      <w:r w:rsidRPr="00604B8E">
        <w:rPr>
          <w:rFonts w:ascii="Courier" w:hAnsi="Courier"/>
        </w:rPr>
        <w:t>Inspect with magnifying glass to make sure joints are good</w:t>
      </w:r>
      <w:r w:rsidR="00604B8E" w:rsidRPr="00604B8E">
        <w:rPr>
          <w:rFonts w:ascii="Courier" w:hAnsi="Courier"/>
        </w:rPr>
        <w:t xml:space="preserve"> </w:t>
      </w:r>
      <w:r w:rsidRPr="00604B8E">
        <w:rPr>
          <w:rFonts w:ascii="Courier" w:hAnsi="Courier"/>
        </w:rPr>
        <w:t xml:space="preserve">and there are no </w:t>
      </w:r>
      <w:r w:rsidR="00EE0200">
        <w:rPr>
          <w:rFonts w:ascii="Courier" w:hAnsi="Courier"/>
        </w:rPr>
        <w:t>solder bridges</w:t>
      </w:r>
      <w:r w:rsidRPr="00604B8E">
        <w:rPr>
          <w:rFonts w:ascii="Courier" w:hAnsi="Courier"/>
        </w:rPr>
        <w:t xml:space="preserve">                          ________</w:t>
      </w:r>
    </w:p>
    <w:p w14:paraId="46183EC4" w14:textId="77777777" w:rsidR="005130CA" w:rsidRPr="005130CA" w:rsidRDefault="005130CA" w:rsidP="00604B8E">
      <w:pPr>
        <w:ind w:firstLine="1000"/>
        <w:rPr>
          <w:rFonts w:ascii="Courier" w:hAnsi="Courier"/>
        </w:rPr>
      </w:pPr>
    </w:p>
    <w:p w14:paraId="7FB58CBB" w14:textId="77777777" w:rsidR="00E74B79" w:rsidRDefault="005130CA" w:rsidP="00D912E7">
      <w:pPr>
        <w:pStyle w:val="ListParagraph"/>
        <w:numPr>
          <w:ilvl w:val="0"/>
          <w:numId w:val="140"/>
        </w:numPr>
        <w:ind w:left="720"/>
        <w:rPr>
          <w:rFonts w:ascii="Courier" w:hAnsi="Courier"/>
        </w:rPr>
      </w:pPr>
      <w:r w:rsidRPr="00604B8E">
        <w:rPr>
          <w:rFonts w:ascii="Courier" w:hAnsi="Courier"/>
        </w:rPr>
        <w:t xml:space="preserve">Trim all 9 </w:t>
      </w:r>
      <w:proofErr w:type="gramStart"/>
      <w:r w:rsidRPr="00604B8E">
        <w:rPr>
          <w:rFonts w:ascii="Courier" w:hAnsi="Courier"/>
        </w:rPr>
        <w:t>leads</w:t>
      </w:r>
      <w:r w:rsidR="00FF0833" w:rsidRPr="00604B8E">
        <w:rPr>
          <w:rFonts w:ascii="Courier" w:hAnsi="Courier"/>
        </w:rPr>
        <w:t xml:space="preserve"> </w:t>
      </w:r>
      <w:r w:rsidR="00FF0833">
        <w:rPr>
          <w:rFonts w:ascii="Courier" w:hAnsi="Courier"/>
        </w:rPr>
        <w:t xml:space="preserve"> _</w:t>
      </w:r>
      <w:proofErr w:type="gramEnd"/>
      <w:r w:rsidR="00FF0833">
        <w:rPr>
          <w:rFonts w:ascii="Courier" w:hAnsi="Courier"/>
        </w:rPr>
        <w:t>_______</w:t>
      </w:r>
    </w:p>
    <w:p w14:paraId="51C87A4E" w14:textId="77777777" w:rsidR="00E74B79" w:rsidRPr="00E74B79" w:rsidRDefault="00E74B79" w:rsidP="00E74B79">
      <w:pPr>
        <w:rPr>
          <w:rFonts w:ascii="Courier" w:hAnsi="Courier"/>
        </w:rPr>
      </w:pPr>
    </w:p>
    <w:p w14:paraId="2B2CB42E" w14:textId="2181175F" w:rsidR="005130CA" w:rsidRPr="00C83733" w:rsidRDefault="00E74B79" w:rsidP="00B421DA">
      <w:pPr>
        <w:pStyle w:val="ListParagraph"/>
        <w:numPr>
          <w:ilvl w:val="0"/>
          <w:numId w:val="163"/>
        </w:numPr>
        <w:rPr>
          <w:rFonts w:ascii="Courier" w:hAnsi="Courier"/>
          <w:b/>
          <w:sz w:val="28"/>
          <w:szCs w:val="28"/>
          <w:u w:val="single"/>
        </w:rPr>
      </w:pPr>
      <w:r w:rsidRPr="00C83733">
        <w:rPr>
          <w:rFonts w:ascii="Courier" w:hAnsi="Courier"/>
          <w:b/>
          <w:sz w:val="28"/>
          <w:szCs w:val="28"/>
          <w:u w:val="single"/>
        </w:rPr>
        <w:t xml:space="preserve">Test off-Perma-Proto hookup wire soldering: </w:t>
      </w:r>
      <w:r w:rsidR="00FF0833" w:rsidRPr="00C83733">
        <w:rPr>
          <w:rFonts w:ascii="Courier" w:hAnsi="Courier"/>
          <w:b/>
          <w:sz w:val="28"/>
          <w:szCs w:val="28"/>
          <w:u w:val="single"/>
        </w:rPr>
        <w:t xml:space="preserve">                                  </w:t>
      </w:r>
      <w:r w:rsidR="005130CA" w:rsidRPr="00C83733">
        <w:rPr>
          <w:rFonts w:ascii="Courier" w:hAnsi="Courier"/>
          <w:b/>
          <w:sz w:val="28"/>
          <w:szCs w:val="28"/>
          <w:u w:val="single"/>
        </w:rPr>
        <w:t xml:space="preserve">                                           </w:t>
      </w:r>
    </w:p>
    <w:p w14:paraId="6D090D6B" w14:textId="77777777" w:rsidR="005130CA" w:rsidRPr="005130CA" w:rsidRDefault="005130CA" w:rsidP="00604B8E">
      <w:pPr>
        <w:rPr>
          <w:rFonts w:ascii="Courier" w:hAnsi="Courier"/>
        </w:rPr>
      </w:pPr>
    </w:p>
    <w:p w14:paraId="0F54B15E" w14:textId="77777777" w:rsidR="005130CA" w:rsidRPr="00604B8E" w:rsidRDefault="005130CA" w:rsidP="00B421DA">
      <w:pPr>
        <w:pStyle w:val="ListParagraph"/>
        <w:numPr>
          <w:ilvl w:val="0"/>
          <w:numId w:val="164"/>
        </w:numPr>
        <w:rPr>
          <w:rFonts w:ascii="Courier" w:hAnsi="Courier"/>
        </w:rPr>
      </w:pPr>
      <w:r w:rsidRPr="00604B8E">
        <w:rPr>
          <w:rFonts w:ascii="Courier" w:hAnsi="Courier"/>
        </w:rPr>
        <w:t>Test continuity:</w:t>
      </w:r>
    </w:p>
    <w:p w14:paraId="3F25216A" w14:textId="77777777" w:rsidR="005130CA" w:rsidRPr="005130CA" w:rsidRDefault="005130CA" w:rsidP="005130CA">
      <w:pPr>
        <w:ind w:left="360"/>
        <w:rPr>
          <w:rFonts w:ascii="Courier" w:hAnsi="Courier"/>
        </w:rPr>
      </w:pPr>
      <w:r w:rsidRPr="005130CA">
        <w:rPr>
          <w:rFonts w:ascii="Courier" w:hAnsi="Courier"/>
        </w:rPr>
        <w:t xml:space="preserve">     </w:t>
      </w:r>
    </w:p>
    <w:p w14:paraId="0E7FB72D" w14:textId="5A210A8D" w:rsidR="005130CA" w:rsidRPr="00604B8E" w:rsidRDefault="005130CA" w:rsidP="00D912E7">
      <w:pPr>
        <w:pStyle w:val="ListParagraph"/>
        <w:numPr>
          <w:ilvl w:val="0"/>
          <w:numId w:val="141"/>
        </w:numPr>
        <w:rPr>
          <w:rFonts w:ascii="Courier" w:hAnsi="Courier"/>
        </w:rPr>
      </w:pPr>
      <w:r w:rsidRPr="00604B8E">
        <w:rPr>
          <w:rFonts w:ascii="Courier" w:hAnsi="Courier"/>
        </w:rPr>
        <w:t>Lower BLUE wir</w:t>
      </w:r>
      <w:r w:rsidR="005774B2">
        <w:rPr>
          <w:rFonts w:ascii="Courier" w:hAnsi="Courier"/>
        </w:rPr>
        <w:t xml:space="preserve">e (stripped end) to MCP3202 pin </w:t>
      </w:r>
      <w:proofErr w:type="gramStart"/>
      <w:r w:rsidR="005774B2">
        <w:rPr>
          <w:rFonts w:ascii="Courier" w:hAnsi="Courier"/>
        </w:rPr>
        <w:t>1</w:t>
      </w:r>
      <w:r w:rsidRPr="00604B8E">
        <w:rPr>
          <w:rFonts w:ascii="Courier" w:hAnsi="Courier"/>
        </w:rPr>
        <w:t xml:space="preserve">  _</w:t>
      </w:r>
      <w:proofErr w:type="gramEnd"/>
      <w:r w:rsidRPr="00604B8E">
        <w:rPr>
          <w:rFonts w:ascii="Courier" w:hAnsi="Courier"/>
        </w:rPr>
        <w:t>_______</w:t>
      </w:r>
    </w:p>
    <w:p w14:paraId="54A300C1" w14:textId="77777777" w:rsidR="005130CA" w:rsidRPr="005130CA" w:rsidRDefault="005130CA" w:rsidP="00604B8E">
      <w:pPr>
        <w:ind w:left="360" w:firstLine="1160"/>
        <w:rPr>
          <w:rFonts w:ascii="Courier" w:hAnsi="Courier"/>
        </w:rPr>
      </w:pPr>
    </w:p>
    <w:p w14:paraId="0C60C9ED" w14:textId="77777777" w:rsidR="005130CA" w:rsidRPr="00604B8E" w:rsidRDefault="005130CA" w:rsidP="00D912E7">
      <w:pPr>
        <w:pStyle w:val="ListParagraph"/>
        <w:numPr>
          <w:ilvl w:val="0"/>
          <w:numId w:val="141"/>
        </w:numPr>
        <w:rPr>
          <w:rFonts w:ascii="Courier" w:hAnsi="Courier"/>
        </w:rPr>
      </w:pPr>
      <w:r w:rsidRPr="00604B8E">
        <w:rPr>
          <w:rFonts w:ascii="Courier" w:hAnsi="Courier"/>
        </w:rPr>
        <w:lastRenderedPageBreak/>
        <w:t>Upper BLUE wire (stripped end) to Perma-Proto hole 22</w:t>
      </w:r>
      <w:proofErr w:type="gramStart"/>
      <w:r w:rsidRPr="00604B8E">
        <w:rPr>
          <w:rFonts w:ascii="Courier" w:hAnsi="Courier"/>
        </w:rPr>
        <w:t>F  _</w:t>
      </w:r>
      <w:proofErr w:type="gramEnd"/>
      <w:r w:rsidRPr="00604B8E">
        <w:rPr>
          <w:rFonts w:ascii="Courier" w:hAnsi="Courier"/>
        </w:rPr>
        <w:t>_______</w:t>
      </w:r>
    </w:p>
    <w:p w14:paraId="782F4C75" w14:textId="77777777" w:rsidR="005130CA" w:rsidRPr="005130CA" w:rsidRDefault="005130CA" w:rsidP="00604B8E">
      <w:pPr>
        <w:ind w:left="360" w:firstLine="1160"/>
        <w:rPr>
          <w:rFonts w:ascii="Courier" w:hAnsi="Courier"/>
        </w:rPr>
      </w:pPr>
    </w:p>
    <w:p w14:paraId="499509A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Lower YELLOW wire (stripped end) to Perma-Proto hole 20</w:t>
      </w:r>
      <w:proofErr w:type="gramStart"/>
      <w:r w:rsidRPr="00604B8E">
        <w:rPr>
          <w:rFonts w:ascii="Courier" w:hAnsi="Courier"/>
        </w:rPr>
        <w:t>A  _</w:t>
      </w:r>
      <w:proofErr w:type="gramEnd"/>
      <w:r w:rsidRPr="00604B8E">
        <w:rPr>
          <w:rFonts w:ascii="Courier" w:hAnsi="Courier"/>
        </w:rPr>
        <w:t>_______</w:t>
      </w:r>
    </w:p>
    <w:p w14:paraId="75A05442" w14:textId="77777777" w:rsidR="005130CA" w:rsidRPr="005130CA" w:rsidRDefault="005130CA" w:rsidP="00604B8E">
      <w:pPr>
        <w:ind w:left="360" w:firstLine="1160"/>
        <w:rPr>
          <w:rFonts w:ascii="Courier" w:hAnsi="Courier"/>
        </w:rPr>
      </w:pPr>
    </w:p>
    <w:p w14:paraId="22CD6D34" w14:textId="2366192C" w:rsidR="005130CA" w:rsidRPr="00604B8E" w:rsidRDefault="005130CA" w:rsidP="00D912E7">
      <w:pPr>
        <w:pStyle w:val="ListParagraph"/>
        <w:numPr>
          <w:ilvl w:val="0"/>
          <w:numId w:val="141"/>
        </w:numPr>
        <w:rPr>
          <w:rFonts w:ascii="Courier" w:hAnsi="Courier"/>
        </w:rPr>
      </w:pPr>
      <w:r w:rsidRPr="00604B8E">
        <w:rPr>
          <w:rFonts w:ascii="Courier" w:hAnsi="Courier"/>
        </w:rPr>
        <w:t>Upper YELLOW wire (strip</w:t>
      </w:r>
      <w:r w:rsidR="005774B2">
        <w:rPr>
          <w:rFonts w:ascii="Courier" w:hAnsi="Courier"/>
        </w:rPr>
        <w:t xml:space="preserve">ped end) to MCP3202 pin </w:t>
      </w:r>
      <w:proofErr w:type="gramStart"/>
      <w:r w:rsidR="005774B2">
        <w:rPr>
          <w:rFonts w:ascii="Courier" w:hAnsi="Courier"/>
        </w:rPr>
        <w:t>7</w:t>
      </w:r>
      <w:r w:rsidRPr="00604B8E">
        <w:rPr>
          <w:rFonts w:ascii="Courier" w:hAnsi="Courier"/>
        </w:rPr>
        <w:t xml:space="preserve">  _</w:t>
      </w:r>
      <w:proofErr w:type="gramEnd"/>
      <w:r w:rsidRPr="00604B8E">
        <w:rPr>
          <w:rFonts w:ascii="Courier" w:hAnsi="Courier"/>
        </w:rPr>
        <w:t>_______</w:t>
      </w:r>
    </w:p>
    <w:p w14:paraId="3DE315DE" w14:textId="77777777" w:rsidR="005130CA" w:rsidRPr="005130CA" w:rsidRDefault="005130CA" w:rsidP="00604B8E">
      <w:pPr>
        <w:ind w:left="360" w:firstLine="1160"/>
        <w:rPr>
          <w:rFonts w:ascii="Courier" w:hAnsi="Courier"/>
        </w:rPr>
      </w:pPr>
    </w:p>
    <w:p w14:paraId="4BCAC56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Left GREEN wire (stripped end) to Perma-Proto hole 6J   ________</w:t>
      </w:r>
    </w:p>
    <w:p w14:paraId="3D0405DE" w14:textId="77777777" w:rsidR="005130CA" w:rsidRPr="005130CA" w:rsidRDefault="005130CA" w:rsidP="00604B8E">
      <w:pPr>
        <w:ind w:left="360" w:firstLine="1160"/>
        <w:rPr>
          <w:rFonts w:ascii="Courier" w:hAnsi="Courier"/>
        </w:rPr>
      </w:pPr>
    </w:p>
    <w:p w14:paraId="5E61DC61" w14:textId="22CA0A8E" w:rsidR="005130CA" w:rsidRPr="00604B8E" w:rsidRDefault="005130CA" w:rsidP="00D912E7">
      <w:pPr>
        <w:pStyle w:val="ListParagraph"/>
        <w:numPr>
          <w:ilvl w:val="0"/>
          <w:numId w:val="141"/>
        </w:numPr>
        <w:rPr>
          <w:rFonts w:ascii="Courier" w:hAnsi="Courier"/>
        </w:rPr>
      </w:pPr>
      <w:r w:rsidRPr="00604B8E">
        <w:rPr>
          <w:rFonts w:ascii="Courier" w:hAnsi="Courier"/>
        </w:rPr>
        <w:t>Right GREEN wire (strip</w:t>
      </w:r>
      <w:r w:rsidR="005774B2">
        <w:rPr>
          <w:rFonts w:ascii="Courier" w:hAnsi="Courier"/>
        </w:rPr>
        <w:t>ped end) to MCP3202 pin 6</w:t>
      </w:r>
      <w:r w:rsidRPr="00604B8E">
        <w:rPr>
          <w:rFonts w:ascii="Courier" w:hAnsi="Courier"/>
        </w:rPr>
        <w:t xml:space="preserve"> ________</w:t>
      </w:r>
    </w:p>
    <w:p w14:paraId="6B50610F" w14:textId="77777777" w:rsidR="005130CA" w:rsidRPr="005130CA" w:rsidRDefault="005130CA" w:rsidP="00604B8E">
      <w:pPr>
        <w:ind w:left="360" w:firstLine="1160"/>
        <w:rPr>
          <w:rFonts w:ascii="Courier" w:hAnsi="Courier"/>
        </w:rPr>
      </w:pPr>
    </w:p>
    <w:p w14:paraId="05A864E7" w14:textId="75DA905F" w:rsidR="005130CA" w:rsidRPr="00604B8E" w:rsidRDefault="005130CA" w:rsidP="00D912E7">
      <w:pPr>
        <w:pStyle w:val="ListParagraph"/>
        <w:numPr>
          <w:ilvl w:val="0"/>
          <w:numId w:val="141"/>
        </w:numPr>
        <w:rPr>
          <w:rFonts w:ascii="Courier" w:hAnsi="Courier"/>
        </w:rPr>
      </w:pPr>
      <w:r w:rsidRPr="00604B8E">
        <w:rPr>
          <w:rFonts w:ascii="Courier" w:hAnsi="Courier"/>
        </w:rPr>
        <w:t>WHITE wire (strip</w:t>
      </w:r>
      <w:r w:rsidR="005774B2">
        <w:rPr>
          <w:rFonts w:ascii="Courier" w:hAnsi="Courier"/>
        </w:rPr>
        <w:t>ped end) to MCP3202 pin 5</w:t>
      </w:r>
      <w:r w:rsidRPr="00604B8E">
        <w:rPr>
          <w:rFonts w:ascii="Courier" w:hAnsi="Courier"/>
        </w:rPr>
        <w:t xml:space="preserve">       ________</w:t>
      </w:r>
    </w:p>
    <w:p w14:paraId="2833AD7D" w14:textId="77777777" w:rsidR="005130CA" w:rsidRPr="005130CA" w:rsidRDefault="005130CA" w:rsidP="00604B8E">
      <w:pPr>
        <w:ind w:left="360" w:firstLine="1160"/>
        <w:rPr>
          <w:rFonts w:ascii="Courier" w:hAnsi="Courier"/>
        </w:rPr>
      </w:pPr>
    </w:p>
    <w:p w14:paraId="61935765" w14:textId="77777777" w:rsidR="005130CA" w:rsidRPr="00604B8E" w:rsidRDefault="005130CA" w:rsidP="00D912E7">
      <w:pPr>
        <w:pStyle w:val="ListParagraph"/>
        <w:numPr>
          <w:ilvl w:val="0"/>
          <w:numId w:val="141"/>
        </w:numPr>
        <w:rPr>
          <w:rFonts w:ascii="Courier" w:hAnsi="Courier"/>
        </w:rPr>
      </w:pPr>
      <w:r w:rsidRPr="00604B8E">
        <w:rPr>
          <w:rFonts w:ascii="Courier" w:hAnsi="Courier"/>
        </w:rPr>
        <w:t>RED wire (stripped end) to Perma-Proto hole 19I         ________</w:t>
      </w:r>
    </w:p>
    <w:p w14:paraId="6C8CA65D" w14:textId="77777777" w:rsidR="005130CA" w:rsidRPr="005130CA" w:rsidRDefault="005130CA" w:rsidP="00604B8E">
      <w:pPr>
        <w:ind w:left="360" w:firstLine="1160"/>
        <w:rPr>
          <w:rFonts w:ascii="Courier" w:hAnsi="Courier"/>
        </w:rPr>
      </w:pPr>
    </w:p>
    <w:p w14:paraId="6AD7347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BLACK wire (stripped end) to Perma-Proto hole 7I        ________</w:t>
      </w:r>
    </w:p>
    <w:p w14:paraId="5D04D501" w14:textId="2DDF261A" w:rsidR="005130CA" w:rsidRPr="005130CA" w:rsidRDefault="005130CA" w:rsidP="005130CA">
      <w:pPr>
        <w:ind w:left="360"/>
        <w:rPr>
          <w:rFonts w:ascii="Courier" w:hAnsi="Courier"/>
        </w:rPr>
      </w:pPr>
      <w:r w:rsidRPr="005130CA">
        <w:rPr>
          <w:rFonts w:ascii="Courier" w:hAnsi="Courier"/>
        </w:rPr>
        <w:t xml:space="preserve"> </w:t>
      </w:r>
      <w:r w:rsidR="00604B8E">
        <w:rPr>
          <w:rFonts w:ascii="Courier" w:hAnsi="Courier"/>
        </w:rPr>
        <w:br/>
      </w:r>
      <w:r w:rsidRPr="005130CA">
        <w:rPr>
          <w:rFonts w:ascii="Courier" w:hAnsi="Courier"/>
        </w:rPr>
        <w:t xml:space="preserve">       </w:t>
      </w:r>
    </w:p>
    <w:p w14:paraId="1D6C797B" w14:textId="77777777" w:rsidR="005130CA" w:rsidRPr="00604B8E" w:rsidRDefault="005130CA" w:rsidP="00D912E7">
      <w:pPr>
        <w:pStyle w:val="ListParagraph"/>
        <w:numPr>
          <w:ilvl w:val="0"/>
          <w:numId w:val="142"/>
        </w:numPr>
        <w:rPr>
          <w:rFonts w:ascii="Courier" w:hAnsi="Courier"/>
        </w:rPr>
      </w:pPr>
      <w:r w:rsidRPr="00604B8E">
        <w:rPr>
          <w:rFonts w:ascii="Courier" w:hAnsi="Courier"/>
        </w:rPr>
        <w:t>Test NON-continuity:</w:t>
      </w:r>
    </w:p>
    <w:p w14:paraId="657D2FA9" w14:textId="77777777" w:rsidR="005130CA" w:rsidRPr="005130CA" w:rsidRDefault="005130CA" w:rsidP="005130CA">
      <w:pPr>
        <w:ind w:left="360"/>
        <w:rPr>
          <w:rFonts w:ascii="Courier" w:hAnsi="Courier"/>
        </w:rPr>
      </w:pPr>
      <w:r w:rsidRPr="005130CA">
        <w:rPr>
          <w:rFonts w:ascii="Courier" w:hAnsi="Courier"/>
        </w:rPr>
        <w:t xml:space="preserve">     </w:t>
      </w:r>
    </w:p>
    <w:p w14:paraId="0E9A4748"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Lower BLUE wire (stripped end) to Perma-Proto hole 7I   ________</w:t>
      </w:r>
    </w:p>
    <w:p w14:paraId="4FAD4350" w14:textId="77777777" w:rsidR="005130CA" w:rsidRPr="005130CA" w:rsidRDefault="005130CA" w:rsidP="00604B8E">
      <w:pPr>
        <w:ind w:left="-1080" w:firstLine="1160"/>
        <w:rPr>
          <w:rFonts w:ascii="Courier" w:hAnsi="Courier"/>
        </w:rPr>
      </w:pPr>
    </w:p>
    <w:p w14:paraId="44FC29B5"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Lower BLUE wire (stripped end) to Perma-Proto hole 9J   ________</w:t>
      </w:r>
    </w:p>
    <w:p w14:paraId="18D8CFD6" w14:textId="77777777" w:rsidR="005130CA" w:rsidRPr="005130CA" w:rsidRDefault="005130CA" w:rsidP="00604B8E">
      <w:pPr>
        <w:ind w:left="-1080" w:firstLine="1160"/>
        <w:rPr>
          <w:rFonts w:ascii="Courier" w:hAnsi="Courier"/>
        </w:rPr>
      </w:pPr>
    </w:p>
    <w:p w14:paraId="50A9F85E" w14:textId="77777777" w:rsidR="005130CA" w:rsidRPr="00604B8E" w:rsidRDefault="005130CA" w:rsidP="00D912E7">
      <w:pPr>
        <w:pStyle w:val="ListParagraph"/>
        <w:numPr>
          <w:ilvl w:val="0"/>
          <w:numId w:val="143"/>
        </w:numPr>
        <w:rPr>
          <w:rFonts w:ascii="Courier" w:hAnsi="Courier"/>
        </w:rPr>
      </w:pPr>
      <w:r w:rsidRPr="00604B8E">
        <w:rPr>
          <w:rFonts w:ascii="Courier" w:hAnsi="Courier"/>
        </w:rPr>
        <w:t>Upper BLUE wire (stripped end) to Perma-Proto hole 21</w:t>
      </w:r>
      <w:proofErr w:type="gramStart"/>
      <w:r w:rsidRPr="00604B8E">
        <w:rPr>
          <w:rFonts w:ascii="Courier" w:hAnsi="Courier"/>
        </w:rPr>
        <w:t>I  _</w:t>
      </w:r>
      <w:proofErr w:type="gramEnd"/>
      <w:r w:rsidRPr="00604B8E">
        <w:rPr>
          <w:rFonts w:ascii="Courier" w:hAnsi="Courier"/>
        </w:rPr>
        <w:t>_______</w:t>
      </w:r>
    </w:p>
    <w:p w14:paraId="23AA0DC2" w14:textId="77777777" w:rsidR="005130CA" w:rsidRPr="005130CA" w:rsidRDefault="005130CA" w:rsidP="00604B8E">
      <w:pPr>
        <w:ind w:left="360" w:firstLine="1160"/>
        <w:rPr>
          <w:rFonts w:ascii="Courier" w:hAnsi="Courier"/>
        </w:rPr>
      </w:pPr>
    </w:p>
    <w:p w14:paraId="4DDE9CA0" w14:textId="77777777" w:rsidR="005130CA" w:rsidRPr="00604B8E" w:rsidRDefault="005130CA" w:rsidP="00D912E7">
      <w:pPr>
        <w:pStyle w:val="ListParagraph"/>
        <w:numPr>
          <w:ilvl w:val="0"/>
          <w:numId w:val="143"/>
        </w:numPr>
        <w:rPr>
          <w:rFonts w:ascii="Courier" w:hAnsi="Courier"/>
        </w:rPr>
      </w:pPr>
      <w:r w:rsidRPr="00604B8E">
        <w:rPr>
          <w:rFonts w:ascii="Courier" w:hAnsi="Courier"/>
        </w:rPr>
        <w:t>Lower YELLOW wire (stripped end) to Perma-Proto hole 19</w:t>
      </w:r>
      <w:proofErr w:type="gramStart"/>
      <w:r w:rsidRPr="00604B8E">
        <w:rPr>
          <w:rFonts w:ascii="Courier" w:hAnsi="Courier"/>
        </w:rPr>
        <w:t>A  _</w:t>
      </w:r>
      <w:proofErr w:type="gramEnd"/>
      <w:r w:rsidRPr="00604B8E">
        <w:rPr>
          <w:rFonts w:ascii="Courier" w:hAnsi="Courier"/>
        </w:rPr>
        <w:t>_______</w:t>
      </w:r>
    </w:p>
    <w:p w14:paraId="702B7519" w14:textId="77777777" w:rsidR="005130CA" w:rsidRPr="005130CA" w:rsidRDefault="005130CA" w:rsidP="00604B8E">
      <w:pPr>
        <w:ind w:left="360" w:firstLine="1160"/>
        <w:rPr>
          <w:rFonts w:ascii="Courier" w:hAnsi="Courier"/>
        </w:rPr>
      </w:pPr>
    </w:p>
    <w:p w14:paraId="4E382B27" w14:textId="77777777" w:rsidR="005130CA" w:rsidRPr="00604B8E" w:rsidRDefault="005130CA" w:rsidP="00D912E7">
      <w:pPr>
        <w:pStyle w:val="ListParagraph"/>
        <w:numPr>
          <w:ilvl w:val="0"/>
          <w:numId w:val="143"/>
        </w:numPr>
        <w:rPr>
          <w:rFonts w:ascii="Courier" w:hAnsi="Courier"/>
        </w:rPr>
      </w:pPr>
      <w:r w:rsidRPr="00604B8E">
        <w:rPr>
          <w:rFonts w:ascii="Courier" w:hAnsi="Courier"/>
        </w:rPr>
        <w:t>Lower YELLOW wire (stripped end) to Perma-Proto hole 21</w:t>
      </w:r>
      <w:proofErr w:type="gramStart"/>
      <w:r w:rsidRPr="00604B8E">
        <w:rPr>
          <w:rFonts w:ascii="Courier" w:hAnsi="Courier"/>
        </w:rPr>
        <w:t>B  _</w:t>
      </w:r>
      <w:proofErr w:type="gramEnd"/>
      <w:r w:rsidRPr="00604B8E">
        <w:rPr>
          <w:rFonts w:ascii="Courier" w:hAnsi="Courier"/>
        </w:rPr>
        <w:t>_______</w:t>
      </w:r>
    </w:p>
    <w:p w14:paraId="5BDC66BC" w14:textId="77777777" w:rsidR="005130CA" w:rsidRPr="005130CA" w:rsidRDefault="005130CA" w:rsidP="00604B8E">
      <w:pPr>
        <w:ind w:left="360" w:firstLine="1160"/>
        <w:rPr>
          <w:rFonts w:ascii="Courier" w:hAnsi="Courier"/>
        </w:rPr>
      </w:pPr>
    </w:p>
    <w:p w14:paraId="315E25E5" w14:textId="5408586A" w:rsidR="005130CA" w:rsidRPr="00604B8E" w:rsidRDefault="005130CA" w:rsidP="00D912E7">
      <w:pPr>
        <w:pStyle w:val="ListParagraph"/>
        <w:numPr>
          <w:ilvl w:val="0"/>
          <w:numId w:val="143"/>
        </w:numPr>
        <w:rPr>
          <w:rFonts w:ascii="Courier" w:hAnsi="Courier"/>
        </w:rPr>
      </w:pPr>
      <w:r w:rsidRPr="00604B8E">
        <w:rPr>
          <w:rFonts w:ascii="Courier" w:hAnsi="Courier"/>
        </w:rPr>
        <w:t>Upper YELLOW wire (strip</w:t>
      </w:r>
      <w:r w:rsidR="005774B2">
        <w:rPr>
          <w:rFonts w:ascii="Courier" w:hAnsi="Courier"/>
        </w:rPr>
        <w:t>ped end) to Perma-Proto hole 13</w:t>
      </w:r>
      <w:proofErr w:type="gramStart"/>
      <w:r w:rsidR="005774B2">
        <w:rPr>
          <w:rFonts w:ascii="Courier" w:hAnsi="Courier"/>
        </w:rPr>
        <w:t>I</w:t>
      </w:r>
      <w:r w:rsidRPr="00604B8E">
        <w:rPr>
          <w:rFonts w:ascii="Courier" w:hAnsi="Courier"/>
        </w:rPr>
        <w:t xml:space="preserve">  _</w:t>
      </w:r>
      <w:proofErr w:type="gramEnd"/>
      <w:r w:rsidRPr="00604B8E">
        <w:rPr>
          <w:rFonts w:ascii="Courier" w:hAnsi="Courier"/>
        </w:rPr>
        <w:t>_______</w:t>
      </w:r>
    </w:p>
    <w:p w14:paraId="03E095BE" w14:textId="77777777" w:rsidR="005130CA" w:rsidRPr="005130CA" w:rsidRDefault="005130CA" w:rsidP="00604B8E">
      <w:pPr>
        <w:ind w:left="360" w:firstLine="1160"/>
        <w:rPr>
          <w:rFonts w:ascii="Courier" w:hAnsi="Courier"/>
        </w:rPr>
      </w:pPr>
    </w:p>
    <w:p w14:paraId="59DD3B71" w14:textId="07CBBFE8" w:rsidR="005130CA" w:rsidRPr="00604B8E" w:rsidRDefault="005130CA" w:rsidP="00D912E7">
      <w:pPr>
        <w:pStyle w:val="ListParagraph"/>
        <w:numPr>
          <w:ilvl w:val="0"/>
          <w:numId w:val="143"/>
        </w:numPr>
        <w:rPr>
          <w:rFonts w:ascii="Courier" w:hAnsi="Courier"/>
        </w:rPr>
      </w:pPr>
      <w:r w:rsidRPr="00604B8E">
        <w:rPr>
          <w:rFonts w:ascii="Courier" w:hAnsi="Courier"/>
        </w:rPr>
        <w:t xml:space="preserve">Upper YELLOW wire (stripped end) </w:t>
      </w:r>
      <w:r w:rsidR="005774B2">
        <w:rPr>
          <w:rFonts w:ascii="Courier" w:hAnsi="Courier"/>
        </w:rPr>
        <w:t>to Perma-Proto hole 15</w:t>
      </w:r>
      <w:proofErr w:type="gramStart"/>
      <w:r w:rsidR="005774B2">
        <w:rPr>
          <w:rFonts w:ascii="Courier" w:hAnsi="Courier"/>
        </w:rPr>
        <w:t>I</w:t>
      </w:r>
      <w:r w:rsidRPr="00604B8E">
        <w:rPr>
          <w:rFonts w:ascii="Courier" w:hAnsi="Courier"/>
        </w:rPr>
        <w:t xml:space="preserve">  _</w:t>
      </w:r>
      <w:proofErr w:type="gramEnd"/>
      <w:r w:rsidRPr="00604B8E">
        <w:rPr>
          <w:rFonts w:ascii="Courier" w:hAnsi="Courier"/>
        </w:rPr>
        <w:t>_______</w:t>
      </w:r>
    </w:p>
    <w:p w14:paraId="173E3858" w14:textId="77777777" w:rsidR="005130CA" w:rsidRPr="005130CA" w:rsidRDefault="005130CA" w:rsidP="00604B8E">
      <w:pPr>
        <w:ind w:left="-1080" w:firstLine="1160"/>
        <w:rPr>
          <w:rFonts w:ascii="Courier" w:hAnsi="Courier"/>
        </w:rPr>
      </w:pPr>
    </w:p>
    <w:p w14:paraId="490436B9" w14:textId="2E8DE878" w:rsidR="005130CA" w:rsidRPr="00604B8E" w:rsidRDefault="005130CA" w:rsidP="00D912E7">
      <w:pPr>
        <w:pStyle w:val="ListParagraph"/>
        <w:numPr>
          <w:ilvl w:val="2"/>
          <w:numId w:val="143"/>
        </w:numPr>
        <w:ind w:left="1080"/>
        <w:rPr>
          <w:rFonts w:ascii="Courier" w:hAnsi="Courier"/>
        </w:rPr>
      </w:pPr>
      <w:r w:rsidRPr="00604B8E">
        <w:rPr>
          <w:rFonts w:ascii="Courier" w:hAnsi="Courier"/>
        </w:rPr>
        <w:lastRenderedPageBreak/>
        <w:t>Left GREEN wire (stripped end) to Perma-Proto hole 7I   ________</w:t>
      </w:r>
      <w:r w:rsidR="005774B2">
        <w:rPr>
          <w:rFonts w:ascii="Courier" w:hAnsi="Courier"/>
        </w:rPr>
        <w:t xml:space="preserve"> (47Ω)</w:t>
      </w:r>
    </w:p>
    <w:p w14:paraId="41B43E3C" w14:textId="77777777" w:rsidR="005130CA" w:rsidRPr="005130CA" w:rsidRDefault="005130CA" w:rsidP="00604B8E">
      <w:pPr>
        <w:ind w:left="-1080" w:firstLine="1160"/>
        <w:rPr>
          <w:rFonts w:ascii="Courier" w:hAnsi="Courier"/>
        </w:rPr>
      </w:pPr>
    </w:p>
    <w:p w14:paraId="3AC45445" w14:textId="72CA3B2F" w:rsidR="005130CA" w:rsidRPr="00604B8E" w:rsidRDefault="005130CA" w:rsidP="00D912E7">
      <w:pPr>
        <w:pStyle w:val="ListParagraph"/>
        <w:numPr>
          <w:ilvl w:val="0"/>
          <w:numId w:val="143"/>
        </w:numPr>
        <w:rPr>
          <w:rFonts w:ascii="Courier" w:hAnsi="Courier"/>
        </w:rPr>
      </w:pPr>
      <w:r w:rsidRPr="00604B8E">
        <w:rPr>
          <w:rFonts w:ascii="Courier" w:hAnsi="Courier"/>
        </w:rPr>
        <w:t>Right GREEN wire (strip</w:t>
      </w:r>
      <w:r w:rsidR="005774B2">
        <w:rPr>
          <w:rFonts w:ascii="Courier" w:hAnsi="Courier"/>
        </w:rPr>
        <w:t>ped end) to Perma-Proto hole 14I</w:t>
      </w:r>
      <w:r w:rsidRPr="00604B8E">
        <w:rPr>
          <w:rFonts w:ascii="Courier" w:hAnsi="Courier"/>
        </w:rPr>
        <w:t xml:space="preserve"> ________</w:t>
      </w:r>
    </w:p>
    <w:p w14:paraId="18E1B80E" w14:textId="77777777" w:rsidR="005130CA" w:rsidRPr="005130CA" w:rsidRDefault="005130CA" w:rsidP="00604B8E">
      <w:pPr>
        <w:ind w:left="360" w:firstLine="1160"/>
        <w:rPr>
          <w:rFonts w:ascii="Courier" w:hAnsi="Courier"/>
        </w:rPr>
      </w:pPr>
    </w:p>
    <w:p w14:paraId="265EB486" w14:textId="5B61E9AE" w:rsidR="005130CA" w:rsidRPr="00604B8E" w:rsidRDefault="005130CA" w:rsidP="00D912E7">
      <w:pPr>
        <w:pStyle w:val="ListParagraph"/>
        <w:numPr>
          <w:ilvl w:val="0"/>
          <w:numId w:val="143"/>
        </w:numPr>
        <w:rPr>
          <w:rFonts w:ascii="Courier" w:hAnsi="Courier"/>
        </w:rPr>
      </w:pPr>
      <w:r w:rsidRPr="00604B8E">
        <w:rPr>
          <w:rFonts w:ascii="Courier" w:hAnsi="Courier"/>
        </w:rPr>
        <w:t>Right GREEN wire (strip</w:t>
      </w:r>
      <w:r w:rsidR="005774B2">
        <w:rPr>
          <w:rFonts w:ascii="Courier" w:hAnsi="Courier"/>
        </w:rPr>
        <w:t>ped end) to Perma-Proto hole 16I</w:t>
      </w:r>
      <w:r w:rsidRPr="00604B8E">
        <w:rPr>
          <w:rFonts w:ascii="Courier" w:hAnsi="Courier"/>
        </w:rPr>
        <w:t xml:space="preserve"> ________</w:t>
      </w:r>
    </w:p>
    <w:p w14:paraId="1A403E71" w14:textId="77777777" w:rsidR="005130CA" w:rsidRPr="005130CA" w:rsidRDefault="005130CA" w:rsidP="00604B8E">
      <w:pPr>
        <w:ind w:left="-1080" w:firstLine="1160"/>
        <w:rPr>
          <w:rFonts w:ascii="Courier" w:hAnsi="Courier"/>
        </w:rPr>
      </w:pPr>
    </w:p>
    <w:p w14:paraId="2DA82CA6" w14:textId="2250CB59" w:rsidR="005130CA" w:rsidRPr="00604B8E" w:rsidRDefault="005130CA" w:rsidP="00D912E7">
      <w:pPr>
        <w:pStyle w:val="ListParagraph"/>
        <w:numPr>
          <w:ilvl w:val="2"/>
          <w:numId w:val="143"/>
        </w:numPr>
        <w:ind w:left="1080"/>
        <w:rPr>
          <w:rFonts w:ascii="Courier" w:hAnsi="Courier"/>
        </w:rPr>
      </w:pPr>
      <w:r w:rsidRPr="00604B8E">
        <w:rPr>
          <w:rFonts w:ascii="Courier" w:hAnsi="Courier"/>
        </w:rPr>
        <w:t>WHITE wire (stripped en</w:t>
      </w:r>
      <w:r w:rsidR="005774B2">
        <w:rPr>
          <w:rFonts w:ascii="Courier" w:hAnsi="Courier"/>
        </w:rPr>
        <w:t>d) to Perma-Proto hole 15I</w:t>
      </w:r>
      <w:r w:rsidRPr="00604B8E">
        <w:rPr>
          <w:rFonts w:ascii="Courier" w:hAnsi="Courier"/>
        </w:rPr>
        <w:t xml:space="preserve">       ________</w:t>
      </w:r>
    </w:p>
    <w:p w14:paraId="27C5AD9B" w14:textId="77777777" w:rsidR="005130CA" w:rsidRPr="005130CA" w:rsidRDefault="005130CA" w:rsidP="00604B8E">
      <w:pPr>
        <w:ind w:left="-1080" w:firstLine="1160"/>
        <w:rPr>
          <w:rFonts w:ascii="Courier" w:hAnsi="Courier"/>
        </w:rPr>
      </w:pPr>
    </w:p>
    <w:p w14:paraId="65A1C9DB" w14:textId="625024CD" w:rsidR="005130CA" w:rsidRPr="00604B8E" w:rsidRDefault="005130CA" w:rsidP="00D912E7">
      <w:pPr>
        <w:pStyle w:val="ListParagraph"/>
        <w:numPr>
          <w:ilvl w:val="2"/>
          <w:numId w:val="143"/>
        </w:numPr>
        <w:ind w:left="1080"/>
        <w:rPr>
          <w:rFonts w:ascii="Courier" w:hAnsi="Courier"/>
        </w:rPr>
      </w:pPr>
      <w:r w:rsidRPr="00604B8E">
        <w:rPr>
          <w:rFonts w:ascii="Courier" w:hAnsi="Courier"/>
        </w:rPr>
        <w:t>WHITE wire (strip</w:t>
      </w:r>
      <w:r w:rsidR="005774B2">
        <w:rPr>
          <w:rFonts w:ascii="Courier" w:hAnsi="Courier"/>
        </w:rPr>
        <w:t>ped end) to Perma-Proto hole 17I</w:t>
      </w:r>
      <w:r w:rsidRPr="00604B8E">
        <w:rPr>
          <w:rFonts w:ascii="Courier" w:hAnsi="Courier"/>
        </w:rPr>
        <w:t xml:space="preserve">       ________</w:t>
      </w:r>
    </w:p>
    <w:p w14:paraId="0AC9B965" w14:textId="77777777" w:rsidR="005130CA" w:rsidRPr="005130CA" w:rsidRDefault="005130CA" w:rsidP="00604B8E">
      <w:pPr>
        <w:ind w:left="-1080" w:firstLine="1160"/>
        <w:rPr>
          <w:rFonts w:ascii="Courier" w:hAnsi="Courier"/>
        </w:rPr>
      </w:pPr>
    </w:p>
    <w:p w14:paraId="77D9FB34" w14:textId="77777777" w:rsidR="005130CA" w:rsidRPr="00604B8E" w:rsidRDefault="005130CA" w:rsidP="00D912E7">
      <w:pPr>
        <w:pStyle w:val="ListParagraph"/>
        <w:numPr>
          <w:ilvl w:val="0"/>
          <w:numId w:val="143"/>
        </w:numPr>
        <w:rPr>
          <w:rFonts w:ascii="Courier" w:hAnsi="Courier"/>
        </w:rPr>
      </w:pPr>
      <w:r w:rsidRPr="00604B8E">
        <w:rPr>
          <w:rFonts w:ascii="Courier" w:hAnsi="Courier"/>
        </w:rPr>
        <w:t>RED wire (stripped end) to Perma-Proto hole 7I          ________</w:t>
      </w:r>
    </w:p>
    <w:p w14:paraId="0086FDD8" w14:textId="77777777" w:rsidR="005130CA" w:rsidRPr="005130CA" w:rsidRDefault="005130CA" w:rsidP="00604B8E">
      <w:pPr>
        <w:ind w:left="-1080" w:firstLine="1160"/>
        <w:rPr>
          <w:rFonts w:ascii="Courier" w:hAnsi="Courier"/>
        </w:rPr>
      </w:pPr>
    </w:p>
    <w:p w14:paraId="55C4F600"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BLACK wire (stripped end) to Perma-Proto hole 19I       ________</w:t>
      </w:r>
    </w:p>
    <w:p w14:paraId="001E3020" w14:textId="77777777" w:rsidR="005130CA" w:rsidRPr="005130CA" w:rsidRDefault="005130CA" w:rsidP="00604B8E">
      <w:pPr>
        <w:ind w:left="-1080" w:firstLine="1160"/>
        <w:rPr>
          <w:rFonts w:ascii="Courier" w:hAnsi="Courier"/>
        </w:rPr>
      </w:pPr>
    </w:p>
    <w:p w14:paraId="40D95C56" w14:textId="77777777" w:rsidR="004358B3" w:rsidRDefault="004358B3" w:rsidP="00C83733">
      <w:pPr>
        <w:pStyle w:val="Heading1"/>
      </w:pPr>
    </w:p>
    <w:p w14:paraId="2128FD90" w14:textId="72C66FF6" w:rsidR="005130CA" w:rsidRPr="005130CA" w:rsidRDefault="00C83733" w:rsidP="00C83733">
      <w:pPr>
        <w:pStyle w:val="Heading1"/>
      </w:pPr>
      <w:bookmarkStart w:id="633" w:name="_Toc94795602"/>
      <w:bookmarkStart w:id="634" w:name="_Toc94797610"/>
      <w:r>
        <w:t>Step 26: Solder Male-Female relay jumpers to Perma-Proto</w:t>
      </w:r>
      <w:bookmarkEnd w:id="633"/>
      <w:bookmarkEnd w:id="634"/>
      <w:r>
        <w:br/>
      </w:r>
    </w:p>
    <w:p w14:paraId="3C945129" w14:textId="431C501E" w:rsidR="005130CA" w:rsidRPr="00C83733" w:rsidRDefault="005130CA" w:rsidP="00D912E7">
      <w:pPr>
        <w:pStyle w:val="ListParagraph"/>
        <w:numPr>
          <w:ilvl w:val="0"/>
          <w:numId w:val="144"/>
        </w:numPr>
        <w:rPr>
          <w:rFonts w:ascii="Courier" w:hAnsi="Courier"/>
          <w:b/>
          <w:sz w:val="28"/>
          <w:szCs w:val="28"/>
          <w:u w:val="single"/>
        </w:rPr>
      </w:pPr>
      <w:r w:rsidRPr="00C83733">
        <w:rPr>
          <w:rFonts w:ascii="Courier" w:hAnsi="Courier"/>
          <w:b/>
          <w:sz w:val="28"/>
          <w:szCs w:val="28"/>
          <w:u w:val="single"/>
        </w:rPr>
        <w:t xml:space="preserve">Solder Male-Female relay </w:t>
      </w:r>
      <w:r w:rsidR="00385AC8" w:rsidRPr="00C83733">
        <w:rPr>
          <w:rFonts w:ascii="Courier" w:hAnsi="Courier"/>
          <w:b/>
          <w:sz w:val="28"/>
          <w:szCs w:val="28"/>
          <w:u w:val="single"/>
        </w:rPr>
        <w:t xml:space="preserve">module </w:t>
      </w:r>
      <w:r w:rsidRPr="00C83733">
        <w:rPr>
          <w:rFonts w:ascii="Courier" w:hAnsi="Courier"/>
          <w:b/>
          <w:sz w:val="28"/>
          <w:szCs w:val="28"/>
          <w:u w:val="single"/>
        </w:rPr>
        <w:t>power/control jumper wires to Perma-Proto:</w:t>
      </w:r>
    </w:p>
    <w:p w14:paraId="20FA5D93" w14:textId="77777777" w:rsidR="005130CA" w:rsidRPr="005130CA" w:rsidRDefault="005130CA" w:rsidP="005130CA">
      <w:pPr>
        <w:ind w:left="360"/>
        <w:rPr>
          <w:rFonts w:ascii="Courier" w:hAnsi="Courier"/>
        </w:rPr>
      </w:pPr>
      <w:r w:rsidRPr="005130CA">
        <w:rPr>
          <w:rFonts w:ascii="Courier" w:hAnsi="Courier"/>
        </w:rPr>
        <w:t xml:space="preserve">  </w:t>
      </w:r>
    </w:p>
    <w:p w14:paraId="3FE49569" w14:textId="77777777" w:rsidR="005130CA" w:rsidRPr="001106DF" w:rsidRDefault="005130CA" w:rsidP="00D912E7">
      <w:pPr>
        <w:pStyle w:val="ListParagraph"/>
        <w:numPr>
          <w:ilvl w:val="0"/>
          <w:numId w:val="145"/>
        </w:numPr>
        <w:rPr>
          <w:rFonts w:ascii="Courier" w:hAnsi="Courier"/>
        </w:rPr>
      </w:pPr>
      <w:r w:rsidRPr="001106DF">
        <w:rPr>
          <w:rFonts w:ascii="Courier" w:hAnsi="Courier"/>
        </w:rPr>
        <w:t>This assumes the relay module has jumper pins on the power and</w:t>
      </w:r>
      <w:r w:rsidR="001106DF" w:rsidRPr="001106DF">
        <w:rPr>
          <w:rFonts w:ascii="Courier" w:hAnsi="Courier"/>
        </w:rPr>
        <w:t xml:space="preserve"> </w:t>
      </w:r>
      <w:r w:rsidRPr="001106DF">
        <w:rPr>
          <w:rFonts w:ascii="Courier" w:hAnsi="Courier"/>
        </w:rPr>
        <w:t>control inputs (some have screw terminals, like the load side)</w:t>
      </w:r>
    </w:p>
    <w:p w14:paraId="3F44C226" w14:textId="77777777" w:rsidR="005130CA" w:rsidRPr="005130CA" w:rsidRDefault="005130CA" w:rsidP="005130CA">
      <w:pPr>
        <w:ind w:left="360"/>
        <w:rPr>
          <w:rFonts w:ascii="Courier" w:hAnsi="Courier"/>
        </w:rPr>
      </w:pPr>
    </w:p>
    <w:p w14:paraId="4BD8FFF3" w14:textId="195567D7" w:rsidR="005130CA" w:rsidRPr="001106DF" w:rsidRDefault="005130CA" w:rsidP="00D912E7">
      <w:pPr>
        <w:pStyle w:val="ListParagraph"/>
        <w:numPr>
          <w:ilvl w:val="0"/>
          <w:numId w:val="146"/>
        </w:numPr>
        <w:rPr>
          <w:rFonts w:ascii="Courier" w:hAnsi="Courier"/>
        </w:rPr>
      </w:pPr>
      <w:r w:rsidRPr="001106DF">
        <w:rPr>
          <w:rFonts w:ascii="Courier" w:hAnsi="Courier"/>
        </w:rPr>
        <w:t>Solde</w:t>
      </w:r>
      <w:r w:rsidR="00F17D7E">
        <w:rPr>
          <w:rFonts w:ascii="Courier" w:hAnsi="Courier"/>
        </w:rPr>
        <w:t>r BLUE jumper (cut pin off)</w:t>
      </w:r>
      <w:r w:rsidRPr="001106DF">
        <w:rPr>
          <w:rFonts w:ascii="Courier" w:hAnsi="Courier"/>
        </w:rPr>
        <w:t xml:space="preserve"> (1 joint):</w:t>
      </w:r>
    </w:p>
    <w:p w14:paraId="5EDFE671" w14:textId="77777777" w:rsidR="005130CA" w:rsidRPr="005130CA" w:rsidRDefault="005130CA" w:rsidP="005130CA">
      <w:pPr>
        <w:ind w:left="360"/>
        <w:rPr>
          <w:rFonts w:ascii="Courier" w:hAnsi="Courier"/>
        </w:rPr>
      </w:pPr>
      <w:r w:rsidRPr="005130CA">
        <w:rPr>
          <w:rFonts w:ascii="Courier" w:hAnsi="Courier"/>
        </w:rPr>
        <w:t xml:space="preserve">     </w:t>
      </w:r>
    </w:p>
    <w:p w14:paraId="17B091D6" w14:textId="25AC1F96" w:rsidR="00F17D7E" w:rsidRDefault="00F17D7E" w:rsidP="00D912E7">
      <w:pPr>
        <w:pStyle w:val="ListParagraph"/>
        <w:numPr>
          <w:ilvl w:val="0"/>
          <w:numId w:val="147"/>
        </w:numPr>
        <w:rPr>
          <w:rFonts w:ascii="Courier" w:hAnsi="Courier"/>
        </w:rPr>
      </w:pPr>
      <w:proofErr w:type="gramStart"/>
      <w:r>
        <w:rPr>
          <w:rFonts w:ascii="Courier" w:hAnsi="Courier"/>
        </w:rPr>
        <w:t>This one needs</w:t>
      </w:r>
      <w:proofErr w:type="gramEnd"/>
      <w:r>
        <w:rPr>
          <w:rFonts w:ascii="Courier" w:hAnsi="Courier"/>
        </w:rPr>
        <w:t xml:space="preserve"> to have its pin cut off and that end stripped. This is because t</w:t>
      </w:r>
      <w:r w:rsidR="003328FA">
        <w:rPr>
          <w:rFonts w:ascii="Courier" w:hAnsi="Courier"/>
        </w:rPr>
        <w:t>he pin and its plastic housing are too tall to fit next to the Arduino in the case.</w:t>
      </w:r>
      <w:r w:rsidR="003328FA">
        <w:rPr>
          <w:rFonts w:ascii="Courier" w:hAnsi="Courier"/>
        </w:rPr>
        <w:br/>
      </w:r>
    </w:p>
    <w:p w14:paraId="4E985CBC" w14:textId="57448ECA" w:rsidR="005130CA" w:rsidRPr="001106DF" w:rsidRDefault="003328FA" w:rsidP="00D912E7">
      <w:pPr>
        <w:pStyle w:val="ListParagraph"/>
        <w:numPr>
          <w:ilvl w:val="0"/>
          <w:numId w:val="147"/>
        </w:numPr>
        <w:rPr>
          <w:rFonts w:ascii="Courier" w:hAnsi="Courier"/>
        </w:rPr>
      </w:pPr>
      <w:r>
        <w:rPr>
          <w:rFonts w:ascii="Courier" w:hAnsi="Courier"/>
        </w:rPr>
        <w:t xml:space="preserve">Solder stripped end to </w:t>
      </w:r>
      <w:r w:rsidR="005130CA" w:rsidRPr="001106DF">
        <w:rPr>
          <w:rFonts w:ascii="Courier" w:hAnsi="Courier"/>
        </w:rPr>
        <w:t xml:space="preserve">Perma-Proto hole 22J   </w:t>
      </w:r>
      <w:r w:rsidR="00E74B79">
        <w:rPr>
          <w:rFonts w:ascii="Courier" w:hAnsi="Courier"/>
        </w:rPr>
        <w:t xml:space="preserve">                              </w:t>
      </w:r>
      <w:r w:rsidR="005130CA" w:rsidRPr="001106DF">
        <w:rPr>
          <w:rFonts w:ascii="Courier" w:hAnsi="Courier"/>
        </w:rPr>
        <w:t>________</w:t>
      </w:r>
    </w:p>
    <w:p w14:paraId="462A706A" w14:textId="77777777" w:rsidR="005130CA" w:rsidRPr="005130CA" w:rsidRDefault="005130CA" w:rsidP="005130CA">
      <w:pPr>
        <w:ind w:left="360"/>
        <w:rPr>
          <w:rFonts w:ascii="Courier" w:hAnsi="Courier"/>
        </w:rPr>
      </w:pPr>
    </w:p>
    <w:p w14:paraId="65275D5C" w14:textId="77777777" w:rsidR="005130CA" w:rsidRPr="00E74B79" w:rsidRDefault="005130CA" w:rsidP="00B421DA">
      <w:pPr>
        <w:pStyle w:val="ListParagraph"/>
        <w:numPr>
          <w:ilvl w:val="0"/>
          <w:numId w:val="165"/>
        </w:numPr>
        <w:rPr>
          <w:rFonts w:ascii="Courier" w:hAnsi="Courier"/>
        </w:rPr>
      </w:pPr>
      <w:r w:rsidRPr="00E74B79">
        <w:rPr>
          <w:rFonts w:ascii="Courier" w:hAnsi="Courier"/>
        </w:rPr>
        <w:t>Solder RED jumper pin (1 joint):</w:t>
      </w:r>
    </w:p>
    <w:p w14:paraId="32357DDF" w14:textId="77777777" w:rsidR="005130CA" w:rsidRPr="005130CA" w:rsidRDefault="005130CA" w:rsidP="005130CA">
      <w:pPr>
        <w:ind w:left="360"/>
        <w:rPr>
          <w:rFonts w:ascii="Courier" w:hAnsi="Courier"/>
        </w:rPr>
      </w:pPr>
      <w:r w:rsidRPr="005130CA">
        <w:rPr>
          <w:rFonts w:ascii="Courier" w:hAnsi="Courier"/>
        </w:rPr>
        <w:t xml:space="preserve">     </w:t>
      </w:r>
    </w:p>
    <w:p w14:paraId="492A999F" w14:textId="77777777" w:rsidR="005130CA" w:rsidRPr="001106DF" w:rsidRDefault="005130CA" w:rsidP="00B421DA">
      <w:pPr>
        <w:pStyle w:val="ListParagraph"/>
        <w:numPr>
          <w:ilvl w:val="0"/>
          <w:numId w:val="148"/>
        </w:numPr>
        <w:rPr>
          <w:rFonts w:ascii="Courier" w:hAnsi="Courier"/>
        </w:rPr>
      </w:pPr>
      <w:r w:rsidRPr="001106DF">
        <w:rPr>
          <w:rFonts w:ascii="Courier" w:hAnsi="Courier"/>
        </w:rPr>
        <w:lastRenderedPageBreak/>
        <w:t>Perma-Proto upper power rail (red stripe), hole 10     ________</w:t>
      </w:r>
    </w:p>
    <w:p w14:paraId="025438CA" w14:textId="77777777" w:rsidR="005130CA" w:rsidRPr="005130CA" w:rsidRDefault="005130CA" w:rsidP="005130CA">
      <w:pPr>
        <w:ind w:left="360"/>
        <w:rPr>
          <w:rFonts w:ascii="Courier" w:hAnsi="Courier"/>
        </w:rPr>
      </w:pPr>
    </w:p>
    <w:p w14:paraId="7413508E" w14:textId="27578D5E" w:rsidR="005130CA" w:rsidRPr="001106DF" w:rsidRDefault="005130CA" w:rsidP="00B421DA">
      <w:pPr>
        <w:pStyle w:val="ListParagraph"/>
        <w:numPr>
          <w:ilvl w:val="0"/>
          <w:numId w:val="149"/>
        </w:numPr>
        <w:rPr>
          <w:rFonts w:ascii="Courier" w:hAnsi="Courier"/>
        </w:rPr>
      </w:pPr>
      <w:r w:rsidRPr="001106DF">
        <w:rPr>
          <w:rFonts w:ascii="Courier" w:hAnsi="Courier"/>
        </w:rPr>
        <w:t>Inspect with magnifying glass to make sure joints are good</w:t>
      </w:r>
      <w:r w:rsidR="001106DF" w:rsidRPr="001106DF">
        <w:rPr>
          <w:rFonts w:ascii="Courier" w:hAnsi="Courier"/>
        </w:rPr>
        <w:t xml:space="preserve"> </w:t>
      </w:r>
      <w:r w:rsidRPr="001106DF">
        <w:rPr>
          <w:rFonts w:ascii="Courier" w:hAnsi="Courier"/>
        </w:rPr>
        <w:t xml:space="preserve">and there are no </w:t>
      </w:r>
      <w:r w:rsidR="00EE0200">
        <w:rPr>
          <w:rFonts w:ascii="Courier" w:hAnsi="Courier"/>
        </w:rPr>
        <w:t>solder bridges</w:t>
      </w:r>
      <w:r w:rsidRPr="001106DF">
        <w:rPr>
          <w:rFonts w:ascii="Courier" w:hAnsi="Courier"/>
        </w:rPr>
        <w:t xml:space="preserve">                          ________</w:t>
      </w:r>
    </w:p>
    <w:p w14:paraId="24065A1E" w14:textId="77777777" w:rsidR="005130CA" w:rsidRPr="005130CA" w:rsidRDefault="005130CA" w:rsidP="005130CA">
      <w:pPr>
        <w:ind w:left="360"/>
        <w:rPr>
          <w:rFonts w:ascii="Courier" w:hAnsi="Courier"/>
        </w:rPr>
      </w:pPr>
      <w:r w:rsidRPr="005130CA">
        <w:rPr>
          <w:rFonts w:ascii="Courier" w:hAnsi="Courier"/>
        </w:rPr>
        <w:t xml:space="preserve">       </w:t>
      </w:r>
    </w:p>
    <w:p w14:paraId="22BBE520" w14:textId="13F9E716" w:rsidR="005130CA" w:rsidRDefault="00257478" w:rsidP="00B421DA">
      <w:pPr>
        <w:pStyle w:val="ListParagraph"/>
        <w:numPr>
          <w:ilvl w:val="0"/>
          <w:numId w:val="150"/>
        </w:numPr>
        <w:rPr>
          <w:rFonts w:ascii="Courier" w:hAnsi="Courier"/>
        </w:rPr>
      </w:pPr>
      <w:r>
        <w:rPr>
          <w:rFonts w:ascii="Courier" w:hAnsi="Courier"/>
        </w:rPr>
        <w:t>Trim lead</w:t>
      </w:r>
      <w:r w:rsidR="00F811B5">
        <w:rPr>
          <w:rFonts w:ascii="Courier" w:hAnsi="Courier"/>
        </w:rPr>
        <w:t xml:space="preserve"> of BLUE jumper (don’t trim pin from RED jumper)</w:t>
      </w:r>
      <w:r w:rsidR="00F811B5">
        <w:rPr>
          <w:rFonts w:ascii="Courier" w:hAnsi="Courier"/>
        </w:rPr>
        <w:br/>
      </w:r>
      <w:r w:rsidR="005130CA" w:rsidRPr="001106DF">
        <w:rPr>
          <w:rFonts w:ascii="Courier" w:hAnsi="Courier"/>
        </w:rPr>
        <w:t>________</w:t>
      </w:r>
      <w:r w:rsidR="00E74B79">
        <w:rPr>
          <w:rFonts w:ascii="Courier" w:hAnsi="Courier"/>
        </w:rPr>
        <w:br/>
      </w:r>
    </w:p>
    <w:p w14:paraId="6AB9B2B8" w14:textId="303A7507" w:rsidR="00E74B79" w:rsidRPr="00C83733" w:rsidRDefault="00E74B79" w:rsidP="00B421DA">
      <w:pPr>
        <w:pStyle w:val="ListParagraph"/>
        <w:numPr>
          <w:ilvl w:val="0"/>
          <w:numId w:val="167"/>
        </w:numPr>
        <w:rPr>
          <w:rFonts w:ascii="Courier" w:hAnsi="Courier"/>
          <w:b/>
          <w:sz w:val="28"/>
          <w:szCs w:val="28"/>
          <w:u w:val="single"/>
        </w:rPr>
      </w:pPr>
      <w:r w:rsidRPr="00C83733">
        <w:rPr>
          <w:rFonts w:ascii="Courier" w:hAnsi="Courier"/>
          <w:b/>
          <w:sz w:val="28"/>
          <w:szCs w:val="28"/>
          <w:u w:val="single"/>
        </w:rPr>
        <w:t xml:space="preserve">Test soldering of Male-Female relay </w:t>
      </w:r>
      <w:r w:rsidR="00385AC8" w:rsidRPr="00C83733">
        <w:rPr>
          <w:rFonts w:ascii="Courier" w:hAnsi="Courier"/>
          <w:b/>
          <w:sz w:val="28"/>
          <w:szCs w:val="28"/>
          <w:u w:val="single"/>
        </w:rPr>
        <w:t xml:space="preserve">module </w:t>
      </w:r>
      <w:r w:rsidRPr="00C83733">
        <w:rPr>
          <w:rFonts w:ascii="Courier" w:hAnsi="Courier"/>
          <w:b/>
          <w:sz w:val="28"/>
          <w:szCs w:val="28"/>
          <w:u w:val="single"/>
        </w:rPr>
        <w:t>power/control jumper wires to Perma-Proto:</w:t>
      </w:r>
    </w:p>
    <w:p w14:paraId="1D51C742" w14:textId="77777777" w:rsidR="005130CA" w:rsidRPr="005130CA" w:rsidRDefault="005130CA" w:rsidP="001106DF">
      <w:pPr>
        <w:ind w:left="360" w:firstLine="720"/>
        <w:rPr>
          <w:rFonts w:ascii="Courier" w:hAnsi="Courier"/>
        </w:rPr>
      </w:pPr>
    </w:p>
    <w:p w14:paraId="6555DF27" w14:textId="77777777" w:rsidR="005130CA" w:rsidRPr="001106DF" w:rsidRDefault="005130CA" w:rsidP="00B421DA">
      <w:pPr>
        <w:pStyle w:val="ListParagraph"/>
        <w:numPr>
          <w:ilvl w:val="0"/>
          <w:numId w:val="150"/>
        </w:numPr>
        <w:rPr>
          <w:rFonts w:ascii="Courier" w:hAnsi="Courier"/>
        </w:rPr>
      </w:pPr>
      <w:r w:rsidRPr="001106DF">
        <w:rPr>
          <w:rFonts w:ascii="Courier" w:hAnsi="Courier"/>
        </w:rPr>
        <w:t>Test continuity:</w:t>
      </w:r>
    </w:p>
    <w:p w14:paraId="2A5ED381" w14:textId="77777777" w:rsidR="005130CA" w:rsidRPr="005130CA" w:rsidRDefault="005130CA" w:rsidP="005130CA">
      <w:pPr>
        <w:ind w:left="360"/>
        <w:rPr>
          <w:rFonts w:ascii="Courier" w:hAnsi="Courier"/>
        </w:rPr>
      </w:pPr>
      <w:r w:rsidRPr="005130CA">
        <w:rPr>
          <w:rFonts w:ascii="Courier" w:hAnsi="Courier"/>
        </w:rPr>
        <w:t xml:space="preserve">     </w:t>
      </w:r>
    </w:p>
    <w:p w14:paraId="12E4CAC4" w14:textId="77777777" w:rsidR="005130CA" w:rsidRPr="001106DF" w:rsidRDefault="005130CA" w:rsidP="00B421DA">
      <w:pPr>
        <w:pStyle w:val="ListParagraph"/>
        <w:numPr>
          <w:ilvl w:val="0"/>
          <w:numId w:val="152"/>
        </w:numPr>
        <w:rPr>
          <w:rFonts w:ascii="Courier" w:hAnsi="Courier"/>
        </w:rPr>
      </w:pPr>
      <w:r w:rsidRPr="001106DF">
        <w:rPr>
          <w:rFonts w:ascii="Courier" w:hAnsi="Courier"/>
        </w:rPr>
        <w:t>Need to insert a wire into female end for these</w:t>
      </w:r>
    </w:p>
    <w:p w14:paraId="6E437EF1" w14:textId="77777777" w:rsidR="005130CA" w:rsidRPr="005130CA" w:rsidRDefault="005130CA" w:rsidP="00E74B79">
      <w:pPr>
        <w:ind w:left="360" w:firstLine="1160"/>
        <w:rPr>
          <w:rFonts w:ascii="Courier" w:hAnsi="Courier"/>
        </w:rPr>
      </w:pPr>
    </w:p>
    <w:p w14:paraId="2E69D72B" w14:textId="77777777" w:rsidR="005130CA" w:rsidRPr="001106DF" w:rsidRDefault="005130CA" w:rsidP="00B421DA">
      <w:pPr>
        <w:pStyle w:val="ListParagraph"/>
        <w:numPr>
          <w:ilvl w:val="0"/>
          <w:numId w:val="152"/>
        </w:numPr>
        <w:rPr>
          <w:rFonts w:ascii="Courier" w:hAnsi="Courier"/>
        </w:rPr>
      </w:pPr>
      <w:r w:rsidRPr="001106DF">
        <w:rPr>
          <w:rFonts w:ascii="Courier" w:hAnsi="Courier"/>
        </w:rPr>
        <w:t>BLUE jumper to Perma-Proto hole 22F                     ________</w:t>
      </w:r>
    </w:p>
    <w:p w14:paraId="2D704A97" w14:textId="77777777" w:rsidR="005130CA" w:rsidRPr="005130CA" w:rsidRDefault="005130CA" w:rsidP="00E74B79">
      <w:pPr>
        <w:ind w:left="360" w:firstLine="1160"/>
        <w:rPr>
          <w:rFonts w:ascii="Courier" w:hAnsi="Courier"/>
        </w:rPr>
      </w:pPr>
    </w:p>
    <w:p w14:paraId="47EA3EA6" w14:textId="77777777" w:rsidR="005130CA" w:rsidRPr="00E74B79" w:rsidRDefault="005130CA" w:rsidP="00B421DA">
      <w:pPr>
        <w:pStyle w:val="ListParagraph"/>
        <w:numPr>
          <w:ilvl w:val="0"/>
          <w:numId w:val="166"/>
        </w:numPr>
        <w:rPr>
          <w:rFonts w:ascii="Courier" w:hAnsi="Courier"/>
        </w:rPr>
      </w:pPr>
      <w:r w:rsidRPr="00E74B79">
        <w:rPr>
          <w:rFonts w:ascii="Courier" w:hAnsi="Courier"/>
        </w:rPr>
        <w:t>RED jumper to Perma-Proto hole 19I                      ________</w:t>
      </w:r>
    </w:p>
    <w:p w14:paraId="00723E33" w14:textId="77777777" w:rsidR="005130CA" w:rsidRPr="005130CA" w:rsidRDefault="005130CA" w:rsidP="001106DF">
      <w:pPr>
        <w:ind w:left="720"/>
        <w:rPr>
          <w:rFonts w:ascii="Courier" w:hAnsi="Courier"/>
        </w:rPr>
      </w:pPr>
      <w:r w:rsidRPr="005130CA">
        <w:rPr>
          <w:rFonts w:ascii="Courier" w:hAnsi="Courier"/>
        </w:rPr>
        <w:t xml:space="preserve">        </w:t>
      </w:r>
    </w:p>
    <w:p w14:paraId="39C8E07A" w14:textId="77777777" w:rsidR="005130CA" w:rsidRPr="001106DF" w:rsidRDefault="005130CA" w:rsidP="00B421DA">
      <w:pPr>
        <w:pStyle w:val="ListParagraph"/>
        <w:numPr>
          <w:ilvl w:val="0"/>
          <w:numId w:val="151"/>
        </w:numPr>
        <w:rPr>
          <w:rFonts w:ascii="Courier" w:hAnsi="Courier"/>
        </w:rPr>
      </w:pPr>
      <w:r w:rsidRPr="001106DF">
        <w:rPr>
          <w:rFonts w:ascii="Courier" w:hAnsi="Courier"/>
        </w:rPr>
        <w:t>Test NON-continuity:</w:t>
      </w:r>
    </w:p>
    <w:p w14:paraId="6A5879C4" w14:textId="77777777" w:rsidR="005130CA" w:rsidRPr="005130CA" w:rsidRDefault="005130CA" w:rsidP="005130CA">
      <w:pPr>
        <w:ind w:left="360"/>
        <w:rPr>
          <w:rFonts w:ascii="Courier" w:hAnsi="Courier"/>
        </w:rPr>
      </w:pPr>
      <w:r w:rsidRPr="005130CA">
        <w:rPr>
          <w:rFonts w:ascii="Courier" w:hAnsi="Courier"/>
        </w:rPr>
        <w:t xml:space="preserve">     </w:t>
      </w:r>
    </w:p>
    <w:p w14:paraId="5F444A83" w14:textId="77777777" w:rsidR="005130CA" w:rsidRPr="001106DF" w:rsidRDefault="005130CA" w:rsidP="00B421DA">
      <w:pPr>
        <w:pStyle w:val="ListParagraph"/>
        <w:numPr>
          <w:ilvl w:val="0"/>
          <w:numId w:val="153"/>
        </w:numPr>
        <w:rPr>
          <w:rFonts w:ascii="Courier" w:hAnsi="Courier"/>
        </w:rPr>
      </w:pPr>
      <w:r w:rsidRPr="001106DF">
        <w:rPr>
          <w:rFonts w:ascii="Courier" w:hAnsi="Courier"/>
        </w:rPr>
        <w:t>BLUE jumper to Perma-Proto hole 21I                     ________</w:t>
      </w:r>
    </w:p>
    <w:p w14:paraId="59EB7C86" w14:textId="77777777" w:rsidR="005130CA" w:rsidRPr="005130CA" w:rsidRDefault="005130CA" w:rsidP="00E74B79">
      <w:pPr>
        <w:ind w:left="360" w:firstLine="1160"/>
        <w:rPr>
          <w:rFonts w:ascii="Courier" w:hAnsi="Courier"/>
        </w:rPr>
      </w:pPr>
    </w:p>
    <w:p w14:paraId="3A1500F7" w14:textId="77777777" w:rsidR="005130CA" w:rsidRPr="001106DF" w:rsidRDefault="005130CA" w:rsidP="00B421DA">
      <w:pPr>
        <w:pStyle w:val="ListParagraph"/>
        <w:numPr>
          <w:ilvl w:val="0"/>
          <w:numId w:val="153"/>
        </w:numPr>
        <w:rPr>
          <w:rFonts w:ascii="Courier" w:hAnsi="Courier"/>
        </w:rPr>
      </w:pPr>
      <w:r w:rsidRPr="001106DF">
        <w:rPr>
          <w:rFonts w:ascii="Courier" w:hAnsi="Courier"/>
        </w:rPr>
        <w:t>RED jumper to Perma-Proto hole 7I                       ________</w:t>
      </w:r>
    </w:p>
    <w:p w14:paraId="52D2C6DE" w14:textId="77777777" w:rsidR="005130CA" w:rsidRPr="005130CA" w:rsidRDefault="005130CA" w:rsidP="005130CA">
      <w:pPr>
        <w:ind w:left="360"/>
        <w:rPr>
          <w:rFonts w:ascii="Courier" w:hAnsi="Courier"/>
        </w:rPr>
      </w:pPr>
      <w:r w:rsidRPr="005130CA">
        <w:rPr>
          <w:rFonts w:ascii="Courier" w:hAnsi="Courier"/>
        </w:rPr>
        <w:t xml:space="preserve">        </w:t>
      </w:r>
    </w:p>
    <w:p w14:paraId="7B2402E5" w14:textId="7FA94A69" w:rsidR="005130CA" w:rsidRDefault="00C83733" w:rsidP="00C83733">
      <w:pPr>
        <w:pStyle w:val="Heading1"/>
      </w:pPr>
      <w:bookmarkStart w:id="635" w:name="_Toc94795603"/>
      <w:bookmarkStart w:id="636" w:name="_Toc94797611"/>
      <w:r>
        <w:t>Step 27: Solder bypass diodes in series</w:t>
      </w:r>
      <w:ins w:id="637" w:author="Chris Satterlee" w:date="2022-01-25T15:28:00Z">
        <w:r w:rsidR="00C546B4">
          <w:t xml:space="preserve"> (NO LONGER NEEDED)</w:t>
        </w:r>
      </w:ins>
      <w:bookmarkEnd w:id="635"/>
      <w:bookmarkEnd w:id="636"/>
      <w:r>
        <w:br/>
      </w:r>
    </w:p>
    <w:p w14:paraId="6378FEC8" w14:textId="3C29E56C" w:rsidR="00AE277E" w:rsidRPr="00AE277E" w:rsidDel="00C546B4" w:rsidRDefault="00C546B4">
      <w:pPr>
        <w:pStyle w:val="ListParagraph"/>
        <w:ind w:left="360"/>
        <w:rPr>
          <w:del w:id="638" w:author="Chris Satterlee" w:date="2022-01-25T15:28:00Z"/>
          <w:rFonts w:ascii="Courier" w:hAnsi="Courier"/>
        </w:rPr>
        <w:pPrChange w:id="639" w:author="Chris Satterlee" w:date="2022-01-25T15:30:00Z">
          <w:pPr>
            <w:pStyle w:val="ListParagraph"/>
            <w:numPr>
              <w:numId w:val="167"/>
            </w:numPr>
            <w:ind w:left="360" w:hanging="360"/>
          </w:pPr>
        </w:pPrChange>
      </w:pPr>
      <w:ins w:id="640" w:author="Chris Satterlee" w:date="2022-01-25T15:29:00Z">
        <w:r>
          <w:rPr>
            <w:rFonts w:ascii="Courier" w:hAnsi="Courier"/>
          </w:rPr>
          <w:t xml:space="preserve">NOTE: The original design called for two 15A, 45V bypass diodes (15SQ045), but this was a design error. </w:t>
        </w:r>
      </w:ins>
      <w:ins w:id="641" w:author="Chris Satterlee" w:date="2022-01-25T15:30:00Z">
        <w:r>
          <w:rPr>
            <w:rFonts w:ascii="Courier" w:hAnsi="Courier"/>
          </w:rPr>
          <w:t>A</w:t>
        </w:r>
      </w:ins>
      <w:ins w:id="642" w:author="Chris Satterlee" w:date="2022-01-25T15:29:00Z">
        <w:r>
          <w:rPr>
            <w:rFonts w:ascii="Courier" w:hAnsi="Courier"/>
          </w:rPr>
          <w:t xml:space="preserve"> single </w:t>
        </w:r>
      </w:ins>
      <w:r w:rsidR="008E150F">
        <w:rPr>
          <w:rFonts w:ascii="Courier" w:hAnsi="Courier"/>
        </w:rPr>
        <w:t xml:space="preserve">15A, </w:t>
      </w:r>
      <w:ins w:id="643" w:author="Chris Satterlee" w:date="2022-01-25T15:29:00Z">
        <w:r>
          <w:rPr>
            <w:rFonts w:ascii="Courier" w:hAnsi="Courier"/>
          </w:rPr>
          <w:t>100V diode must be used.</w:t>
        </w:r>
      </w:ins>
      <w:del w:id="644" w:author="Chris Satterlee" w:date="2022-01-25T15:28:00Z">
        <w:r w:rsidR="00AE277E" w:rsidRPr="00C83733" w:rsidDel="00C546B4">
          <w:rPr>
            <w:rFonts w:ascii="Courier" w:hAnsi="Courier"/>
            <w:b/>
            <w:sz w:val="28"/>
            <w:szCs w:val="28"/>
            <w:u w:val="single"/>
          </w:rPr>
          <w:delText>Solder bypass diodes in series:</w:delText>
        </w:r>
        <w:r w:rsidR="00AE277E" w:rsidRPr="00C83733" w:rsidDel="00C546B4">
          <w:rPr>
            <w:rFonts w:ascii="Courier" w:hAnsi="Courier"/>
            <w:b/>
            <w:sz w:val="28"/>
            <w:szCs w:val="28"/>
            <w:u w:val="single"/>
          </w:rPr>
          <w:br/>
        </w:r>
        <w:r w:rsidR="00AE277E" w:rsidDel="00C546B4">
          <w:rPr>
            <w:rFonts w:ascii="Courier" w:hAnsi="Courier"/>
            <w:b/>
            <w:sz w:val="28"/>
            <w:szCs w:val="28"/>
          </w:rPr>
          <w:br/>
        </w:r>
        <w:r w:rsidR="00AE277E" w:rsidRPr="00AE277E" w:rsidDel="00C546B4">
          <w:rPr>
            <w:rFonts w:ascii="Courier" w:hAnsi="Courier"/>
          </w:rPr>
          <w:delText xml:space="preserve">The purpose of the </w:delText>
        </w:r>
        <w:r w:rsidR="00AE277E" w:rsidDel="00C546B4">
          <w:rPr>
            <w:rFonts w:ascii="Courier" w:hAnsi="Courier"/>
          </w:rPr>
          <w:delText>two back-to-back bypass diodes is to protect the electronics from accidental backwards connection of the PV module</w:delText>
        </w:r>
        <w:r w:rsidR="008C5830" w:rsidDel="00C546B4">
          <w:rPr>
            <w:rFonts w:ascii="Courier" w:hAnsi="Courier"/>
          </w:rPr>
          <w:delText>.</w:delText>
        </w:r>
        <w:r w:rsidR="00AE277E" w:rsidDel="00C546B4">
          <w:rPr>
            <w:rFonts w:ascii="Courier" w:hAnsi="Courier"/>
          </w:rPr>
          <w:br/>
          <w:delText xml:space="preserve"> </w:delText>
        </w:r>
      </w:del>
    </w:p>
    <w:p w14:paraId="5FAB53D4" w14:textId="476D31DF" w:rsidR="00AE277E" w:rsidDel="00C546B4" w:rsidRDefault="00AE277E">
      <w:pPr>
        <w:pStyle w:val="ListParagraph"/>
        <w:ind w:left="360"/>
        <w:rPr>
          <w:del w:id="645" w:author="Chris Satterlee" w:date="2022-01-25T15:28:00Z"/>
          <w:rFonts w:ascii="Courier" w:hAnsi="Courier"/>
        </w:rPr>
        <w:pPrChange w:id="646" w:author="Chris Satterlee" w:date="2022-01-25T15:30:00Z">
          <w:pPr>
            <w:pStyle w:val="ListParagraph"/>
            <w:numPr>
              <w:numId w:val="172"/>
            </w:numPr>
            <w:ind w:left="360" w:hanging="360"/>
          </w:pPr>
        </w:pPrChange>
      </w:pPr>
      <w:del w:id="647" w:author="Chris Satterlee" w:date="2022-01-25T15:28:00Z">
        <w:r w:rsidDel="00C546B4">
          <w:rPr>
            <w:rFonts w:ascii="Courier" w:hAnsi="Courier"/>
          </w:rPr>
          <w:delText xml:space="preserve">Cut the lead on the striped end of one diode to </w:delText>
        </w:r>
        <w:r w:rsidR="00B421DA" w:rsidDel="00C546B4">
          <w:rPr>
            <w:rFonts w:ascii="Courier" w:hAnsi="Courier"/>
          </w:rPr>
          <w:delText>1 cm</w:delText>
        </w:r>
        <w:r w:rsidR="00B421DA" w:rsidDel="00C546B4">
          <w:rPr>
            <w:rFonts w:ascii="Courier" w:hAnsi="Courier"/>
          </w:rPr>
          <w:br/>
          <w:delText>________</w:delText>
        </w:r>
        <w:r w:rsidR="00B421DA" w:rsidDel="00C546B4">
          <w:rPr>
            <w:rFonts w:ascii="Courier" w:hAnsi="Courier"/>
          </w:rPr>
          <w:br/>
        </w:r>
      </w:del>
    </w:p>
    <w:p w14:paraId="01D0F789" w14:textId="6B86ADC7" w:rsidR="00AE277E" w:rsidDel="00C546B4" w:rsidRDefault="00B421DA">
      <w:pPr>
        <w:pStyle w:val="ListParagraph"/>
        <w:ind w:left="360"/>
        <w:rPr>
          <w:del w:id="648" w:author="Chris Satterlee" w:date="2022-01-25T15:28:00Z"/>
          <w:rFonts w:ascii="Courier" w:hAnsi="Courier"/>
        </w:rPr>
        <w:pPrChange w:id="649" w:author="Chris Satterlee" w:date="2022-01-25T15:30:00Z">
          <w:pPr>
            <w:pStyle w:val="ListParagraph"/>
            <w:numPr>
              <w:numId w:val="172"/>
            </w:numPr>
            <w:ind w:left="360" w:hanging="360"/>
          </w:pPr>
        </w:pPrChange>
      </w:pPr>
      <w:del w:id="650" w:author="Chris Satterlee" w:date="2022-01-25T15:28:00Z">
        <w:r w:rsidDel="00C546B4">
          <w:rPr>
            <w:rFonts w:ascii="Courier" w:hAnsi="Courier"/>
          </w:rPr>
          <w:delText xml:space="preserve">Cut the lead on the </w:delText>
        </w:r>
        <w:r w:rsidR="00225A9C" w:rsidDel="00C546B4">
          <w:rPr>
            <w:rFonts w:ascii="Courier" w:hAnsi="Courier"/>
          </w:rPr>
          <w:delText>NON</w:delText>
        </w:r>
        <w:r w:rsidDel="00C546B4">
          <w:rPr>
            <w:rFonts w:ascii="Courier" w:hAnsi="Courier"/>
          </w:rPr>
          <w:delText>-striped end of the other diode to 1 cm</w:delText>
        </w:r>
        <w:r w:rsidDel="00C546B4">
          <w:rPr>
            <w:rFonts w:ascii="Courier" w:hAnsi="Courier"/>
          </w:rPr>
          <w:br/>
          <w:delText>________</w:delText>
        </w:r>
        <w:r w:rsidDel="00C546B4">
          <w:rPr>
            <w:rFonts w:ascii="Courier" w:hAnsi="Courier"/>
          </w:rPr>
          <w:br/>
        </w:r>
      </w:del>
    </w:p>
    <w:p w14:paraId="02E62273" w14:textId="648719C2" w:rsidR="00B421DA" w:rsidDel="00C546B4" w:rsidRDefault="00B421DA">
      <w:pPr>
        <w:pStyle w:val="ListParagraph"/>
        <w:ind w:left="360"/>
        <w:rPr>
          <w:del w:id="651" w:author="Chris Satterlee" w:date="2022-01-25T15:28:00Z"/>
          <w:rFonts w:ascii="Courier" w:hAnsi="Courier"/>
        </w:rPr>
        <w:pPrChange w:id="652" w:author="Chris Satterlee" w:date="2022-01-25T15:30:00Z">
          <w:pPr>
            <w:pStyle w:val="ListParagraph"/>
            <w:numPr>
              <w:numId w:val="172"/>
            </w:numPr>
            <w:ind w:left="360" w:hanging="360"/>
          </w:pPr>
        </w:pPrChange>
      </w:pPr>
      <w:del w:id="653" w:author="Chris Satterlee" w:date="2022-01-25T15:28:00Z">
        <w:r w:rsidDel="00C546B4">
          <w:rPr>
            <w:rFonts w:ascii="Courier" w:hAnsi="Courier"/>
          </w:rPr>
          <w:delText xml:space="preserve">Hold the two diodes in the vise </w:delText>
        </w:r>
        <w:r w:rsidR="00987002" w:rsidDel="00C546B4">
          <w:rPr>
            <w:rFonts w:ascii="Courier" w:hAnsi="Courier"/>
          </w:rPr>
          <w:delText>and/</w:delText>
        </w:r>
        <w:r w:rsidDel="00C546B4">
          <w:rPr>
            <w:rFonts w:ascii="Courier" w:hAnsi="Courier"/>
          </w:rPr>
          <w:delText>or using the 3</w:delText>
        </w:r>
        <w:r w:rsidRPr="00B421DA" w:rsidDel="00C546B4">
          <w:rPr>
            <w:rFonts w:ascii="Courier" w:hAnsi="Courier"/>
            <w:vertAlign w:val="superscript"/>
          </w:rPr>
          <w:delText>rd</w:delText>
        </w:r>
        <w:r w:rsidDel="00C546B4">
          <w:rPr>
            <w:rFonts w:ascii="Courier" w:hAnsi="Courier"/>
          </w:rPr>
          <w:delText xml:space="preserve"> hand tool so that the sides of two short leads are contacting each other and their ends are butting up to the body of the other diode</w:delText>
        </w:r>
        <w:r w:rsidDel="00C546B4">
          <w:rPr>
            <w:rFonts w:ascii="Courier" w:hAnsi="Courier"/>
          </w:rPr>
          <w:br/>
          <w:delText>________</w:delText>
        </w:r>
        <w:r w:rsidDel="00C546B4">
          <w:rPr>
            <w:rFonts w:ascii="Courier" w:hAnsi="Courier"/>
          </w:rPr>
          <w:br/>
        </w:r>
      </w:del>
    </w:p>
    <w:p w14:paraId="29D657D2" w14:textId="77777777" w:rsidR="00207809" w:rsidRDefault="00B421DA">
      <w:pPr>
        <w:pStyle w:val="ListParagraph"/>
        <w:ind w:left="360"/>
        <w:rPr>
          <w:ins w:id="654" w:author="Chris Satterlee" w:date="2022-02-02T18:20:00Z"/>
          <w:rFonts w:ascii="Courier" w:hAnsi="Courier"/>
        </w:rPr>
        <w:sectPr w:rsidR="00207809" w:rsidSect="00403074">
          <w:pgSz w:w="12240" w:h="15840"/>
          <w:pgMar w:top="1440" w:right="1800" w:bottom="1440" w:left="1800" w:header="720" w:footer="720" w:gutter="0"/>
          <w:cols w:space="720"/>
          <w:docGrid w:linePitch="360"/>
        </w:sectPr>
      </w:pPr>
      <w:del w:id="655" w:author="Chris Satterlee" w:date="2022-01-25T15:28:00Z">
        <w:r w:rsidDel="00C546B4">
          <w:rPr>
            <w:rFonts w:ascii="Courier" w:hAnsi="Courier"/>
          </w:rPr>
          <w:delText>Solder the two together. These are heavy gauge leads, so you’ll have to heat them up for several seconds before the solder will flow. Make sure the soldering iron is tinned and contacts both leads.</w:delText>
        </w:r>
        <w:r w:rsidDel="00C546B4">
          <w:rPr>
            <w:rFonts w:ascii="Courier" w:hAnsi="Courier"/>
          </w:rPr>
          <w:br/>
          <w:delText>________</w:delText>
        </w:r>
      </w:del>
      <w:r>
        <w:rPr>
          <w:rFonts w:ascii="Courier" w:hAnsi="Courier"/>
        </w:rPr>
        <w:br/>
      </w:r>
    </w:p>
    <w:p w14:paraId="142B60A1" w14:textId="08D164D6" w:rsidR="00B421DA" w:rsidRDefault="00B421DA">
      <w:pPr>
        <w:pStyle w:val="ListParagraph"/>
        <w:ind w:left="360"/>
        <w:rPr>
          <w:rFonts w:ascii="Courier" w:hAnsi="Courier"/>
        </w:rPr>
        <w:pPrChange w:id="656" w:author="Chris Satterlee" w:date="2022-01-25T15:30:00Z">
          <w:pPr>
            <w:pStyle w:val="ListParagraph"/>
            <w:numPr>
              <w:numId w:val="172"/>
            </w:numPr>
            <w:ind w:left="360" w:hanging="360"/>
          </w:pPr>
        </w:pPrChange>
      </w:pPr>
    </w:p>
    <w:p w14:paraId="1DD5AAE7" w14:textId="218EB594" w:rsidR="00C83733" w:rsidRPr="00C83733" w:rsidRDefault="00C83733" w:rsidP="00C83733">
      <w:pPr>
        <w:pStyle w:val="Heading1"/>
      </w:pPr>
      <w:bookmarkStart w:id="657" w:name="_Toc94795604"/>
      <w:bookmarkStart w:id="658" w:name="_Toc94797612"/>
      <w:r>
        <w:t>Step 28: Make binding post connections</w:t>
      </w:r>
      <w:bookmarkEnd w:id="657"/>
      <w:bookmarkEnd w:id="658"/>
      <w:r>
        <w:br/>
      </w:r>
    </w:p>
    <w:p w14:paraId="7B50C8E6" w14:textId="54C50C8E" w:rsidR="00B421DA" w:rsidRPr="00C83733" w:rsidRDefault="00B421DA" w:rsidP="00B421DA">
      <w:pPr>
        <w:pStyle w:val="ListParagraph"/>
        <w:numPr>
          <w:ilvl w:val="0"/>
          <w:numId w:val="173"/>
        </w:numPr>
        <w:rPr>
          <w:rFonts w:ascii="Courier" w:hAnsi="Courier"/>
          <w:b/>
          <w:sz w:val="28"/>
          <w:szCs w:val="28"/>
          <w:u w:val="single"/>
        </w:rPr>
      </w:pPr>
      <w:r w:rsidRPr="00C83733">
        <w:rPr>
          <w:rFonts w:ascii="Courier" w:hAnsi="Courier"/>
          <w:b/>
          <w:sz w:val="28"/>
          <w:szCs w:val="28"/>
          <w:u w:val="single"/>
        </w:rPr>
        <w:t>Make binding post connections:</w:t>
      </w:r>
      <w:r w:rsidR="00A214AE" w:rsidRPr="00C83733">
        <w:rPr>
          <w:rFonts w:ascii="Courier" w:hAnsi="Courier"/>
          <w:b/>
          <w:sz w:val="28"/>
          <w:szCs w:val="28"/>
          <w:u w:val="single"/>
        </w:rPr>
        <w:br/>
      </w:r>
    </w:p>
    <w:p w14:paraId="70541A0F" w14:textId="3E0F0E65" w:rsidR="00A214AE" w:rsidRPr="00A214AE" w:rsidRDefault="00A214AE" w:rsidP="00AA3975">
      <w:pPr>
        <w:pStyle w:val="ListParagraph"/>
        <w:numPr>
          <w:ilvl w:val="0"/>
          <w:numId w:val="174"/>
        </w:numPr>
        <w:rPr>
          <w:rFonts w:ascii="Courier" w:hAnsi="Courier"/>
          <w:b/>
          <w:sz w:val="28"/>
          <w:szCs w:val="28"/>
        </w:rPr>
      </w:pPr>
      <w:r>
        <w:rPr>
          <w:rFonts w:ascii="Courier" w:hAnsi="Courier"/>
        </w:rPr>
        <w:t xml:space="preserve">Remove outer nuts </w:t>
      </w:r>
      <w:r w:rsidR="00987002">
        <w:rPr>
          <w:rFonts w:ascii="Courier" w:hAnsi="Courier"/>
        </w:rPr>
        <w:t xml:space="preserve">and washers </w:t>
      </w:r>
      <w:r>
        <w:rPr>
          <w:rFonts w:ascii="Courier" w:hAnsi="Courier"/>
        </w:rPr>
        <w:t>from threaded post</w:t>
      </w:r>
      <w:r>
        <w:rPr>
          <w:rFonts w:ascii="Courier" w:hAnsi="Courier"/>
        </w:rPr>
        <w:br/>
        <w:t>________</w:t>
      </w:r>
      <w:r>
        <w:rPr>
          <w:rFonts w:ascii="Courier" w:hAnsi="Courier"/>
        </w:rPr>
        <w:br/>
      </w:r>
    </w:p>
    <w:p w14:paraId="6EB414E8" w14:textId="05BE4302" w:rsidR="00A214AE" w:rsidRPr="00A214AE" w:rsidRDefault="00A214AE" w:rsidP="00AA3975">
      <w:pPr>
        <w:pStyle w:val="ListParagraph"/>
        <w:numPr>
          <w:ilvl w:val="0"/>
          <w:numId w:val="174"/>
        </w:numPr>
        <w:rPr>
          <w:rFonts w:ascii="Courier" w:hAnsi="Courier"/>
          <w:b/>
          <w:sz w:val="28"/>
          <w:szCs w:val="28"/>
        </w:rPr>
      </w:pPr>
      <w:r>
        <w:rPr>
          <w:rFonts w:ascii="Courier" w:hAnsi="Courier"/>
        </w:rPr>
        <w:t xml:space="preserve">Insert negative (black side) threaded post through the cable ring connector on zip cord “A” </w:t>
      </w:r>
      <w:r w:rsidR="007D32F6">
        <w:rPr>
          <w:rFonts w:ascii="Courier" w:hAnsi="Courier"/>
        </w:rPr>
        <w:t xml:space="preserve">(other end is attached to </w:t>
      </w:r>
      <w:r w:rsidR="007E6F65">
        <w:rPr>
          <w:rFonts w:ascii="Courier" w:hAnsi="Courier"/>
        </w:rPr>
        <w:t xml:space="preserve">shunt resistor and ground rail on bottom of </w:t>
      </w:r>
      <w:r w:rsidR="007D32F6">
        <w:rPr>
          <w:rFonts w:ascii="Courier" w:hAnsi="Courier"/>
        </w:rPr>
        <w:t>Perma-P</w:t>
      </w:r>
      <w:r w:rsidR="007E6F65">
        <w:rPr>
          <w:rFonts w:ascii="Courier" w:hAnsi="Courier"/>
        </w:rPr>
        <w:t>roto</w:t>
      </w:r>
      <w:r w:rsidR="007D32F6">
        <w:rPr>
          <w:rFonts w:ascii="Courier" w:hAnsi="Courier"/>
        </w:rPr>
        <w:t>)</w:t>
      </w:r>
      <w:r w:rsidR="007E6F65">
        <w:rPr>
          <w:rFonts w:ascii="Courier" w:hAnsi="Courier"/>
        </w:rPr>
        <w:br/>
      </w:r>
      <w:r>
        <w:rPr>
          <w:rFonts w:ascii="Courier" w:hAnsi="Courier"/>
        </w:rPr>
        <w:t>________</w:t>
      </w:r>
      <w:r>
        <w:rPr>
          <w:rFonts w:ascii="Courier" w:hAnsi="Courier"/>
        </w:rPr>
        <w:br/>
      </w:r>
    </w:p>
    <w:p w14:paraId="62A7FC46" w14:textId="529F4E75" w:rsidR="00987002" w:rsidRPr="00225A9C" w:rsidRDefault="00A214AE" w:rsidP="00225A9C">
      <w:pPr>
        <w:pStyle w:val="ListParagraph"/>
        <w:numPr>
          <w:ilvl w:val="0"/>
          <w:numId w:val="174"/>
        </w:numPr>
        <w:rPr>
          <w:rFonts w:ascii="Courier" w:hAnsi="Courier"/>
          <w:b/>
          <w:sz w:val="28"/>
          <w:szCs w:val="28"/>
        </w:rPr>
      </w:pPr>
      <w:r>
        <w:rPr>
          <w:rFonts w:ascii="Courier" w:hAnsi="Courier"/>
        </w:rPr>
        <w:t>Insert positive (red side) threaded post through the cable</w:t>
      </w:r>
      <w:r w:rsidR="00DB0A16">
        <w:rPr>
          <w:rFonts w:ascii="Courier" w:hAnsi="Courier"/>
        </w:rPr>
        <w:t xml:space="preserve"> ring connector on zip cord “B</w:t>
      </w:r>
      <w:r w:rsidR="007E6F65">
        <w:rPr>
          <w:rFonts w:ascii="Courier" w:hAnsi="Courier"/>
        </w:rPr>
        <w:t>”</w:t>
      </w:r>
      <w:r w:rsidR="007E6F65">
        <w:rPr>
          <w:rFonts w:ascii="Courier" w:hAnsi="Courier"/>
        </w:rPr>
        <w:br/>
      </w:r>
      <w:r>
        <w:rPr>
          <w:rFonts w:ascii="Courier" w:hAnsi="Courier"/>
        </w:rPr>
        <w:t>________</w:t>
      </w:r>
      <w:r w:rsidR="007E6F65">
        <w:rPr>
          <w:rFonts w:ascii="Courier" w:hAnsi="Courier"/>
        </w:rPr>
        <w:br/>
      </w:r>
    </w:p>
    <w:p w14:paraId="444FE0D2" w14:textId="5EB4CE7D" w:rsidR="007E6F65" w:rsidRPr="007E6F65" w:rsidRDefault="007E6F65" w:rsidP="00AA3975">
      <w:pPr>
        <w:pStyle w:val="ListParagraph"/>
        <w:numPr>
          <w:ilvl w:val="0"/>
          <w:numId w:val="174"/>
        </w:numPr>
        <w:rPr>
          <w:rFonts w:ascii="Courier" w:hAnsi="Courier"/>
          <w:b/>
          <w:sz w:val="28"/>
          <w:szCs w:val="28"/>
        </w:rPr>
      </w:pPr>
      <w:r>
        <w:rPr>
          <w:rFonts w:ascii="Courier" w:hAnsi="Courier"/>
        </w:rPr>
        <w:t xml:space="preserve">Bend </w:t>
      </w:r>
      <w:ins w:id="659" w:author="Chris Satterlee" w:date="2022-01-25T15:32:00Z">
        <w:r w:rsidR="00C546B4">
          <w:rPr>
            <w:rFonts w:ascii="Courier" w:hAnsi="Courier"/>
          </w:rPr>
          <w:t xml:space="preserve">100V </w:t>
        </w:r>
      </w:ins>
      <w:r>
        <w:rPr>
          <w:rFonts w:ascii="Courier" w:hAnsi="Courier"/>
        </w:rPr>
        <w:t>diode leads into loops that will fit onto the threaded posts (</w:t>
      </w:r>
      <w:r w:rsidR="008E150F" w:rsidRPr="008E150F">
        <w:rPr>
          <w:rFonts w:ascii="Courier" w:hAnsi="Courier"/>
        </w:rPr>
        <w:t>NOTE: photos show two 45V diodes</w:t>
      </w:r>
      <w:r>
        <w:rPr>
          <w:rFonts w:ascii="Courier" w:hAnsi="Courier"/>
        </w:rPr>
        <w:t>)</w:t>
      </w:r>
      <w:r>
        <w:rPr>
          <w:rFonts w:ascii="Courier" w:hAnsi="Courier"/>
        </w:rPr>
        <w:br/>
        <w:t>________</w:t>
      </w:r>
      <w:r>
        <w:rPr>
          <w:rFonts w:ascii="Courier" w:hAnsi="Courier"/>
        </w:rPr>
        <w:br/>
      </w:r>
    </w:p>
    <w:p w14:paraId="643E9322" w14:textId="315285C6" w:rsidR="00225A9C" w:rsidRPr="00225A9C" w:rsidRDefault="007E6F65" w:rsidP="00AA3975">
      <w:pPr>
        <w:pStyle w:val="ListParagraph"/>
        <w:numPr>
          <w:ilvl w:val="0"/>
          <w:numId w:val="174"/>
        </w:numPr>
        <w:rPr>
          <w:rFonts w:ascii="Courier" w:hAnsi="Courier"/>
          <w:b/>
          <w:sz w:val="28"/>
          <w:szCs w:val="28"/>
        </w:rPr>
      </w:pPr>
      <w:r>
        <w:rPr>
          <w:rFonts w:ascii="Courier" w:hAnsi="Courier"/>
        </w:rPr>
        <w:t>Slide looped ends of the diode leads onto the threaded posts with the STRIPED END OF THE DIODE</w:t>
      </w:r>
      <w:del w:id="660" w:author="Chris Satterlee" w:date="2022-01-25T15:31:00Z">
        <w:r w:rsidDel="00C546B4">
          <w:rPr>
            <w:rFonts w:ascii="Courier" w:hAnsi="Courier"/>
          </w:rPr>
          <w:delText>S</w:delText>
        </w:r>
      </w:del>
      <w:r>
        <w:rPr>
          <w:rFonts w:ascii="Courier" w:hAnsi="Courier"/>
        </w:rPr>
        <w:t xml:space="preserve"> TOWARD THE RED SIDE</w:t>
      </w:r>
      <w:r>
        <w:rPr>
          <w:rFonts w:ascii="Courier" w:hAnsi="Courier"/>
        </w:rPr>
        <w:br/>
        <w:t>________</w:t>
      </w:r>
      <w:r w:rsidR="00225A9C">
        <w:rPr>
          <w:rFonts w:ascii="Courier" w:hAnsi="Courier"/>
        </w:rPr>
        <w:br/>
      </w:r>
    </w:p>
    <w:p w14:paraId="332C1872" w14:textId="21CAEB89" w:rsidR="007E6F65" w:rsidRPr="007E6F65" w:rsidRDefault="00225A9C" w:rsidP="00AA3975">
      <w:pPr>
        <w:pStyle w:val="ListParagraph"/>
        <w:numPr>
          <w:ilvl w:val="0"/>
          <w:numId w:val="174"/>
        </w:numPr>
        <w:rPr>
          <w:rFonts w:ascii="Courier" w:hAnsi="Courier"/>
          <w:b/>
          <w:sz w:val="28"/>
          <w:szCs w:val="28"/>
        </w:rPr>
      </w:pPr>
      <w:r>
        <w:rPr>
          <w:rFonts w:ascii="Courier" w:hAnsi="Courier"/>
        </w:rPr>
        <w:t>Put washers back on, over the diode lead loops</w:t>
      </w:r>
      <w:r>
        <w:rPr>
          <w:rFonts w:ascii="Courier" w:hAnsi="Courier"/>
        </w:rPr>
        <w:br/>
        <w:t>________</w:t>
      </w:r>
      <w:r w:rsidR="007E6F65">
        <w:rPr>
          <w:rFonts w:ascii="Courier" w:hAnsi="Courier"/>
        </w:rPr>
        <w:br/>
      </w:r>
    </w:p>
    <w:p w14:paraId="5D374091" w14:textId="1E392D02" w:rsidR="00A214AE" w:rsidRDefault="007E6F65" w:rsidP="00AA3975">
      <w:pPr>
        <w:pStyle w:val="ListParagraph"/>
        <w:numPr>
          <w:ilvl w:val="0"/>
          <w:numId w:val="174"/>
        </w:numPr>
        <w:rPr>
          <w:rFonts w:ascii="Courier" w:hAnsi="Courier"/>
          <w:b/>
          <w:sz w:val="28"/>
          <w:szCs w:val="28"/>
        </w:rPr>
      </w:pPr>
      <w:r>
        <w:rPr>
          <w:rFonts w:ascii="Courier" w:hAnsi="Courier"/>
        </w:rPr>
        <w:t>Put nuts on and tighten (not too tight – they’ll be coming off again later)</w:t>
      </w:r>
      <w:r>
        <w:rPr>
          <w:rFonts w:ascii="Courier" w:hAnsi="Courier"/>
        </w:rPr>
        <w:br/>
        <w:t>________</w:t>
      </w:r>
      <w:r>
        <w:rPr>
          <w:rFonts w:ascii="Courier" w:hAnsi="Courier"/>
        </w:rPr>
        <w:br/>
        <w:t xml:space="preserve"> </w:t>
      </w:r>
    </w:p>
    <w:p w14:paraId="598F3ACA" w14:textId="77777777" w:rsidR="00207809" w:rsidRDefault="00207809" w:rsidP="00C83733">
      <w:pPr>
        <w:pStyle w:val="Heading1"/>
        <w:rPr>
          <w:ins w:id="661" w:author="Chris Satterlee" w:date="2022-02-02T18:20:00Z"/>
        </w:rPr>
        <w:sectPr w:rsidR="00207809" w:rsidSect="00403074">
          <w:pgSz w:w="12240" w:h="15840"/>
          <w:pgMar w:top="1440" w:right="1800" w:bottom="1440" w:left="1800" w:header="720" w:footer="720" w:gutter="0"/>
          <w:cols w:space="720"/>
          <w:docGrid w:linePitch="360"/>
        </w:sectPr>
      </w:pPr>
    </w:p>
    <w:p w14:paraId="7AD8BB90" w14:textId="12807740" w:rsidR="00C83733" w:rsidRPr="00C83733" w:rsidRDefault="00C83733" w:rsidP="00C83733">
      <w:pPr>
        <w:pStyle w:val="Heading1"/>
      </w:pPr>
      <w:bookmarkStart w:id="662" w:name="_Toc94795605"/>
      <w:bookmarkStart w:id="663" w:name="_Toc94797613"/>
      <w:r>
        <w:lastRenderedPageBreak/>
        <w:t>Step 29: Make relay switching side connections</w:t>
      </w:r>
      <w:bookmarkEnd w:id="662"/>
      <w:bookmarkEnd w:id="663"/>
      <w:r>
        <w:br/>
      </w:r>
    </w:p>
    <w:p w14:paraId="5AE1FA61" w14:textId="6BF9940B" w:rsidR="00A214AE" w:rsidRPr="00C83733" w:rsidRDefault="00A214AE" w:rsidP="00AA3975">
      <w:pPr>
        <w:pStyle w:val="ListParagraph"/>
        <w:numPr>
          <w:ilvl w:val="0"/>
          <w:numId w:val="175"/>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 xml:space="preserve">switching side </w:t>
      </w:r>
      <w:r w:rsidR="00D327C9" w:rsidRPr="00C83733">
        <w:rPr>
          <w:rFonts w:ascii="Courier" w:hAnsi="Courier"/>
          <w:b/>
          <w:sz w:val="28"/>
          <w:szCs w:val="28"/>
          <w:u w:val="single"/>
        </w:rPr>
        <w:t xml:space="preserve">(screw-down) </w:t>
      </w:r>
      <w:r w:rsidRPr="00C83733">
        <w:rPr>
          <w:rFonts w:ascii="Courier" w:hAnsi="Courier"/>
          <w:b/>
          <w:sz w:val="28"/>
          <w:szCs w:val="28"/>
          <w:u w:val="single"/>
        </w:rPr>
        <w:t>connections:</w:t>
      </w:r>
      <w:r w:rsidRPr="00C83733">
        <w:rPr>
          <w:rFonts w:ascii="Courier" w:hAnsi="Courier"/>
          <w:b/>
          <w:sz w:val="28"/>
          <w:szCs w:val="28"/>
          <w:u w:val="single"/>
        </w:rPr>
        <w:br/>
      </w:r>
    </w:p>
    <w:p w14:paraId="2B07CA94" w14:textId="27FD5B40" w:rsidR="007D32F6" w:rsidRPr="007D32F6" w:rsidRDefault="00DB0A16" w:rsidP="00AA3975">
      <w:pPr>
        <w:pStyle w:val="ListParagraph"/>
        <w:numPr>
          <w:ilvl w:val="0"/>
          <w:numId w:val="176"/>
        </w:numPr>
        <w:rPr>
          <w:rFonts w:ascii="Courier" w:hAnsi="Courier"/>
          <w:b/>
          <w:sz w:val="28"/>
          <w:szCs w:val="28"/>
        </w:rPr>
      </w:pPr>
      <w:r>
        <w:rPr>
          <w:rFonts w:ascii="Courier" w:hAnsi="Courier"/>
        </w:rPr>
        <w:t>Twist end of zip cord “B</w:t>
      </w:r>
      <w:r w:rsidR="00A214AE">
        <w:rPr>
          <w:rFonts w:ascii="Courier" w:hAnsi="Courier"/>
        </w:rPr>
        <w:t>” (from red side of binding post</w:t>
      </w:r>
      <w:r w:rsidR="007D32F6">
        <w:rPr>
          <w:rFonts w:ascii="Courier" w:hAnsi="Courier"/>
        </w:rPr>
        <w:t>s) to end of yellow wire that comes from Perma-Proto hole 20C</w:t>
      </w:r>
      <w:r w:rsidR="007E6F65">
        <w:rPr>
          <w:rFonts w:ascii="Courier" w:hAnsi="Courier"/>
        </w:rPr>
        <w:t>, and solder them together</w:t>
      </w:r>
      <w:r w:rsidR="006B35AC">
        <w:rPr>
          <w:rFonts w:ascii="Courier" w:hAnsi="Courier"/>
        </w:rPr>
        <w:br/>
        <w:t>________</w:t>
      </w:r>
      <w:r w:rsidR="006B35AC">
        <w:rPr>
          <w:rFonts w:ascii="Courier" w:hAnsi="Courier"/>
        </w:rPr>
        <w:br/>
      </w:r>
    </w:p>
    <w:p w14:paraId="4BA87DF1" w14:textId="1D00333D" w:rsidR="007D32F6" w:rsidRPr="007D32F6" w:rsidRDefault="00516EAB" w:rsidP="00AA3975">
      <w:pPr>
        <w:pStyle w:val="ListParagraph"/>
        <w:numPr>
          <w:ilvl w:val="0"/>
          <w:numId w:val="176"/>
        </w:numPr>
        <w:rPr>
          <w:rFonts w:ascii="Courier" w:hAnsi="Courier"/>
          <w:b/>
          <w:sz w:val="28"/>
          <w:szCs w:val="28"/>
        </w:rPr>
      </w:pPr>
      <w:r>
        <w:rPr>
          <w:rFonts w:ascii="Courier" w:hAnsi="Courier"/>
        </w:rPr>
        <w:t>Loosen screw and i</w:t>
      </w:r>
      <w:r w:rsidR="007D32F6">
        <w:rPr>
          <w:rFonts w:ascii="Courier" w:hAnsi="Courier"/>
        </w:rPr>
        <w:t>nsert the twisted</w:t>
      </w:r>
      <w:r w:rsidR="007E6F65">
        <w:rPr>
          <w:rFonts w:ascii="Courier" w:hAnsi="Courier"/>
        </w:rPr>
        <w:t>/soldered</w:t>
      </w:r>
      <w:r w:rsidR="007D32F6">
        <w:rPr>
          <w:rFonts w:ascii="Courier" w:hAnsi="Courier"/>
        </w:rPr>
        <w:t xml:space="preserve"> end into the </w:t>
      </w:r>
      <w:r w:rsidR="006B35AC">
        <w:rPr>
          <w:rFonts w:ascii="Courier" w:hAnsi="Courier"/>
        </w:rPr>
        <w:t xml:space="preserve">top (“Normally Open” - </w:t>
      </w:r>
      <w:r w:rsidR="007D32F6">
        <w:rPr>
          <w:rFonts w:ascii="Courier" w:hAnsi="Courier"/>
        </w:rPr>
        <w:t xml:space="preserve">NO) screw terminal hole on the relay </w:t>
      </w:r>
      <w:r w:rsidR="009270F5">
        <w:rPr>
          <w:rFonts w:ascii="Courier" w:hAnsi="Courier"/>
        </w:rPr>
        <w:t xml:space="preserve">module </w:t>
      </w:r>
      <w:r w:rsidR="007D32F6">
        <w:rPr>
          <w:rFonts w:ascii="Courier" w:hAnsi="Courier"/>
        </w:rPr>
        <w:t>and tighten down the screw.  Tug the wires gently to make sure they are securely connected.</w:t>
      </w:r>
      <w:r w:rsidR="007D32F6">
        <w:rPr>
          <w:rFonts w:ascii="Courier" w:hAnsi="Courier"/>
        </w:rPr>
        <w:br/>
      </w:r>
      <w:r w:rsidR="006B35AC">
        <w:rPr>
          <w:rFonts w:ascii="Courier" w:hAnsi="Courier"/>
        </w:rPr>
        <w:t>_________</w:t>
      </w:r>
      <w:r w:rsidR="006B35AC">
        <w:rPr>
          <w:rFonts w:ascii="Courier" w:hAnsi="Courier"/>
        </w:rPr>
        <w:br/>
      </w:r>
    </w:p>
    <w:p w14:paraId="2D5F6456" w14:textId="1CA034F9" w:rsidR="006B35AC" w:rsidRPr="006B35AC" w:rsidRDefault="00516EAB" w:rsidP="00AA3975">
      <w:pPr>
        <w:pStyle w:val="ListParagraph"/>
        <w:numPr>
          <w:ilvl w:val="0"/>
          <w:numId w:val="176"/>
        </w:numPr>
        <w:rPr>
          <w:rFonts w:ascii="Courier" w:hAnsi="Courier"/>
          <w:b/>
          <w:sz w:val="28"/>
          <w:szCs w:val="28"/>
        </w:rPr>
      </w:pPr>
      <w:r>
        <w:rPr>
          <w:rFonts w:ascii="Courier" w:hAnsi="Courier"/>
        </w:rPr>
        <w:t>Loosen screw and i</w:t>
      </w:r>
      <w:r w:rsidR="00DB0A16">
        <w:rPr>
          <w:rFonts w:ascii="Courier" w:hAnsi="Courier"/>
        </w:rPr>
        <w:t>nsert the end of zip cord “C</w:t>
      </w:r>
      <w:r w:rsidR="007D32F6">
        <w:rPr>
          <w:rFonts w:ascii="Courier" w:hAnsi="Courier"/>
        </w:rPr>
        <w:t>” (other end is attached to capacitor + leads on back of Perma-Proto)</w:t>
      </w:r>
      <w:r w:rsidR="006B35AC">
        <w:rPr>
          <w:rFonts w:ascii="Courier" w:hAnsi="Courier"/>
        </w:rPr>
        <w:t xml:space="preserve"> into the center (“Common” - C) screw terminal hole on the relay </w:t>
      </w:r>
      <w:r w:rsidR="009270F5">
        <w:rPr>
          <w:rFonts w:ascii="Courier" w:hAnsi="Courier"/>
        </w:rPr>
        <w:t xml:space="preserve">module </w:t>
      </w:r>
      <w:r w:rsidR="006B35AC">
        <w:rPr>
          <w:rFonts w:ascii="Courier" w:hAnsi="Courier"/>
        </w:rPr>
        <w:t>and tighten down the screw.</w:t>
      </w:r>
      <w:r w:rsidR="006B35AC">
        <w:rPr>
          <w:rFonts w:ascii="Courier" w:hAnsi="Courier"/>
        </w:rPr>
        <w:br/>
        <w:t>_________</w:t>
      </w:r>
      <w:r w:rsidR="006B35AC">
        <w:rPr>
          <w:rFonts w:ascii="Courier" w:hAnsi="Courier"/>
        </w:rPr>
        <w:br/>
      </w:r>
    </w:p>
    <w:p w14:paraId="28ADD06D" w14:textId="5B426A4C" w:rsidR="006B35AC" w:rsidRDefault="00516EAB" w:rsidP="00AA3975">
      <w:pPr>
        <w:pStyle w:val="ListParagraph"/>
        <w:numPr>
          <w:ilvl w:val="0"/>
          <w:numId w:val="176"/>
        </w:numPr>
        <w:rPr>
          <w:rFonts w:ascii="Courier" w:hAnsi="Courier"/>
          <w:b/>
          <w:sz w:val="28"/>
          <w:szCs w:val="28"/>
        </w:rPr>
      </w:pPr>
      <w:r>
        <w:rPr>
          <w:rFonts w:ascii="Courier" w:hAnsi="Courier"/>
        </w:rPr>
        <w:t>Loosen screw and i</w:t>
      </w:r>
      <w:r w:rsidR="006B35AC">
        <w:rPr>
          <w:rFonts w:ascii="Courier" w:hAnsi="Courier"/>
        </w:rPr>
        <w:t xml:space="preserve">nsert the end of the green wire that comes from Perma-Proto hole 6I into the bottom (“Normally Closed – NC) screw terminal hole on the relay </w:t>
      </w:r>
      <w:r w:rsidR="009270F5">
        <w:rPr>
          <w:rFonts w:ascii="Courier" w:hAnsi="Courier"/>
        </w:rPr>
        <w:t xml:space="preserve">module </w:t>
      </w:r>
      <w:r w:rsidR="006B35AC">
        <w:rPr>
          <w:rFonts w:ascii="Courier" w:hAnsi="Courier"/>
        </w:rPr>
        <w:t>and tighten down the screw.</w:t>
      </w:r>
      <w:r w:rsidR="006B35AC">
        <w:rPr>
          <w:rFonts w:ascii="Courier" w:hAnsi="Courier"/>
        </w:rPr>
        <w:br/>
        <w:t>__________</w:t>
      </w:r>
    </w:p>
    <w:p w14:paraId="656B9DB3" w14:textId="1DF4BAA8" w:rsidR="00C83733" w:rsidRPr="00C83733" w:rsidRDefault="00C83733" w:rsidP="00C83733">
      <w:pPr>
        <w:pStyle w:val="Heading1"/>
      </w:pPr>
      <w:bookmarkStart w:id="664" w:name="_Toc94795606"/>
      <w:bookmarkStart w:id="665" w:name="_Toc94797614"/>
      <w:r>
        <w:t>Step 30: Make relay power/control side connections</w:t>
      </w:r>
      <w:bookmarkEnd w:id="664"/>
      <w:bookmarkEnd w:id="665"/>
      <w:r>
        <w:br/>
      </w:r>
    </w:p>
    <w:p w14:paraId="260B5C11" w14:textId="4D3A9A38" w:rsidR="006B35AC" w:rsidRPr="00C83733" w:rsidRDefault="006B35AC" w:rsidP="00AA3975">
      <w:pPr>
        <w:pStyle w:val="ListParagraph"/>
        <w:numPr>
          <w:ilvl w:val="0"/>
          <w:numId w:val="177"/>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control/power side</w:t>
      </w:r>
      <w:r w:rsidR="00D327C9" w:rsidRPr="00C83733">
        <w:rPr>
          <w:rFonts w:ascii="Courier" w:hAnsi="Courier"/>
          <w:b/>
          <w:sz w:val="28"/>
          <w:szCs w:val="28"/>
          <w:u w:val="single"/>
        </w:rPr>
        <w:t xml:space="preserve"> (jumper)</w:t>
      </w:r>
      <w:r w:rsidRPr="00C83733">
        <w:rPr>
          <w:rFonts w:ascii="Courier" w:hAnsi="Courier"/>
          <w:b/>
          <w:sz w:val="28"/>
          <w:szCs w:val="28"/>
          <w:u w:val="single"/>
        </w:rPr>
        <w:t xml:space="preserve"> connections:</w:t>
      </w:r>
      <w:r w:rsidRPr="00C83733">
        <w:rPr>
          <w:rFonts w:ascii="Courier" w:hAnsi="Courier"/>
          <w:b/>
          <w:sz w:val="28"/>
          <w:szCs w:val="28"/>
          <w:u w:val="single"/>
        </w:rPr>
        <w:br/>
      </w:r>
    </w:p>
    <w:p w14:paraId="12D01F40" w14:textId="1A3E6245" w:rsidR="00516EAB" w:rsidRPr="00B3429E" w:rsidRDefault="006B35AC" w:rsidP="00B3429E">
      <w:pPr>
        <w:pStyle w:val="ListParagraph"/>
        <w:numPr>
          <w:ilvl w:val="0"/>
          <w:numId w:val="178"/>
        </w:numPr>
        <w:rPr>
          <w:rFonts w:ascii="Courier" w:hAnsi="Courier"/>
          <w:b/>
          <w:sz w:val="28"/>
          <w:szCs w:val="28"/>
        </w:rPr>
      </w:pPr>
      <w:r>
        <w:rPr>
          <w:rFonts w:ascii="Courier" w:hAnsi="Courier"/>
        </w:rPr>
        <w:t>Connect the BLUE jumper (from Perma-Proto hole 22J) to the IN pin on the relay</w:t>
      </w:r>
      <w:r w:rsidR="009270F5">
        <w:rPr>
          <w:rFonts w:ascii="Courier" w:hAnsi="Courier"/>
        </w:rPr>
        <w:t xml:space="preserve"> module</w:t>
      </w:r>
      <w:r>
        <w:rPr>
          <w:rFonts w:ascii="Courier" w:hAnsi="Courier"/>
        </w:rPr>
        <w:br/>
        <w:t>__________</w:t>
      </w:r>
      <w:r>
        <w:rPr>
          <w:rFonts w:ascii="Courier" w:hAnsi="Courier"/>
        </w:rPr>
        <w:br/>
      </w:r>
    </w:p>
    <w:p w14:paraId="0EC25785" w14:textId="3C63D977" w:rsidR="00B3429E" w:rsidRPr="00B3429E" w:rsidRDefault="006B35AC" w:rsidP="00516EAB">
      <w:pPr>
        <w:pStyle w:val="ListParagraph"/>
        <w:numPr>
          <w:ilvl w:val="0"/>
          <w:numId w:val="178"/>
        </w:numPr>
        <w:rPr>
          <w:rFonts w:ascii="Courier" w:hAnsi="Courier"/>
          <w:b/>
          <w:sz w:val="28"/>
          <w:szCs w:val="28"/>
        </w:rPr>
      </w:pPr>
      <w:r>
        <w:rPr>
          <w:rFonts w:ascii="Courier" w:hAnsi="Courier"/>
        </w:rPr>
        <w:t>Connect the RED jumper (from Perma-Proto upper power rail hole 10) to the VCC pin on the relay</w:t>
      </w:r>
      <w:r w:rsidR="009270F5">
        <w:rPr>
          <w:rFonts w:ascii="Courier" w:hAnsi="Courier"/>
        </w:rPr>
        <w:t xml:space="preserve"> module</w:t>
      </w:r>
      <w:r>
        <w:rPr>
          <w:rFonts w:ascii="Courier" w:hAnsi="Courier"/>
        </w:rPr>
        <w:br/>
        <w:t>__________</w:t>
      </w:r>
      <w:r w:rsidR="00B3429E">
        <w:rPr>
          <w:rFonts w:ascii="Courier" w:hAnsi="Courier"/>
        </w:rPr>
        <w:br/>
      </w:r>
    </w:p>
    <w:p w14:paraId="2B3022B0" w14:textId="664CA43E" w:rsidR="00326E27" w:rsidRDefault="00B3429E" w:rsidP="00516EAB">
      <w:pPr>
        <w:pStyle w:val="ListParagraph"/>
        <w:numPr>
          <w:ilvl w:val="0"/>
          <w:numId w:val="178"/>
        </w:numPr>
        <w:rPr>
          <w:rFonts w:ascii="Courier" w:hAnsi="Courier"/>
          <w:b/>
          <w:sz w:val="28"/>
          <w:szCs w:val="28"/>
        </w:rPr>
      </w:pPr>
      <w:r>
        <w:rPr>
          <w:rFonts w:ascii="Courier" w:hAnsi="Courier"/>
        </w:rPr>
        <w:lastRenderedPageBreak/>
        <w:t>Connect the BLACK jumper from the GND pin on the relay module to the GND pin on the Arduino (“Power” side)</w:t>
      </w:r>
      <w:r>
        <w:rPr>
          <w:rFonts w:ascii="Courier" w:hAnsi="Courier"/>
        </w:rPr>
        <w:br/>
        <w:t>__________</w:t>
      </w:r>
      <w:r>
        <w:rPr>
          <w:rFonts w:ascii="Courier" w:hAnsi="Courier"/>
        </w:rPr>
        <w:br/>
      </w:r>
      <w:r w:rsidR="00326E27" w:rsidRPr="00516EAB">
        <w:rPr>
          <w:rFonts w:ascii="Courier" w:hAnsi="Courier"/>
        </w:rPr>
        <w:br/>
      </w:r>
    </w:p>
    <w:p w14:paraId="50A978BA" w14:textId="4CE451A4" w:rsidR="00C83733" w:rsidRPr="00C83733" w:rsidRDefault="00C83733" w:rsidP="00C83733">
      <w:pPr>
        <w:pStyle w:val="Heading1"/>
      </w:pPr>
      <w:bookmarkStart w:id="666" w:name="_Toc94795607"/>
      <w:bookmarkStart w:id="667" w:name="_Toc94797615"/>
      <w:r>
        <w:t xml:space="preserve">Step 31: </w:t>
      </w:r>
      <w:r w:rsidR="00D549CA">
        <w:t>M</w:t>
      </w:r>
      <w:r>
        <w:t>ake other Arduino connections</w:t>
      </w:r>
      <w:bookmarkEnd w:id="666"/>
      <w:bookmarkEnd w:id="667"/>
      <w:r>
        <w:br/>
      </w:r>
    </w:p>
    <w:p w14:paraId="57D7A4DF" w14:textId="6AF39892" w:rsidR="00326E27" w:rsidRPr="00C83733" w:rsidRDefault="00326E27" w:rsidP="00AA3975">
      <w:pPr>
        <w:pStyle w:val="ListParagraph"/>
        <w:numPr>
          <w:ilvl w:val="0"/>
          <w:numId w:val="179"/>
        </w:numPr>
        <w:rPr>
          <w:rFonts w:ascii="Courier" w:hAnsi="Courier"/>
          <w:b/>
          <w:sz w:val="28"/>
          <w:szCs w:val="28"/>
          <w:u w:val="single"/>
        </w:rPr>
      </w:pPr>
      <w:r w:rsidRPr="00C83733">
        <w:rPr>
          <w:rFonts w:ascii="Courier" w:hAnsi="Courier"/>
          <w:b/>
          <w:sz w:val="28"/>
          <w:szCs w:val="28"/>
          <w:u w:val="single"/>
        </w:rPr>
        <w:t>Make other Arduino connections:</w:t>
      </w:r>
      <w:r w:rsidRPr="00C83733">
        <w:rPr>
          <w:rFonts w:ascii="Courier" w:hAnsi="Courier"/>
          <w:b/>
          <w:sz w:val="28"/>
          <w:szCs w:val="28"/>
          <w:u w:val="single"/>
        </w:rPr>
        <w:br/>
      </w:r>
    </w:p>
    <w:p w14:paraId="59CD42A7" w14:textId="440E27A5" w:rsidR="00326E27" w:rsidRPr="00604B8E" w:rsidRDefault="001E2DFA" w:rsidP="00326E27">
      <w:pPr>
        <w:pStyle w:val="ListParagraph"/>
        <w:numPr>
          <w:ilvl w:val="0"/>
          <w:numId w:val="128"/>
        </w:numPr>
        <w:rPr>
          <w:rFonts w:ascii="Courier" w:hAnsi="Courier"/>
        </w:rPr>
      </w:pPr>
      <w:r>
        <w:rPr>
          <w:rFonts w:ascii="Courier" w:hAnsi="Courier"/>
        </w:rPr>
        <w:t xml:space="preserve">Connect the </w:t>
      </w:r>
      <w:r w:rsidR="00326E27">
        <w:rPr>
          <w:rFonts w:ascii="Courier" w:hAnsi="Courier"/>
        </w:rPr>
        <w:t xml:space="preserve">BLUE wire from </w:t>
      </w:r>
      <w:r w:rsidR="00326E27" w:rsidRPr="00604B8E">
        <w:rPr>
          <w:rFonts w:ascii="Courier" w:hAnsi="Courier"/>
        </w:rPr>
        <w:t>Perma-Proto hole 22I</w:t>
      </w:r>
      <w:r w:rsidR="00326E27">
        <w:rPr>
          <w:rFonts w:ascii="Courier" w:hAnsi="Courier"/>
        </w:rPr>
        <w:t xml:space="preserve"> to Arduino pin 2</w:t>
      </w:r>
      <w:r w:rsidR="00326E27">
        <w:rPr>
          <w:rFonts w:ascii="Courier" w:hAnsi="Courier"/>
        </w:rPr>
        <w:br/>
        <w:t>__________</w:t>
      </w:r>
    </w:p>
    <w:p w14:paraId="3282DF4E" w14:textId="77777777" w:rsidR="00326E27" w:rsidRPr="005130CA" w:rsidRDefault="00326E27" w:rsidP="00326E27">
      <w:pPr>
        <w:ind w:left="360"/>
        <w:rPr>
          <w:rFonts w:ascii="Courier" w:hAnsi="Courier"/>
        </w:rPr>
      </w:pPr>
      <w:r w:rsidRPr="005130CA">
        <w:rPr>
          <w:rFonts w:ascii="Courier" w:hAnsi="Courier"/>
        </w:rPr>
        <w:t xml:space="preserve">     </w:t>
      </w:r>
    </w:p>
    <w:p w14:paraId="6C88D872" w14:textId="77777777" w:rsidR="00326E27" w:rsidRPr="005130CA" w:rsidRDefault="00326E27" w:rsidP="00326E27">
      <w:pPr>
        <w:ind w:left="360"/>
        <w:rPr>
          <w:rFonts w:ascii="Courier" w:hAnsi="Courier"/>
        </w:rPr>
      </w:pPr>
    </w:p>
    <w:p w14:paraId="07D58620" w14:textId="3F098CD2" w:rsidR="004D3FCB" w:rsidRPr="006A4DA3" w:rsidRDefault="004D3FCB" w:rsidP="004D3FCB">
      <w:pPr>
        <w:pStyle w:val="ListParagraph"/>
        <w:numPr>
          <w:ilvl w:val="0"/>
          <w:numId w:val="130"/>
        </w:numPr>
        <w:rPr>
          <w:rFonts w:ascii="Courier" w:hAnsi="Courier"/>
        </w:rPr>
      </w:pPr>
      <w:r>
        <w:rPr>
          <w:rFonts w:ascii="Courier" w:hAnsi="Courier"/>
        </w:rPr>
        <w:t>Connect the BLUE wire from Perma-Proto hole 13B to Arduino pin 10</w:t>
      </w:r>
      <w:r>
        <w:rPr>
          <w:rFonts w:ascii="Courier" w:hAnsi="Courier"/>
        </w:rPr>
        <w:br/>
        <w:t>__________</w:t>
      </w:r>
      <w:r>
        <w:rPr>
          <w:rFonts w:ascii="Courier" w:hAnsi="Courier"/>
        </w:rPr>
        <w:br/>
      </w:r>
    </w:p>
    <w:p w14:paraId="1EDC632D" w14:textId="6C6C195F" w:rsidR="004D3FCB" w:rsidRDefault="004D3FCB" w:rsidP="00326E27">
      <w:pPr>
        <w:pStyle w:val="ListParagraph"/>
        <w:numPr>
          <w:ilvl w:val="0"/>
          <w:numId w:val="130"/>
        </w:numPr>
        <w:rPr>
          <w:rFonts w:ascii="Courier" w:hAnsi="Courier"/>
        </w:rPr>
      </w:pPr>
      <w:r>
        <w:rPr>
          <w:rFonts w:ascii="Courier" w:hAnsi="Courier"/>
        </w:rPr>
        <w:t xml:space="preserve">Connect the WHITE wire from </w:t>
      </w:r>
      <w:r w:rsidRPr="00604B8E">
        <w:rPr>
          <w:rFonts w:ascii="Courier" w:hAnsi="Courier"/>
        </w:rPr>
        <w:t>Perma-Proto hole 16G</w:t>
      </w:r>
      <w:r>
        <w:rPr>
          <w:rFonts w:ascii="Courier" w:hAnsi="Courier"/>
        </w:rPr>
        <w:t xml:space="preserve"> to Arduino pin 11</w:t>
      </w:r>
      <w:r>
        <w:rPr>
          <w:rFonts w:ascii="Courier" w:hAnsi="Courier"/>
        </w:rPr>
        <w:br/>
        <w:t>__________</w:t>
      </w:r>
      <w:r>
        <w:rPr>
          <w:rFonts w:ascii="Courier" w:hAnsi="Courier"/>
        </w:rPr>
        <w:br/>
      </w:r>
    </w:p>
    <w:p w14:paraId="0AB49F02" w14:textId="0A163D7D" w:rsidR="004D3FCB" w:rsidRPr="00604B8E" w:rsidRDefault="004D3FCB" w:rsidP="004D3FCB">
      <w:pPr>
        <w:pStyle w:val="ListParagraph"/>
        <w:numPr>
          <w:ilvl w:val="0"/>
          <w:numId w:val="130"/>
        </w:numPr>
        <w:rPr>
          <w:rFonts w:ascii="Courier" w:hAnsi="Courier"/>
        </w:rPr>
      </w:pPr>
      <w:r>
        <w:rPr>
          <w:rFonts w:ascii="Courier" w:hAnsi="Courier"/>
        </w:rPr>
        <w:t xml:space="preserve">Connect the GREEN wire from </w:t>
      </w:r>
      <w:r w:rsidRPr="00604B8E">
        <w:rPr>
          <w:rFonts w:ascii="Courier" w:hAnsi="Courier"/>
        </w:rPr>
        <w:t>Perma-Proto hole 15G</w:t>
      </w:r>
      <w:r>
        <w:rPr>
          <w:rFonts w:ascii="Courier" w:hAnsi="Courier"/>
        </w:rPr>
        <w:t xml:space="preserve"> to Arduino pin 12</w:t>
      </w:r>
      <w:r>
        <w:rPr>
          <w:rFonts w:ascii="Courier" w:hAnsi="Courier"/>
        </w:rPr>
        <w:br/>
        <w:t>__________</w:t>
      </w:r>
    </w:p>
    <w:p w14:paraId="4CC05CCA" w14:textId="12418E26" w:rsidR="004D3FCB" w:rsidRDefault="004D3FCB" w:rsidP="004D3FCB">
      <w:pPr>
        <w:pStyle w:val="ListParagraph"/>
        <w:rPr>
          <w:rFonts w:ascii="Courier" w:hAnsi="Courier"/>
        </w:rPr>
      </w:pPr>
    </w:p>
    <w:p w14:paraId="278E3B70" w14:textId="336EDC63" w:rsidR="007E6F65" w:rsidRPr="004D3FCB" w:rsidRDefault="00326E27" w:rsidP="004D3FCB">
      <w:pPr>
        <w:pStyle w:val="ListParagraph"/>
        <w:numPr>
          <w:ilvl w:val="0"/>
          <w:numId w:val="130"/>
        </w:numPr>
        <w:rPr>
          <w:rFonts w:ascii="Courier" w:hAnsi="Courier"/>
        </w:rPr>
      </w:pPr>
      <w:r>
        <w:rPr>
          <w:rFonts w:ascii="Courier" w:hAnsi="Courier"/>
        </w:rPr>
        <w:t xml:space="preserve">Connect </w:t>
      </w:r>
      <w:r w:rsidR="001E2DFA">
        <w:rPr>
          <w:rFonts w:ascii="Courier" w:hAnsi="Courier"/>
        </w:rPr>
        <w:t xml:space="preserve">the </w:t>
      </w:r>
      <w:r>
        <w:rPr>
          <w:rFonts w:ascii="Courier" w:hAnsi="Courier"/>
        </w:rPr>
        <w:t xml:space="preserve">YELLOW wire from </w:t>
      </w:r>
      <w:r w:rsidRPr="00604B8E">
        <w:rPr>
          <w:rFonts w:ascii="Courier" w:hAnsi="Courier"/>
        </w:rPr>
        <w:t>Perma-Proto hole 14G</w:t>
      </w:r>
      <w:r>
        <w:rPr>
          <w:rFonts w:ascii="Courier" w:hAnsi="Courier"/>
        </w:rPr>
        <w:t xml:space="preserve"> to Arduino pin 13</w:t>
      </w:r>
      <w:r>
        <w:rPr>
          <w:rFonts w:ascii="Courier" w:hAnsi="Courier"/>
        </w:rPr>
        <w:br/>
        <w:t>__________</w:t>
      </w:r>
    </w:p>
    <w:p w14:paraId="4FF95945" w14:textId="77777777" w:rsidR="00326E27" w:rsidRPr="005130CA" w:rsidRDefault="00326E27" w:rsidP="00326E27">
      <w:pPr>
        <w:ind w:left="360"/>
        <w:rPr>
          <w:rFonts w:ascii="Courier" w:hAnsi="Courier"/>
        </w:rPr>
      </w:pPr>
    </w:p>
    <w:p w14:paraId="2BE28AC7" w14:textId="64046A7B" w:rsidR="00326E27" w:rsidRPr="00604B8E" w:rsidRDefault="00326E27" w:rsidP="00326E27">
      <w:pPr>
        <w:pStyle w:val="ListParagraph"/>
        <w:numPr>
          <w:ilvl w:val="0"/>
          <w:numId w:val="136"/>
        </w:numPr>
        <w:rPr>
          <w:rFonts w:ascii="Courier" w:hAnsi="Courier"/>
        </w:rPr>
      </w:pPr>
      <w:r>
        <w:rPr>
          <w:rFonts w:ascii="Courier" w:hAnsi="Courier"/>
        </w:rPr>
        <w:t xml:space="preserve">Connect </w:t>
      </w:r>
      <w:r w:rsidR="001E2DFA">
        <w:rPr>
          <w:rFonts w:ascii="Courier" w:hAnsi="Courier"/>
        </w:rPr>
        <w:t xml:space="preserve">the </w:t>
      </w:r>
      <w:r>
        <w:rPr>
          <w:rFonts w:ascii="Courier" w:hAnsi="Courier"/>
        </w:rPr>
        <w:t xml:space="preserve">RED wire from </w:t>
      </w:r>
      <w:r w:rsidRPr="00604B8E">
        <w:rPr>
          <w:rFonts w:ascii="Courier" w:hAnsi="Courier"/>
        </w:rPr>
        <w:t>Perma-Proto upper power rail (red stripe), hole 15</w:t>
      </w:r>
      <w:r>
        <w:rPr>
          <w:rFonts w:ascii="Courier" w:hAnsi="Courier"/>
        </w:rPr>
        <w:t xml:space="preserve"> to Arduino +5V pin</w:t>
      </w:r>
    </w:p>
    <w:p w14:paraId="3ECF7650" w14:textId="5A129F51" w:rsidR="00326E27" w:rsidRPr="005130CA" w:rsidRDefault="00326E27" w:rsidP="004D3FCB">
      <w:pPr>
        <w:ind w:left="360"/>
        <w:rPr>
          <w:rFonts w:ascii="Courier" w:hAnsi="Courier"/>
        </w:rPr>
      </w:pPr>
      <w:r>
        <w:rPr>
          <w:rFonts w:ascii="Courier" w:hAnsi="Courier"/>
        </w:rPr>
        <w:t xml:space="preserve">   </w:t>
      </w:r>
      <w:r w:rsidRPr="00326E27">
        <w:rPr>
          <w:rFonts w:ascii="Courier" w:hAnsi="Courier"/>
        </w:rPr>
        <w:t>________</w:t>
      </w:r>
      <w:r w:rsidR="004D3FCB">
        <w:rPr>
          <w:rFonts w:ascii="Courier" w:hAnsi="Courier"/>
        </w:rPr>
        <w:t>__</w:t>
      </w:r>
      <w:r w:rsidR="007E6F65">
        <w:rPr>
          <w:rFonts w:ascii="Courier" w:hAnsi="Courier"/>
        </w:rPr>
        <w:br/>
      </w:r>
    </w:p>
    <w:p w14:paraId="3AA4D441" w14:textId="69A07BA2" w:rsidR="00C83733" w:rsidRDefault="00326E27" w:rsidP="00326E27">
      <w:pPr>
        <w:pStyle w:val="ListParagraph"/>
        <w:numPr>
          <w:ilvl w:val="0"/>
          <w:numId w:val="138"/>
        </w:numPr>
        <w:rPr>
          <w:rFonts w:ascii="Courier" w:hAnsi="Courier"/>
        </w:rPr>
      </w:pPr>
      <w:r>
        <w:rPr>
          <w:rFonts w:ascii="Courier" w:hAnsi="Courier"/>
        </w:rPr>
        <w:t>Connect</w:t>
      </w:r>
      <w:r w:rsidRPr="00604B8E">
        <w:rPr>
          <w:rFonts w:ascii="Courier" w:hAnsi="Courier"/>
        </w:rPr>
        <w:t xml:space="preserve"> </w:t>
      </w:r>
      <w:r w:rsidR="001E2DFA">
        <w:rPr>
          <w:rFonts w:ascii="Courier" w:hAnsi="Courier"/>
        </w:rPr>
        <w:t xml:space="preserve">the </w:t>
      </w:r>
      <w:r w:rsidRPr="00604B8E">
        <w:rPr>
          <w:rFonts w:ascii="Courier" w:hAnsi="Courier"/>
        </w:rPr>
        <w:t xml:space="preserve">BLACK wire </w:t>
      </w:r>
      <w:r>
        <w:rPr>
          <w:rFonts w:ascii="Courier" w:hAnsi="Courier"/>
        </w:rPr>
        <w:t xml:space="preserve">from </w:t>
      </w:r>
      <w:r w:rsidRPr="00604B8E">
        <w:rPr>
          <w:rFonts w:ascii="Courier" w:hAnsi="Courier"/>
        </w:rPr>
        <w:t>Perma-Proto lower ground rail (blue stripe), hole 15</w:t>
      </w:r>
      <w:r>
        <w:rPr>
          <w:rFonts w:ascii="Courier" w:hAnsi="Courier"/>
        </w:rPr>
        <w:t xml:space="preserve"> to Arduino GND</w:t>
      </w:r>
      <w:r w:rsidR="004D3FCB">
        <w:rPr>
          <w:rFonts w:ascii="Courier" w:hAnsi="Courier"/>
        </w:rPr>
        <w:t xml:space="preserve"> (near pin 13)</w:t>
      </w:r>
      <w:r>
        <w:rPr>
          <w:rFonts w:ascii="Courier" w:hAnsi="Courier"/>
        </w:rPr>
        <w:br/>
      </w:r>
      <w:r w:rsidRPr="00604B8E">
        <w:rPr>
          <w:rFonts w:ascii="Courier" w:hAnsi="Courier"/>
        </w:rPr>
        <w:t>________</w:t>
      </w:r>
      <w:r w:rsidR="004D3FCB">
        <w:rPr>
          <w:rFonts w:ascii="Courier" w:hAnsi="Courier"/>
        </w:rPr>
        <w:t>__</w:t>
      </w:r>
      <w:r w:rsidR="00C83733">
        <w:rPr>
          <w:rFonts w:ascii="Courier" w:hAnsi="Courier"/>
        </w:rPr>
        <w:br/>
      </w:r>
    </w:p>
    <w:p w14:paraId="21D1CFD6" w14:textId="4CB3EE43" w:rsidR="00326E27" w:rsidRPr="00C83733" w:rsidRDefault="00C83733" w:rsidP="00C83733">
      <w:pPr>
        <w:pStyle w:val="Heading1"/>
      </w:pPr>
      <w:bookmarkStart w:id="668" w:name="_Toc94795608"/>
      <w:bookmarkStart w:id="669" w:name="_Toc94797616"/>
      <w:r w:rsidRPr="00C83733">
        <w:lastRenderedPageBreak/>
        <w:t>Step 32: Test system connections</w:t>
      </w:r>
      <w:bookmarkEnd w:id="668"/>
      <w:bookmarkEnd w:id="669"/>
      <w:r>
        <w:br/>
      </w:r>
    </w:p>
    <w:p w14:paraId="7E14983D" w14:textId="50E34158" w:rsidR="001E2DFA" w:rsidRPr="00C83733" w:rsidRDefault="001E2DFA" w:rsidP="00AA3975">
      <w:pPr>
        <w:pStyle w:val="ListParagraph"/>
        <w:numPr>
          <w:ilvl w:val="0"/>
          <w:numId w:val="180"/>
        </w:numPr>
        <w:rPr>
          <w:rFonts w:ascii="Courier" w:hAnsi="Courier"/>
          <w:b/>
          <w:sz w:val="28"/>
          <w:szCs w:val="28"/>
          <w:u w:val="single"/>
        </w:rPr>
      </w:pPr>
      <w:r w:rsidRPr="00C83733">
        <w:rPr>
          <w:rFonts w:ascii="Courier" w:hAnsi="Courier"/>
          <w:b/>
          <w:sz w:val="28"/>
          <w:szCs w:val="28"/>
          <w:u w:val="single"/>
        </w:rPr>
        <w:t>Test system connections:</w:t>
      </w:r>
      <w:r w:rsidRPr="00C83733">
        <w:rPr>
          <w:rFonts w:ascii="Courier" w:hAnsi="Courier"/>
          <w:b/>
          <w:sz w:val="28"/>
          <w:szCs w:val="28"/>
          <w:u w:val="single"/>
        </w:rPr>
        <w:br/>
      </w:r>
    </w:p>
    <w:p w14:paraId="5AD0E1FB" w14:textId="43AF5463" w:rsidR="001E2DFA" w:rsidRPr="006A4DA3" w:rsidRDefault="001E2DFA" w:rsidP="006A4DA3">
      <w:pPr>
        <w:pStyle w:val="ListParagraph"/>
        <w:numPr>
          <w:ilvl w:val="0"/>
          <w:numId w:val="164"/>
        </w:numPr>
        <w:rPr>
          <w:rFonts w:ascii="Courier" w:hAnsi="Courier"/>
        </w:rPr>
      </w:pPr>
      <w:r w:rsidRPr="00604B8E">
        <w:rPr>
          <w:rFonts w:ascii="Courier" w:hAnsi="Courier"/>
        </w:rPr>
        <w:t>Test continuity:</w:t>
      </w:r>
      <w:r w:rsidRPr="006A4DA3">
        <w:rPr>
          <w:rFonts w:ascii="Courier" w:hAnsi="Courier"/>
        </w:rPr>
        <w:br/>
      </w:r>
    </w:p>
    <w:p w14:paraId="68822F3B" w14:textId="185FB81E" w:rsidR="001E2DFA" w:rsidRDefault="001E2DFA" w:rsidP="001E2DFA">
      <w:pPr>
        <w:pStyle w:val="ListParagraph"/>
        <w:numPr>
          <w:ilvl w:val="0"/>
          <w:numId w:val="141"/>
        </w:numPr>
        <w:rPr>
          <w:rFonts w:ascii="Courier" w:hAnsi="Courier"/>
        </w:rPr>
      </w:pPr>
      <w:r>
        <w:rPr>
          <w:rFonts w:ascii="Courier" w:hAnsi="Courier"/>
        </w:rPr>
        <w:t>RED binding post to Perma-Proto hole 20A</w:t>
      </w:r>
      <w:r w:rsidR="000F6AD5">
        <w:rPr>
          <w:rFonts w:ascii="Courier" w:hAnsi="Courier"/>
        </w:rPr>
        <w:br/>
      </w:r>
      <w:r w:rsidRPr="00604B8E">
        <w:rPr>
          <w:rFonts w:ascii="Courier" w:hAnsi="Courier"/>
        </w:rPr>
        <w:t>________</w:t>
      </w:r>
      <w:r w:rsidR="00AA3975">
        <w:rPr>
          <w:rFonts w:ascii="Courier" w:hAnsi="Courier"/>
        </w:rPr>
        <w:br/>
      </w:r>
    </w:p>
    <w:p w14:paraId="1A7A4A6E" w14:textId="3BB86527" w:rsidR="001E2DFA" w:rsidRPr="00AA3975" w:rsidRDefault="00AA3975" w:rsidP="00AA3975">
      <w:pPr>
        <w:pStyle w:val="ListParagraph"/>
        <w:numPr>
          <w:ilvl w:val="0"/>
          <w:numId w:val="141"/>
        </w:numPr>
        <w:rPr>
          <w:rFonts w:ascii="Courier" w:hAnsi="Courier"/>
        </w:rPr>
      </w:pPr>
      <w:r>
        <w:rPr>
          <w:rFonts w:ascii="Courier" w:hAnsi="Courier"/>
        </w:rPr>
        <w:t>BLACK binding post to Arduino GND pin (on back)</w:t>
      </w:r>
      <w:r>
        <w:rPr>
          <w:rFonts w:ascii="Courier" w:hAnsi="Courier"/>
        </w:rPr>
        <w:br/>
      </w:r>
      <w:r w:rsidRPr="00604B8E">
        <w:rPr>
          <w:rFonts w:ascii="Courier" w:hAnsi="Courier"/>
        </w:rPr>
        <w:t>________</w:t>
      </w:r>
      <w:r>
        <w:rPr>
          <w:rFonts w:ascii="Courier" w:hAnsi="Courier"/>
        </w:rPr>
        <w:br/>
      </w:r>
    </w:p>
    <w:p w14:paraId="6086152E" w14:textId="1ED49412" w:rsidR="001E2DFA" w:rsidRPr="00604B8E" w:rsidRDefault="001E2DFA" w:rsidP="001E2DFA">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w:t>
      </w:r>
      <w:r w:rsidR="000F6AD5">
        <w:rPr>
          <w:rFonts w:ascii="Courier" w:hAnsi="Courier"/>
        </w:rPr>
        <w:t>N</w:t>
      </w:r>
      <w:r>
        <w:rPr>
          <w:rFonts w:ascii="Courier" w:hAnsi="Courier"/>
        </w:rPr>
        <w:t>C” terminal</w:t>
      </w:r>
      <w:r w:rsidR="007B506C">
        <w:rPr>
          <w:rFonts w:ascii="Courier" w:hAnsi="Courier"/>
        </w:rPr>
        <w:t xml:space="preserve"> (on back)</w:t>
      </w:r>
      <w:r>
        <w:rPr>
          <w:rFonts w:ascii="Courier" w:hAnsi="Courier"/>
        </w:rPr>
        <w:t xml:space="preserve"> to </w:t>
      </w:r>
      <w:r w:rsidR="000F6AD5">
        <w:rPr>
          <w:rFonts w:ascii="Courier" w:hAnsi="Courier"/>
        </w:rPr>
        <w:t>Perma-Proto hole 6J</w:t>
      </w:r>
      <w:r w:rsidR="006A4DA3">
        <w:rPr>
          <w:rFonts w:ascii="Courier" w:hAnsi="Courier"/>
        </w:rPr>
        <w:t xml:space="preserve"> (or resistor Rb lead)</w:t>
      </w:r>
      <w:r w:rsidR="000F6AD5">
        <w:rPr>
          <w:rFonts w:ascii="Courier" w:hAnsi="Courier"/>
        </w:rPr>
        <w:br/>
      </w:r>
      <w:r w:rsidRPr="00604B8E">
        <w:rPr>
          <w:rFonts w:ascii="Courier" w:hAnsi="Courier"/>
        </w:rPr>
        <w:t>________</w:t>
      </w:r>
    </w:p>
    <w:p w14:paraId="12E780E5" w14:textId="77777777" w:rsidR="001E2DFA" w:rsidRPr="005130CA" w:rsidRDefault="001E2DFA" w:rsidP="001E2DFA">
      <w:pPr>
        <w:ind w:left="360" w:firstLine="1160"/>
        <w:rPr>
          <w:rFonts w:ascii="Courier" w:hAnsi="Courier"/>
        </w:rPr>
      </w:pPr>
    </w:p>
    <w:p w14:paraId="3662569E" w14:textId="5C41296A" w:rsidR="007B506C" w:rsidRPr="00AA3975" w:rsidRDefault="000F6AD5" w:rsidP="007B506C">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 xml:space="preserve">IN pin (on back) to Arduino pin 2 (on </w:t>
      </w:r>
      <w:proofErr w:type="gramStart"/>
      <w:r>
        <w:rPr>
          <w:rFonts w:ascii="Courier" w:hAnsi="Courier"/>
        </w:rPr>
        <w:t>back)</w:t>
      </w:r>
      <w:r w:rsidRPr="00604B8E">
        <w:rPr>
          <w:rFonts w:ascii="Courier" w:hAnsi="Courier"/>
        </w:rPr>
        <w:t xml:space="preserve">  _</w:t>
      </w:r>
      <w:proofErr w:type="gramEnd"/>
      <w:r w:rsidRPr="00604B8E">
        <w:rPr>
          <w:rFonts w:ascii="Courier" w:hAnsi="Courier"/>
        </w:rPr>
        <w:t>_______</w:t>
      </w:r>
      <w:r w:rsidR="007B506C">
        <w:rPr>
          <w:rFonts w:ascii="Courier" w:hAnsi="Courier"/>
        </w:rPr>
        <w:br/>
      </w:r>
    </w:p>
    <w:p w14:paraId="53B1615C" w14:textId="4ADEAE29" w:rsidR="007B506C" w:rsidRDefault="007B506C" w:rsidP="007B506C">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GND pin (on back) to Perma-Proto upper ground rail</w:t>
      </w:r>
      <w:r>
        <w:rPr>
          <w:rFonts w:ascii="Courier" w:hAnsi="Courier"/>
        </w:rPr>
        <w:br/>
      </w:r>
      <w:r w:rsidRPr="00604B8E">
        <w:rPr>
          <w:rFonts w:ascii="Courier" w:hAnsi="Courier"/>
        </w:rPr>
        <w:t>________</w:t>
      </w:r>
    </w:p>
    <w:p w14:paraId="72036588" w14:textId="77777777" w:rsidR="007B506C" w:rsidRPr="007B506C" w:rsidRDefault="007B506C" w:rsidP="007B506C">
      <w:pPr>
        <w:rPr>
          <w:rFonts w:ascii="Courier" w:hAnsi="Courier"/>
        </w:rPr>
      </w:pPr>
    </w:p>
    <w:p w14:paraId="3AA2BCED" w14:textId="5BCC2EE3" w:rsidR="001E2DFA" w:rsidRPr="00AA3975" w:rsidRDefault="007B506C" w:rsidP="000F6AD5">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VCC pin (on back) to Perma-Proto upper power rail</w:t>
      </w:r>
      <w:r>
        <w:rPr>
          <w:rFonts w:ascii="Courier" w:hAnsi="Courier"/>
        </w:rPr>
        <w:br/>
      </w:r>
      <w:r w:rsidRPr="00604B8E">
        <w:rPr>
          <w:rFonts w:ascii="Courier" w:hAnsi="Courier"/>
        </w:rPr>
        <w:t>________</w:t>
      </w:r>
      <w:r w:rsidRPr="007B506C">
        <w:rPr>
          <w:rFonts w:ascii="Courier" w:hAnsi="Courier"/>
        </w:rPr>
        <w:br/>
      </w:r>
    </w:p>
    <w:p w14:paraId="7FD177AE" w14:textId="75DA3B44" w:rsidR="007B506C" w:rsidRPr="00AA3975" w:rsidRDefault="007B506C" w:rsidP="007B506C">
      <w:pPr>
        <w:pStyle w:val="ListParagraph"/>
        <w:numPr>
          <w:ilvl w:val="0"/>
          <w:numId w:val="141"/>
        </w:numPr>
        <w:rPr>
          <w:rFonts w:ascii="Courier" w:hAnsi="Courier"/>
        </w:rPr>
      </w:pPr>
      <w:r>
        <w:rPr>
          <w:rFonts w:ascii="Courier" w:hAnsi="Courier"/>
        </w:rPr>
        <w:t>MCP3202 pin 1 to Arduino pin 10 (on back)</w:t>
      </w:r>
      <w:r>
        <w:rPr>
          <w:rFonts w:ascii="Courier" w:hAnsi="Courier"/>
        </w:rPr>
        <w:br/>
      </w:r>
      <w:r w:rsidRPr="00604B8E">
        <w:rPr>
          <w:rFonts w:ascii="Courier" w:hAnsi="Courier"/>
        </w:rPr>
        <w:t>________</w:t>
      </w:r>
      <w:r>
        <w:rPr>
          <w:rFonts w:ascii="Courier" w:hAnsi="Courier"/>
        </w:rPr>
        <w:br/>
      </w:r>
    </w:p>
    <w:p w14:paraId="1036AB97" w14:textId="50208B60" w:rsidR="001E2DFA" w:rsidRDefault="007B506C" w:rsidP="001E2DFA">
      <w:pPr>
        <w:pStyle w:val="ListParagraph"/>
        <w:numPr>
          <w:ilvl w:val="0"/>
          <w:numId w:val="141"/>
        </w:numPr>
        <w:rPr>
          <w:rFonts w:ascii="Courier" w:hAnsi="Courier"/>
        </w:rPr>
      </w:pPr>
      <w:r>
        <w:rPr>
          <w:rFonts w:ascii="Courier" w:hAnsi="Courier"/>
        </w:rPr>
        <w:t>MCP3202 pin 5 to Arduino pin 11</w:t>
      </w:r>
      <w:r w:rsidR="000F6AD5">
        <w:rPr>
          <w:rFonts w:ascii="Courier" w:hAnsi="Courier"/>
        </w:rPr>
        <w:t xml:space="preserve"> (on back)</w:t>
      </w:r>
      <w:r w:rsidR="000F6AD5">
        <w:rPr>
          <w:rFonts w:ascii="Courier" w:hAnsi="Courier"/>
        </w:rPr>
        <w:br/>
      </w:r>
      <w:r w:rsidR="001E2DFA" w:rsidRPr="00604B8E">
        <w:rPr>
          <w:rFonts w:ascii="Courier" w:hAnsi="Courier"/>
        </w:rPr>
        <w:t>________</w:t>
      </w:r>
    </w:p>
    <w:p w14:paraId="41E8822C" w14:textId="77777777" w:rsidR="000F6AD5" w:rsidRPr="000F6AD5" w:rsidRDefault="000F6AD5" w:rsidP="000F6AD5">
      <w:pPr>
        <w:rPr>
          <w:rFonts w:ascii="Courier" w:hAnsi="Courier"/>
        </w:rPr>
      </w:pPr>
    </w:p>
    <w:p w14:paraId="3BA36C85" w14:textId="0B8FBC78" w:rsidR="000F6AD5" w:rsidRPr="00604B8E" w:rsidRDefault="007B506C" w:rsidP="000F6AD5">
      <w:pPr>
        <w:pStyle w:val="ListParagraph"/>
        <w:numPr>
          <w:ilvl w:val="0"/>
          <w:numId w:val="141"/>
        </w:numPr>
        <w:rPr>
          <w:rFonts w:ascii="Courier" w:hAnsi="Courier"/>
        </w:rPr>
      </w:pPr>
      <w:r>
        <w:rPr>
          <w:rFonts w:ascii="Courier" w:hAnsi="Courier"/>
        </w:rPr>
        <w:t>MCP3202 pin 6 to Arduino pin 12</w:t>
      </w:r>
      <w:r w:rsidR="000F6AD5">
        <w:rPr>
          <w:rFonts w:ascii="Courier" w:hAnsi="Courier"/>
        </w:rPr>
        <w:t xml:space="preserve"> (on back)</w:t>
      </w:r>
      <w:r w:rsidR="000F6AD5">
        <w:rPr>
          <w:rFonts w:ascii="Courier" w:hAnsi="Courier"/>
        </w:rPr>
        <w:br/>
      </w:r>
      <w:r w:rsidR="000F6AD5" w:rsidRPr="00604B8E">
        <w:rPr>
          <w:rFonts w:ascii="Courier" w:hAnsi="Courier"/>
        </w:rPr>
        <w:t>________</w:t>
      </w:r>
      <w:r w:rsidR="000F6AD5">
        <w:rPr>
          <w:rFonts w:ascii="Courier" w:hAnsi="Courier"/>
        </w:rPr>
        <w:br/>
      </w:r>
    </w:p>
    <w:p w14:paraId="1C616B04" w14:textId="1AD06272" w:rsidR="001E2DFA" w:rsidRPr="00AA3975" w:rsidRDefault="007B506C" w:rsidP="00AA3975">
      <w:pPr>
        <w:pStyle w:val="ListParagraph"/>
        <w:numPr>
          <w:ilvl w:val="0"/>
          <w:numId w:val="141"/>
        </w:numPr>
        <w:rPr>
          <w:rFonts w:ascii="Courier" w:hAnsi="Courier"/>
        </w:rPr>
      </w:pPr>
      <w:r>
        <w:rPr>
          <w:rFonts w:ascii="Courier" w:hAnsi="Courier"/>
        </w:rPr>
        <w:t>MCP3202 pin 7 to Arduino pin 13</w:t>
      </w:r>
      <w:r w:rsidR="000F6AD5">
        <w:rPr>
          <w:rFonts w:ascii="Courier" w:hAnsi="Courier"/>
        </w:rPr>
        <w:t xml:space="preserve"> (on back)</w:t>
      </w:r>
      <w:r w:rsidR="000F6AD5">
        <w:rPr>
          <w:rFonts w:ascii="Courier" w:hAnsi="Courier"/>
        </w:rPr>
        <w:br/>
      </w:r>
      <w:r w:rsidR="000F6AD5" w:rsidRPr="00604B8E">
        <w:rPr>
          <w:rFonts w:ascii="Courier" w:hAnsi="Courier"/>
        </w:rPr>
        <w:t>________</w:t>
      </w:r>
      <w:r>
        <w:rPr>
          <w:rFonts w:ascii="Courier" w:hAnsi="Courier"/>
        </w:rPr>
        <w:br/>
      </w:r>
    </w:p>
    <w:p w14:paraId="5F18FC3B" w14:textId="1D6484C3" w:rsidR="007B506C" w:rsidRPr="00AA3975" w:rsidRDefault="007B506C" w:rsidP="007B506C">
      <w:pPr>
        <w:pStyle w:val="ListParagraph"/>
        <w:numPr>
          <w:ilvl w:val="0"/>
          <w:numId w:val="141"/>
        </w:numPr>
        <w:rPr>
          <w:rFonts w:ascii="Courier" w:hAnsi="Courier"/>
        </w:rPr>
      </w:pPr>
      <w:r>
        <w:rPr>
          <w:rFonts w:ascii="Courier" w:hAnsi="Courier"/>
        </w:rPr>
        <w:t>Perma-Proto upper ground rail to Arduino GND pin (on back)</w:t>
      </w:r>
      <w:r>
        <w:rPr>
          <w:rFonts w:ascii="Courier" w:hAnsi="Courier"/>
        </w:rPr>
        <w:br/>
      </w:r>
      <w:r w:rsidR="001E2DFA" w:rsidRPr="00604B8E">
        <w:rPr>
          <w:rFonts w:ascii="Courier" w:hAnsi="Courier"/>
        </w:rPr>
        <w:t>________</w:t>
      </w:r>
      <w:r w:rsidR="00AA3975">
        <w:rPr>
          <w:rFonts w:ascii="Courier" w:hAnsi="Courier"/>
        </w:rPr>
        <w:br/>
      </w:r>
    </w:p>
    <w:p w14:paraId="03ADB765" w14:textId="4231CEFB" w:rsidR="001E2DFA" w:rsidRPr="007B506C" w:rsidRDefault="007B506C" w:rsidP="007B506C">
      <w:pPr>
        <w:pStyle w:val="ListParagraph"/>
        <w:numPr>
          <w:ilvl w:val="0"/>
          <w:numId w:val="141"/>
        </w:numPr>
        <w:rPr>
          <w:rFonts w:ascii="Courier" w:hAnsi="Courier"/>
        </w:rPr>
      </w:pPr>
      <w:r>
        <w:rPr>
          <w:rFonts w:ascii="Courier" w:hAnsi="Courier"/>
        </w:rPr>
        <w:t>Perma-Proto upper power rail to Arduino 5V pin (on back)</w:t>
      </w:r>
      <w:r>
        <w:rPr>
          <w:rFonts w:ascii="Courier" w:hAnsi="Courier"/>
        </w:rPr>
        <w:br/>
      </w:r>
      <w:r w:rsidRPr="00604B8E">
        <w:rPr>
          <w:rFonts w:ascii="Courier" w:hAnsi="Courier"/>
        </w:rPr>
        <w:t>________</w:t>
      </w:r>
    </w:p>
    <w:p w14:paraId="3A61500B" w14:textId="77777777" w:rsidR="001E2DFA" w:rsidRPr="005130CA" w:rsidRDefault="001E2DFA" w:rsidP="001E2DFA">
      <w:pPr>
        <w:ind w:left="360"/>
        <w:rPr>
          <w:rFonts w:ascii="Courier" w:hAnsi="Courier"/>
        </w:rPr>
      </w:pPr>
      <w:r w:rsidRPr="005130CA">
        <w:rPr>
          <w:rFonts w:ascii="Courier" w:hAnsi="Courier"/>
        </w:rPr>
        <w:lastRenderedPageBreak/>
        <w:t xml:space="preserve"> </w:t>
      </w:r>
      <w:r>
        <w:rPr>
          <w:rFonts w:ascii="Courier" w:hAnsi="Courier"/>
        </w:rPr>
        <w:br/>
      </w:r>
      <w:r w:rsidRPr="005130CA">
        <w:rPr>
          <w:rFonts w:ascii="Courier" w:hAnsi="Courier"/>
        </w:rPr>
        <w:t xml:space="preserve">       </w:t>
      </w:r>
    </w:p>
    <w:p w14:paraId="4248923C" w14:textId="7E58B85B" w:rsidR="001E2DFA" w:rsidRPr="00604B8E" w:rsidRDefault="001E2DFA" w:rsidP="001E2DFA">
      <w:pPr>
        <w:pStyle w:val="ListParagraph"/>
        <w:numPr>
          <w:ilvl w:val="0"/>
          <w:numId w:val="142"/>
        </w:numPr>
        <w:rPr>
          <w:rFonts w:ascii="Courier" w:hAnsi="Courier"/>
        </w:rPr>
      </w:pPr>
      <w:r w:rsidRPr="00604B8E">
        <w:rPr>
          <w:rFonts w:ascii="Courier" w:hAnsi="Courier"/>
        </w:rPr>
        <w:t>Test NON-continuity:</w:t>
      </w:r>
      <w:r w:rsidR="006A4DA3">
        <w:rPr>
          <w:rFonts w:ascii="Courier" w:hAnsi="Courier"/>
        </w:rPr>
        <w:br/>
      </w:r>
      <w:r w:rsidR="006A4DA3">
        <w:rPr>
          <w:rFonts w:ascii="Courier" w:hAnsi="Courier"/>
        </w:rPr>
        <w:br/>
        <w:t xml:space="preserve">NOTE: temporarily disconnect the RED </w:t>
      </w:r>
      <w:r w:rsidR="00410F54">
        <w:rPr>
          <w:rFonts w:ascii="Courier" w:hAnsi="Courier"/>
        </w:rPr>
        <w:t>wire</w:t>
      </w:r>
      <w:r w:rsidR="006A4DA3">
        <w:rPr>
          <w:rFonts w:ascii="Courier" w:hAnsi="Courier"/>
        </w:rPr>
        <w:t xml:space="preserve"> from the Arduino 5V pin for these tests (OR expect ~1.5kΩ resistance </w:t>
      </w:r>
      <w:r w:rsidR="00410F54">
        <w:rPr>
          <w:rFonts w:ascii="Courier" w:hAnsi="Courier"/>
        </w:rPr>
        <w:t>between VCC and GND in last test</w:t>
      </w:r>
      <w:r w:rsidR="006A4DA3">
        <w:rPr>
          <w:rFonts w:ascii="Courier" w:hAnsi="Courier"/>
        </w:rPr>
        <w:t xml:space="preserve">). </w:t>
      </w:r>
    </w:p>
    <w:p w14:paraId="751ED246" w14:textId="77777777" w:rsidR="001E2DFA" w:rsidRPr="005130CA" w:rsidRDefault="001E2DFA" w:rsidP="001E2DFA">
      <w:pPr>
        <w:ind w:left="360"/>
        <w:rPr>
          <w:rFonts w:ascii="Courier" w:hAnsi="Courier"/>
        </w:rPr>
      </w:pPr>
      <w:r w:rsidRPr="005130CA">
        <w:rPr>
          <w:rFonts w:ascii="Courier" w:hAnsi="Courier"/>
        </w:rPr>
        <w:t xml:space="preserve">     </w:t>
      </w:r>
    </w:p>
    <w:p w14:paraId="475A4C4A" w14:textId="5C487241" w:rsidR="00AA3975" w:rsidRDefault="00AA3975" w:rsidP="001E2DFA">
      <w:pPr>
        <w:pStyle w:val="ListParagraph"/>
        <w:numPr>
          <w:ilvl w:val="2"/>
          <w:numId w:val="143"/>
        </w:numPr>
        <w:ind w:left="1080"/>
        <w:rPr>
          <w:rFonts w:ascii="Courier" w:hAnsi="Courier"/>
        </w:rPr>
      </w:pPr>
      <w:r>
        <w:rPr>
          <w:rFonts w:ascii="Courier" w:hAnsi="Courier"/>
        </w:rPr>
        <w:t>RED binding post to BLACK binding post</w:t>
      </w:r>
      <w:r>
        <w:rPr>
          <w:rFonts w:ascii="Courier" w:hAnsi="Courier"/>
        </w:rPr>
        <w:br/>
        <w:t>________</w:t>
      </w:r>
      <w:r>
        <w:rPr>
          <w:rFonts w:ascii="Courier" w:hAnsi="Courier"/>
        </w:rPr>
        <w:br/>
      </w:r>
    </w:p>
    <w:p w14:paraId="6760D0D9" w14:textId="4BC16166" w:rsidR="00AA3975" w:rsidRDefault="00AA3975" w:rsidP="001E2DFA">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IN pin (on back) to r</w:t>
      </w:r>
      <w:r>
        <w:rPr>
          <w:rFonts w:ascii="Courier" w:hAnsi="Courier"/>
        </w:rPr>
        <w:t xml:space="preserve">elay </w:t>
      </w:r>
      <w:r w:rsidR="00385AC8">
        <w:rPr>
          <w:rFonts w:ascii="Courier" w:hAnsi="Courier"/>
        </w:rPr>
        <w:t xml:space="preserve">module </w:t>
      </w:r>
      <w:r>
        <w:rPr>
          <w:rFonts w:ascii="Courier" w:hAnsi="Courier"/>
        </w:rPr>
        <w:t>GND pin (on back)</w:t>
      </w:r>
      <w:r>
        <w:rPr>
          <w:rFonts w:ascii="Courier" w:hAnsi="Courier"/>
        </w:rPr>
        <w:br/>
        <w:t>________</w:t>
      </w:r>
      <w:r>
        <w:rPr>
          <w:rFonts w:ascii="Courier" w:hAnsi="Courier"/>
        </w:rPr>
        <w:br/>
      </w:r>
    </w:p>
    <w:p w14:paraId="5C6144F0" w14:textId="2650DAA2" w:rsidR="00AA3975" w:rsidRDefault="00AA3975" w:rsidP="001E2DFA">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IN pin (on back) to r</w:t>
      </w:r>
      <w:r>
        <w:rPr>
          <w:rFonts w:ascii="Courier" w:hAnsi="Courier"/>
        </w:rPr>
        <w:t xml:space="preserve">elay </w:t>
      </w:r>
      <w:r w:rsidR="00385AC8">
        <w:rPr>
          <w:rFonts w:ascii="Courier" w:hAnsi="Courier"/>
        </w:rPr>
        <w:t xml:space="preserve">module </w:t>
      </w:r>
      <w:r>
        <w:rPr>
          <w:rFonts w:ascii="Courier" w:hAnsi="Courier"/>
        </w:rPr>
        <w:t>VCC pin (on back)</w:t>
      </w:r>
      <w:r>
        <w:rPr>
          <w:rFonts w:ascii="Courier" w:hAnsi="Courier"/>
        </w:rPr>
        <w:br/>
        <w:t>________</w:t>
      </w:r>
      <w:r>
        <w:rPr>
          <w:rFonts w:ascii="Courier" w:hAnsi="Courier"/>
        </w:rPr>
        <w:br/>
      </w:r>
    </w:p>
    <w:p w14:paraId="305B81D6" w14:textId="3B4D311F" w:rsidR="00AA3975" w:rsidRPr="00410F54" w:rsidRDefault="00AA3975" w:rsidP="00410F54">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GND pin (on back) to r</w:t>
      </w:r>
      <w:r>
        <w:rPr>
          <w:rFonts w:ascii="Courier" w:hAnsi="Courier"/>
        </w:rPr>
        <w:t xml:space="preserve">elay </w:t>
      </w:r>
      <w:r w:rsidR="00385AC8">
        <w:rPr>
          <w:rFonts w:ascii="Courier" w:hAnsi="Courier"/>
        </w:rPr>
        <w:t xml:space="preserve">module </w:t>
      </w:r>
      <w:r w:rsidR="00410F54">
        <w:rPr>
          <w:rFonts w:ascii="Courier" w:hAnsi="Courier"/>
        </w:rPr>
        <w:t>VCC pin (on back)</w:t>
      </w:r>
      <w:r w:rsidR="00410F54">
        <w:rPr>
          <w:rFonts w:ascii="Courier" w:hAnsi="Courier"/>
        </w:rPr>
        <w:br/>
        <w:t>________</w:t>
      </w:r>
      <w:r w:rsidR="00410F54">
        <w:rPr>
          <w:rFonts w:ascii="Courier" w:hAnsi="Courier"/>
        </w:rPr>
        <w:br/>
      </w:r>
      <w:r w:rsidRPr="00410F54">
        <w:rPr>
          <w:rFonts w:ascii="Courier" w:hAnsi="Courier"/>
        </w:rPr>
        <w:br/>
      </w:r>
    </w:p>
    <w:p w14:paraId="7B7E37BC" w14:textId="2C2C3B08" w:rsidR="00AA3975" w:rsidRDefault="00AA3975" w:rsidP="00AA3975">
      <w:pPr>
        <w:pStyle w:val="ListParagraph"/>
        <w:numPr>
          <w:ilvl w:val="0"/>
          <w:numId w:val="142"/>
        </w:numPr>
        <w:rPr>
          <w:rFonts w:ascii="Courier" w:hAnsi="Courier"/>
        </w:rPr>
      </w:pPr>
      <w:r w:rsidRPr="00AA3975">
        <w:rPr>
          <w:rFonts w:ascii="Courier" w:hAnsi="Courier"/>
        </w:rPr>
        <w:t>Measure resistance:</w:t>
      </w:r>
      <w:r w:rsidR="00466392">
        <w:rPr>
          <w:rFonts w:ascii="Courier" w:hAnsi="Courier"/>
        </w:rPr>
        <w:br/>
      </w:r>
    </w:p>
    <w:p w14:paraId="212F3955" w14:textId="59F4F841" w:rsidR="00466392" w:rsidRDefault="00466392" w:rsidP="00274974">
      <w:pPr>
        <w:pStyle w:val="ListParagraph"/>
        <w:numPr>
          <w:ilvl w:val="0"/>
          <w:numId w:val="181"/>
        </w:numPr>
        <w:rPr>
          <w:rFonts w:ascii="Courier" w:hAnsi="Courier"/>
        </w:rPr>
      </w:pPr>
      <w:r>
        <w:rPr>
          <w:rFonts w:ascii="Courier" w:hAnsi="Courier"/>
        </w:rPr>
        <w:t>BLACK binding post to Perma-Proto hole 1F</w:t>
      </w:r>
      <w:r w:rsidR="006A4DA3">
        <w:rPr>
          <w:rFonts w:ascii="Courier" w:hAnsi="Courier"/>
        </w:rPr>
        <w:br/>
        <w:t>_______</w:t>
      </w:r>
      <w:proofErr w:type="gramStart"/>
      <w:r w:rsidR="006A4DA3">
        <w:rPr>
          <w:rFonts w:ascii="Courier" w:hAnsi="Courier"/>
        </w:rPr>
        <w:t>_  (</w:t>
      </w:r>
      <w:proofErr w:type="gramEnd"/>
      <w:r w:rsidR="006A4DA3">
        <w:rPr>
          <w:rFonts w:ascii="Courier" w:hAnsi="Courier"/>
        </w:rPr>
        <w:t>should be 47 ohms)</w:t>
      </w:r>
      <w:r w:rsidR="006A4DA3">
        <w:rPr>
          <w:rFonts w:ascii="Courier" w:hAnsi="Courier"/>
        </w:rPr>
        <w:br/>
      </w:r>
    </w:p>
    <w:p w14:paraId="2DC85636" w14:textId="25E4B825" w:rsidR="00C83733" w:rsidRPr="00C83733" w:rsidRDefault="00C83733" w:rsidP="00C83733">
      <w:pPr>
        <w:pStyle w:val="Heading1"/>
      </w:pPr>
      <w:bookmarkStart w:id="670" w:name="_Toc94795609"/>
      <w:bookmarkStart w:id="671" w:name="_Toc94797617"/>
      <w:r>
        <w:t>Step 33: System bench test</w:t>
      </w:r>
      <w:bookmarkEnd w:id="670"/>
      <w:bookmarkEnd w:id="671"/>
      <w:r>
        <w:br/>
      </w:r>
    </w:p>
    <w:p w14:paraId="2D100E5E" w14:textId="30A28D4F" w:rsidR="001E2DFA" w:rsidRPr="00C83733" w:rsidRDefault="00466392" w:rsidP="00AA3975">
      <w:pPr>
        <w:pStyle w:val="ListParagraph"/>
        <w:numPr>
          <w:ilvl w:val="0"/>
          <w:numId w:val="180"/>
        </w:numPr>
        <w:rPr>
          <w:rFonts w:ascii="Courier" w:hAnsi="Courier"/>
          <w:b/>
          <w:sz w:val="28"/>
          <w:szCs w:val="28"/>
          <w:u w:val="single"/>
        </w:rPr>
      </w:pPr>
      <w:r w:rsidRPr="00C83733">
        <w:rPr>
          <w:rFonts w:ascii="Courier" w:hAnsi="Courier"/>
          <w:b/>
          <w:sz w:val="28"/>
          <w:szCs w:val="28"/>
          <w:u w:val="single"/>
        </w:rPr>
        <w:t>System bench test:</w:t>
      </w:r>
      <w:r w:rsidR="00C30382" w:rsidRPr="00C83733">
        <w:rPr>
          <w:rFonts w:ascii="Courier" w:hAnsi="Courier"/>
          <w:b/>
          <w:sz w:val="28"/>
          <w:szCs w:val="28"/>
          <w:u w:val="single"/>
        </w:rPr>
        <w:br/>
      </w:r>
    </w:p>
    <w:p w14:paraId="46662C8C" w14:textId="0E0043BD" w:rsidR="00C30382" w:rsidRDefault="00C30382" w:rsidP="00274974">
      <w:pPr>
        <w:pStyle w:val="ListParagraph"/>
        <w:numPr>
          <w:ilvl w:val="0"/>
          <w:numId w:val="182"/>
        </w:numPr>
        <w:rPr>
          <w:rFonts w:ascii="Courier" w:hAnsi="Courier"/>
        </w:rPr>
      </w:pPr>
      <w:r w:rsidRPr="00C30382">
        <w:rPr>
          <w:rFonts w:ascii="Courier" w:hAnsi="Courier"/>
        </w:rPr>
        <w:t>Connect Arduino to laptop via USB</w:t>
      </w:r>
      <w:r>
        <w:rPr>
          <w:rFonts w:ascii="Courier" w:hAnsi="Courier"/>
        </w:rPr>
        <w:br/>
      </w:r>
    </w:p>
    <w:p w14:paraId="77E4000A" w14:textId="3B335D70" w:rsidR="00C30382" w:rsidRDefault="00C30382" w:rsidP="00274974">
      <w:pPr>
        <w:pStyle w:val="ListParagraph"/>
        <w:numPr>
          <w:ilvl w:val="0"/>
          <w:numId w:val="183"/>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381FCAC0" w14:textId="6F7EEEC9" w:rsidR="00C30382" w:rsidRDefault="00C30382" w:rsidP="00274974">
      <w:pPr>
        <w:pStyle w:val="ListParagraph"/>
        <w:numPr>
          <w:ilvl w:val="0"/>
          <w:numId w:val="183"/>
        </w:numPr>
        <w:rPr>
          <w:rFonts w:ascii="Courier" w:hAnsi="Courier"/>
        </w:rPr>
      </w:pPr>
      <w:r>
        <w:rPr>
          <w:rFonts w:ascii="Courier" w:hAnsi="Courier"/>
        </w:rPr>
        <w:t xml:space="preserve">Check that relay </w:t>
      </w:r>
      <w:r w:rsidR="00385AC8">
        <w:rPr>
          <w:rFonts w:ascii="Courier" w:hAnsi="Courier"/>
        </w:rPr>
        <w:t xml:space="preserve">module </w:t>
      </w:r>
      <w:r>
        <w:rPr>
          <w:rFonts w:ascii="Courier" w:hAnsi="Courier"/>
        </w:rPr>
        <w:t>red LED is on and green LED is off</w:t>
      </w:r>
      <w:r>
        <w:rPr>
          <w:rFonts w:ascii="Courier" w:hAnsi="Courier"/>
        </w:rPr>
        <w:br/>
        <w:t>________</w:t>
      </w:r>
      <w:r>
        <w:rPr>
          <w:rFonts w:ascii="Courier" w:hAnsi="Courier"/>
        </w:rPr>
        <w:br/>
      </w:r>
    </w:p>
    <w:p w14:paraId="03CC80FF" w14:textId="374DE454" w:rsidR="00C30382" w:rsidRDefault="00C30382" w:rsidP="00274974">
      <w:pPr>
        <w:pStyle w:val="ListParagraph"/>
        <w:numPr>
          <w:ilvl w:val="0"/>
          <w:numId w:val="183"/>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Pr>
          <w:rFonts w:ascii="Courier" w:hAnsi="Courier"/>
        </w:rPr>
        <w:br/>
      </w:r>
    </w:p>
    <w:p w14:paraId="577D5D99" w14:textId="678C902E" w:rsidR="00C30382" w:rsidRPr="00C30382" w:rsidRDefault="00C30382" w:rsidP="00274974">
      <w:pPr>
        <w:pStyle w:val="ListParagraph"/>
        <w:numPr>
          <w:ilvl w:val="0"/>
          <w:numId w:val="182"/>
        </w:numPr>
        <w:rPr>
          <w:rFonts w:ascii="Courier" w:hAnsi="Courier"/>
        </w:rPr>
      </w:pPr>
      <w:r>
        <w:rPr>
          <w:rFonts w:ascii="Courier" w:hAnsi="Courier"/>
        </w:rPr>
        <w:lastRenderedPageBreak/>
        <w:t>Load IV Swinger 2 Arduino sketch</w:t>
      </w:r>
      <w:r>
        <w:rPr>
          <w:rFonts w:ascii="Courier" w:hAnsi="Courier"/>
        </w:rPr>
        <w:br/>
      </w:r>
    </w:p>
    <w:p w14:paraId="3C2034D9" w14:textId="77777777" w:rsidR="0059303A" w:rsidRDefault="00940838" w:rsidP="00274974">
      <w:pPr>
        <w:pStyle w:val="ListParagraph"/>
        <w:numPr>
          <w:ilvl w:val="0"/>
          <w:numId w:val="183"/>
        </w:numPr>
        <w:rPr>
          <w:rFonts w:ascii="Courier" w:hAnsi="Courier"/>
        </w:rPr>
      </w:pPr>
      <w:r>
        <w:rPr>
          <w:rFonts w:ascii="Courier" w:hAnsi="Courier"/>
        </w:rPr>
        <w:t>Open Arduino application</w:t>
      </w:r>
      <w:r w:rsidR="00201C12">
        <w:rPr>
          <w:rFonts w:ascii="Courier" w:hAnsi="Courier"/>
        </w:rPr>
        <w:t xml:space="preserve"> on your computer</w:t>
      </w:r>
      <w:r w:rsidR="006A5137">
        <w:rPr>
          <w:rFonts w:ascii="Courier" w:hAnsi="Courier"/>
        </w:rPr>
        <w:br/>
        <w:t>________</w:t>
      </w:r>
      <w:r w:rsidR="0059303A">
        <w:rPr>
          <w:rFonts w:ascii="Courier" w:hAnsi="Courier"/>
        </w:rPr>
        <w:br/>
      </w:r>
    </w:p>
    <w:p w14:paraId="3AA2DC91" w14:textId="613E1FA5" w:rsidR="00C30382" w:rsidRDefault="0059303A" w:rsidP="00274974">
      <w:pPr>
        <w:pStyle w:val="ListParagraph"/>
        <w:numPr>
          <w:ilvl w:val="0"/>
          <w:numId w:val="18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sidR="00C30382">
        <w:rPr>
          <w:rFonts w:ascii="Courier" w:hAnsi="Courier"/>
        </w:rPr>
        <w:br/>
      </w:r>
    </w:p>
    <w:p w14:paraId="2750ECF6" w14:textId="6A960D2C" w:rsidR="0059303A" w:rsidRDefault="0059303A" w:rsidP="00274974">
      <w:pPr>
        <w:pStyle w:val="ListParagraph"/>
        <w:numPr>
          <w:ilvl w:val="0"/>
          <w:numId w:val="183"/>
        </w:numPr>
        <w:rPr>
          <w:rFonts w:ascii="Courier" w:hAnsi="Courier"/>
        </w:rPr>
      </w:pPr>
      <w:r>
        <w:rPr>
          <w:rFonts w:ascii="Courier" w:hAnsi="Courier"/>
        </w:rPr>
        <w:t>Use your browser to go to:</w:t>
      </w:r>
      <w:r>
        <w:rPr>
          <w:rFonts w:ascii="Courier" w:hAnsi="Courier"/>
        </w:rPr>
        <w:br/>
      </w:r>
      <w:r>
        <w:rPr>
          <w:rFonts w:ascii="Courier" w:hAnsi="Courier"/>
        </w:rPr>
        <w:br/>
      </w:r>
      <w:hyperlink r:id="rId27" w:history="1">
        <w:r w:rsidRPr="00BA55C8">
          <w:rPr>
            <w:rStyle w:val="Hyperlink"/>
            <w:rFonts w:ascii="Courier" w:hAnsi="Courier"/>
          </w:rPr>
          <w:t>https://raw.githubusercontent.com/csatt/IV_Swinger/master/Arduino/IV_Swinger2/IV_Swinger2.ino</w:t>
        </w:r>
      </w:hyperlink>
      <w:r>
        <w:rPr>
          <w:rFonts w:ascii="Courier" w:hAnsi="Courier"/>
        </w:rPr>
        <w:br/>
      </w:r>
    </w:p>
    <w:p w14:paraId="126B3D0F" w14:textId="615BBBD7" w:rsidR="0059303A" w:rsidRDefault="0059303A" w:rsidP="00274974">
      <w:pPr>
        <w:pStyle w:val="ListParagraph"/>
        <w:numPr>
          <w:ilvl w:val="0"/>
          <w:numId w:val="183"/>
        </w:numPr>
        <w:rPr>
          <w:rFonts w:ascii="Courier" w:hAnsi="Courier"/>
        </w:rPr>
      </w:pPr>
      <w:r>
        <w:rPr>
          <w:rFonts w:ascii="Courier" w:hAnsi="Courier"/>
        </w:rPr>
        <w:t xml:space="preserve">Right-click and use “Save As” to save </w:t>
      </w:r>
      <w:proofErr w:type="spellStart"/>
      <w:r>
        <w:rPr>
          <w:rFonts w:ascii="Courier" w:hAnsi="Courier"/>
        </w:rPr>
        <w:t>IV_Swinger.ino</w:t>
      </w:r>
      <w:proofErr w:type="spellEnd"/>
      <w:r>
        <w:rPr>
          <w:rFonts w:ascii="Courier" w:hAnsi="Courier"/>
        </w:rPr>
        <w:t xml:space="preserve"> to the Arduino sketchbook folder found above (make sure your browser doesn’t add an extension like .txt to the file name)</w:t>
      </w:r>
      <w:r>
        <w:rPr>
          <w:rFonts w:ascii="Courier" w:hAnsi="Courier"/>
        </w:rPr>
        <w:br/>
      </w:r>
    </w:p>
    <w:p w14:paraId="389A1113" w14:textId="21481A3C" w:rsidR="0059303A" w:rsidRDefault="0059303A" w:rsidP="0059303A">
      <w:pPr>
        <w:pStyle w:val="ListParagraph"/>
        <w:numPr>
          <w:ilvl w:val="0"/>
          <w:numId w:val="18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The Arduino application will inform you that IV_Swinger2.ino must be in a folder named IV_Swinger2 and it will offer to do that for you. Accept its kind offer.</w:t>
      </w:r>
      <w:r>
        <w:rPr>
          <w:rFonts w:ascii="Courier" w:hAnsi="Courier"/>
        </w:rPr>
        <w:br/>
      </w:r>
    </w:p>
    <w:p w14:paraId="00DBEF57" w14:textId="0A1F452E" w:rsidR="00844FB9" w:rsidRPr="0059303A" w:rsidRDefault="006A4DA3" w:rsidP="0059303A">
      <w:pPr>
        <w:pStyle w:val="ListParagraph"/>
        <w:numPr>
          <w:ilvl w:val="0"/>
          <w:numId w:val="183"/>
        </w:numPr>
        <w:rPr>
          <w:rFonts w:ascii="Courier" w:hAnsi="Courier"/>
        </w:rPr>
      </w:pPr>
      <w:r w:rsidRPr="0059303A">
        <w:rPr>
          <w:rFonts w:ascii="Courier" w:hAnsi="Courier"/>
        </w:rPr>
        <w:t xml:space="preserve">Click on arrow button or select “Upload” from </w:t>
      </w:r>
      <w:r w:rsidR="00844FB9" w:rsidRPr="0059303A">
        <w:rPr>
          <w:rFonts w:ascii="Courier" w:hAnsi="Courier"/>
        </w:rPr>
        <w:t>“Sketch” menu</w:t>
      </w:r>
      <w:r w:rsidR="00844FB9" w:rsidRPr="0059303A">
        <w:rPr>
          <w:rFonts w:ascii="Courier" w:hAnsi="Courier"/>
        </w:rPr>
        <w:br/>
        <w:t>_________</w:t>
      </w:r>
    </w:p>
    <w:p w14:paraId="0D1A15ED" w14:textId="77777777" w:rsidR="006A5137" w:rsidRDefault="006A5137" w:rsidP="006A5137">
      <w:pPr>
        <w:pStyle w:val="ListParagraph"/>
        <w:ind w:left="1800"/>
        <w:rPr>
          <w:rFonts w:ascii="Courier" w:hAnsi="Courier"/>
        </w:rPr>
      </w:pPr>
    </w:p>
    <w:p w14:paraId="34B940FE" w14:textId="0083CA8C" w:rsidR="00844FB9" w:rsidRDefault="00844FB9" w:rsidP="00274974">
      <w:pPr>
        <w:pStyle w:val="ListParagraph"/>
        <w:numPr>
          <w:ilvl w:val="0"/>
          <w:numId w:val="182"/>
        </w:numPr>
        <w:rPr>
          <w:rFonts w:ascii="Courier" w:hAnsi="Courier"/>
        </w:rPr>
      </w:pPr>
      <w:r>
        <w:rPr>
          <w:rFonts w:ascii="Courier" w:hAnsi="Courier"/>
        </w:rPr>
        <w:t>Check Arduino LEDs: Yellow “TX” LED should be blinking. This is not the same yellow LED that the Blink sketch controls.</w:t>
      </w:r>
      <w:r>
        <w:rPr>
          <w:rFonts w:ascii="Courier" w:hAnsi="Courier"/>
        </w:rPr>
        <w:br/>
        <w:t>_________</w:t>
      </w:r>
      <w:r>
        <w:rPr>
          <w:rFonts w:ascii="Courier" w:hAnsi="Courier"/>
        </w:rPr>
        <w:br/>
      </w:r>
    </w:p>
    <w:p w14:paraId="37A3EAE6" w14:textId="7E1325AB" w:rsidR="006A5137" w:rsidRPr="00C30382" w:rsidRDefault="0014770B" w:rsidP="00274974">
      <w:pPr>
        <w:pStyle w:val="ListParagraph"/>
        <w:numPr>
          <w:ilvl w:val="0"/>
          <w:numId w:val="182"/>
        </w:numPr>
        <w:rPr>
          <w:rFonts w:ascii="Courier" w:hAnsi="Courier"/>
        </w:rPr>
      </w:pPr>
      <w:r>
        <w:rPr>
          <w:rFonts w:ascii="Courier" w:hAnsi="Courier"/>
        </w:rPr>
        <w:t>“</w:t>
      </w:r>
      <w:r w:rsidR="006A5137">
        <w:rPr>
          <w:rFonts w:ascii="Courier" w:hAnsi="Courier"/>
        </w:rPr>
        <w:t>Nothing connected</w:t>
      </w:r>
      <w:r>
        <w:rPr>
          <w:rFonts w:ascii="Courier" w:hAnsi="Courier"/>
        </w:rPr>
        <w:t>”</w:t>
      </w:r>
      <w:r w:rsidR="006A5137">
        <w:rPr>
          <w:rFonts w:ascii="Courier" w:hAnsi="Courier"/>
        </w:rPr>
        <w:t xml:space="preserve"> test</w:t>
      </w:r>
      <w:r w:rsidR="006A5137">
        <w:rPr>
          <w:rFonts w:ascii="Courier" w:hAnsi="Courier"/>
        </w:rPr>
        <w:br/>
      </w:r>
    </w:p>
    <w:p w14:paraId="087F1E5F" w14:textId="27F277CC" w:rsidR="006A5137" w:rsidRDefault="006A5137" w:rsidP="00274974">
      <w:pPr>
        <w:pStyle w:val="ListParagraph"/>
        <w:numPr>
          <w:ilvl w:val="0"/>
          <w:numId w:val="183"/>
        </w:numPr>
        <w:rPr>
          <w:rFonts w:ascii="Courier" w:hAnsi="Courier"/>
        </w:rPr>
      </w:pPr>
      <w:r>
        <w:rPr>
          <w:rFonts w:ascii="Courier" w:hAnsi="Courier"/>
        </w:rPr>
        <w:t xml:space="preserve">Open the IV Swinger 2 </w:t>
      </w:r>
      <w:proofErr w:type="gramStart"/>
      <w:r>
        <w:rPr>
          <w:rFonts w:ascii="Courier" w:hAnsi="Courier"/>
        </w:rPr>
        <w:t>application  _</w:t>
      </w:r>
      <w:proofErr w:type="gramEnd"/>
      <w:r>
        <w:rPr>
          <w:rFonts w:ascii="Courier" w:hAnsi="Courier"/>
        </w:rPr>
        <w:t>_______</w:t>
      </w:r>
      <w:r>
        <w:rPr>
          <w:rFonts w:ascii="Courier" w:hAnsi="Courier"/>
        </w:rPr>
        <w:br/>
      </w:r>
    </w:p>
    <w:p w14:paraId="2193A169" w14:textId="2B7D6B27" w:rsidR="006A5137" w:rsidRPr="00D8361A" w:rsidRDefault="006A5137" w:rsidP="00274974">
      <w:pPr>
        <w:pStyle w:val="ListParagraph"/>
        <w:numPr>
          <w:ilvl w:val="0"/>
          <w:numId w:val="183"/>
        </w:numPr>
        <w:rPr>
          <w:rFonts w:ascii="Courier" w:hAnsi="Courier"/>
        </w:rPr>
      </w:pPr>
      <w:r>
        <w:rPr>
          <w:rFonts w:ascii="Courier" w:hAnsi="Courier"/>
        </w:rPr>
        <w:t xml:space="preserve">Verify that “Swing!” button text changes to </w:t>
      </w:r>
      <w:r w:rsidR="00F04FF2">
        <w:rPr>
          <w:rFonts w:ascii="Courier" w:hAnsi="Courier"/>
        </w:rPr>
        <w:t>RED</w:t>
      </w:r>
      <w:r>
        <w:rPr>
          <w:rFonts w:ascii="Courier" w:hAnsi="Courier"/>
        </w:rPr>
        <w:t xml:space="preserve"> and message below it changes from “Not connected” to </w:t>
      </w:r>
      <w:r w:rsidR="00D8361A">
        <w:rPr>
          <w:rFonts w:ascii="Courier" w:hAnsi="Courier"/>
        </w:rPr>
        <w:t>“Connected”</w:t>
      </w:r>
      <w:r w:rsidR="00F04FF2">
        <w:rPr>
          <w:rFonts w:ascii="Courier" w:hAnsi="Courier"/>
        </w:rPr>
        <w:t xml:space="preserve"> (briefly, then disappears)</w:t>
      </w:r>
      <w:r w:rsidR="00844FB9">
        <w:rPr>
          <w:rFonts w:ascii="Courier" w:hAnsi="Courier"/>
        </w:rPr>
        <w:t>. The “TX” LED should no longer be on.</w:t>
      </w:r>
      <w:r w:rsidR="00D8361A">
        <w:rPr>
          <w:rFonts w:ascii="Courier" w:hAnsi="Courier"/>
        </w:rPr>
        <w:br/>
        <w:t>_________</w:t>
      </w:r>
      <w:r w:rsidR="00D8361A">
        <w:rPr>
          <w:rFonts w:ascii="Courier" w:hAnsi="Courier"/>
        </w:rPr>
        <w:br/>
      </w:r>
      <w:r w:rsidR="00D8361A">
        <w:rPr>
          <w:rFonts w:ascii="Courier" w:hAnsi="Courier"/>
        </w:rPr>
        <w:br/>
      </w:r>
      <w:r w:rsidR="00D8361A">
        <w:rPr>
          <w:rFonts w:ascii="Courier" w:hAnsi="Courier"/>
        </w:rPr>
        <w:lastRenderedPageBreak/>
        <w:t>If not, pull down the “USB Port” menu and select the correct port.</w:t>
      </w:r>
    </w:p>
    <w:p w14:paraId="25DFB0C2" w14:textId="77777777" w:rsidR="006A5137" w:rsidRDefault="006A5137" w:rsidP="006A5137">
      <w:pPr>
        <w:pStyle w:val="ListParagraph"/>
        <w:ind w:left="0"/>
        <w:rPr>
          <w:rFonts w:ascii="Courier" w:hAnsi="Courier"/>
        </w:rPr>
      </w:pPr>
    </w:p>
    <w:p w14:paraId="311CBFD8" w14:textId="667F9E06" w:rsidR="00D8361A" w:rsidRDefault="00D8361A" w:rsidP="00274974">
      <w:pPr>
        <w:pStyle w:val="ListParagraph"/>
        <w:numPr>
          <w:ilvl w:val="0"/>
          <w:numId w:val="183"/>
        </w:numPr>
        <w:rPr>
          <w:rFonts w:ascii="Courier" w:hAnsi="Courier"/>
        </w:rPr>
      </w:pPr>
      <w:r>
        <w:rPr>
          <w:rFonts w:ascii="Courier" w:hAnsi="Courier"/>
        </w:rPr>
        <w:t xml:space="preserve">Click the “Swing!” button.  You should </w:t>
      </w:r>
      <w:r w:rsidR="00844FB9">
        <w:rPr>
          <w:rFonts w:ascii="Courier" w:hAnsi="Courier"/>
        </w:rPr>
        <w:t xml:space="preserve">hear the relay click twice and </w:t>
      </w:r>
      <w:r>
        <w:rPr>
          <w:rFonts w:ascii="Courier" w:hAnsi="Courier"/>
        </w:rPr>
        <w:t>see an error</w:t>
      </w:r>
      <w:r w:rsidR="00F04FF2">
        <w:rPr>
          <w:rFonts w:ascii="Courier" w:hAnsi="Courier"/>
        </w:rPr>
        <w:t xml:space="preserve"> dialog saying “ERROR: Voc is zero volts</w:t>
      </w:r>
      <w:r>
        <w:rPr>
          <w:rFonts w:ascii="Courier" w:hAnsi="Courier"/>
        </w:rPr>
        <w:t>”</w:t>
      </w:r>
      <w:r w:rsidR="00844FB9">
        <w:rPr>
          <w:rFonts w:ascii="Courier" w:hAnsi="Courier"/>
        </w:rPr>
        <w:br/>
        <w:t>_________</w:t>
      </w:r>
      <w:r w:rsidR="00844FB9">
        <w:rPr>
          <w:rFonts w:ascii="Courier" w:hAnsi="Courier"/>
        </w:rPr>
        <w:br/>
      </w:r>
    </w:p>
    <w:p w14:paraId="776E59C5" w14:textId="77777777" w:rsidR="00D8361A" w:rsidRPr="00D8361A" w:rsidRDefault="00D8361A" w:rsidP="00D8361A">
      <w:pPr>
        <w:rPr>
          <w:rFonts w:ascii="Courier" w:hAnsi="Courier"/>
        </w:rPr>
      </w:pPr>
    </w:p>
    <w:p w14:paraId="47A6497E" w14:textId="0BD39230" w:rsidR="00D8361A" w:rsidRPr="00C30382" w:rsidRDefault="00D8361A" w:rsidP="00274974">
      <w:pPr>
        <w:pStyle w:val="ListParagraph"/>
        <w:numPr>
          <w:ilvl w:val="0"/>
          <w:numId w:val="182"/>
        </w:numPr>
        <w:rPr>
          <w:rFonts w:ascii="Courier" w:hAnsi="Courier"/>
        </w:rPr>
      </w:pPr>
      <w:r>
        <w:rPr>
          <w:rFonts w:ascii="Courier" w:hAnsi="Courier"/>
        </w:rPr>
        <w:t>9V battery test</w:t>
      </w:r>
      <w:r>
        <w:rPr>
          <w:rFonts w:ascii="Courier" w:hAnsi="Courier"/>
        </w:rPr>
        <w:br/>
      </w:r>
    </w:p>
    <w:p w14:paraId="11EBCB60" w14:textId="4B15E7A0" w:rsidR="00844FB9" w:rsidRDefault="00844FB9" w:rsidP="00274974">
      <w:pPr>
        <w:pStyle w:val="ListParagraph"/>
        <w:numPr>
          <w:ilvl w:val="0"/>
          <w:numId w:val="183"/>
        </w:numPr>
        <w:rPr>
          <w:rFonts w:ascii="Courier" w:hAnsi="Courier"/>
        </w:rPr>
      </w:pPr>
      <w:r>
        <w:rPr>
          <w:rFonts w:ascii="Courier" w:hAnsi="Courier"/>
        </w:rPr>
        <w:t>Strip both ends of two wires and screw one end of each into the side holes of the binding posts</w:t>
      </w:r>
      <w:r w:rsidR="005246AB">
        <w:rPr>
          <w:rFonts w:ascii="Courier" w:hAnsi="Courier"/>
        </w:rPr>
        <w:t xml:space="preserve">. If you happen to have a 9V battery </w:t>
      </w:r>
      <w:proofErr w:type="spellStart"/>
      <w:r w:rsidR="005246AB">
        <w:rPr>
          <w:rFonts w:ascii="Courier" w:hAnsi="Courier"/>
        </w:rPr>
        <w:t>snap-on</w:t>
      </w:r>
      <w:proofErr w:type="spellEnd"/>
      <w:r w:rsidR="005246AB">
        <w:rPr>
          <w:rFonts w:ascii="Courier" w:hAnsi="Courier"/>
        </w:rPr>
        <w:t xml:space="preserve"> connector, use that.</w:t>
      </w:r>
      <w:r>
        <w:rPr>
          <w:rFonts w:ascii="Courier" w:hAnsi="Courier"/>
        </w:rPr>
        <w:br/>
        <w:t>_________</w:t>
      </w:r>
      <w:r>
        <w:rPr>
          <w:rFonts w:ascii="Courier" w:hAnsi="Courier"/>
        </w:rPr>
        <w:br/>
      </w:r>
    </w:p>
    <w:p w14:paraId="26520AAF" w14:textId="6D625966" w:rsidR="00D8361A" w:rsidRPr="005246AB" w:rsidRDefault="005246AB" w:rsidP="005246AB">
      <w:pPr>
        <w:pStyle w:val="ListParagraph"/>
        <w:numPr>
          <w:ilvl w:val="0"/>
          <w:numId w:val="183"/>
        </w:numPr>
        <w:rPr>
          <w:rFonts w:ascii="Courier" w:hAnsi="Courier"/>
        </w:rPr>
      </w:pPr>
      <w:r>
        <w:rPr>
          <w:rFonts w:ascii="Courier" w:hAnsi="Courier"/>
        </w:rPr>
        <w:t>Connect the wire from the RED binding post to the positive (smaller/</w:t>
      </w:r>
      <w:r w:rsidR="00F04FF2" w:rsidRPr="005246AB">
        <w:rPr>
          <w:rFonts w:ascii="Courier" w:hAnsi="Courier"/>
        </w:rPr>
        <w:t xml:space="preserve">male) </w:t>
      </w:r>
      <w:r w:rsidR="00D8361A" w:rsidRPr="005246AB">
        <w:rPr>
          <w:rFonts w:ascii="Courier" w:hAnsi="Courier"/>
        </w:rPr>
        <w:t xml:space="preserve">terminal </w:t>
      </w:r>
      <w:r w:rsidR="00844FB9" w:rsidRPr="005246AB">
        <w:rPr>
          <w:rFonts w:ascii="Courier" w:hAnsi="Courier"/>
        </w:rPr>
        <w:t xml:space="preserve">of </w:t>
      </w:r>
      <w:r w:rsidR="00F04FF2" w:rsidRPr="005246AB">
        <w:rPr>
          <w:rFonts w:ascii="Courier" w:hAnsi="Courier"/>
        </w:rPr>
        <w:t>a 9V battery</w:t>
      </w:r>
      <w:r>
        <w:rPr>
          <w:rFonts w:ascii="Courier" w:hAnsi="Courier"/>
        </w:rPr>
        <w:t xml:space="preserve"> (you can either tape it or hold it with your thumb</w:t>
      </w:r>
      <w:r w:rsidR="00F04FF2" w:rsidRPr="005246AB">
        <w:rPr>
          <w:rFonts w:ascii="Courier" w:hAnsi="Courier"/>
        </w:rPr>
        <w:t>)</w:t>
      </w:r>
      <w:r w:rsidR="00D8361A" w:rsidRPr="005246AB">
        <w:rPr>
          <w:rFonts w:ascii="Courier" w:hAnsi="Courier"/>
        </w:rPr>
        <w:br/>
        <w:t>_________</w:t>
      </w:r>
      <w:r w:rsidR="00D8361A" w:rsidRPr="005246AB">
        <w:rPr>
          <w:rFonts w:ascii="Courier" w:hAnsi="Courier"/>
        </w:rPr>
        <w:br/>
      </w:r>
    </w:p>
    <w:p w14:paraId="1FA6BFF7" w14:textId="7B50C08B" w:rsidR="00D8361A" w:rsidRPr="005246AB" w:rsidRDefault="005246AB" w:rsidP="005246AB">
      <w:pPr>
        <w:pStyle w:val="ListParagraph"/>
        <w:numPr>
          <w:ilvl w:val="0"/>
          <w:numId w:val="183"/>
        </w:numPr>
        <w:rPr>
          <w:rFonts w:ascii="Courier" w:hAnsi="Courier"/>
        </w:rPr>
      </w:pPr>
      <w:r>
        <w:rPr>
          <w:rFonts w:ascii="Courier" w:hAnsi="Courier"/>
        </w:rPr>
        <w:t xml:space="preserve">Connect the wire from the BLACK binding post to the </w:t>
      </w:r>
      <w:r w:rsidR="00D8361A" w:rsidRPr="005246AB">
        <w:rPr>
          <w:rFonts w:ascii="Courier" w:hAnsi="Courier"/>
        </w:rPr>
        <w:t xml:space="preserve">negative </w:t>
      </w:r>
      <w:r>
        <w:rPr>
          <w:rFonts w:ascii="Courier" w:hAnsi="Courier"/>
        </w:rPr>
        <w:t>(larger/</w:t>
      </w:r>
      <w:r w:rsidR="00F04FF2" w:rsidRPr="005246AB">
        <w:rPr>
          <w:rFonts w:ascii="Courier" w:hAnsi="Courier"/>
        </w:rPr>
        <w:t xml:space="preserve">female) </w:t>
      </w:r>
      <w:r w:rsidR="00D8361A" w:rsidRPr="005246AB">
        <w:rPr>
          <w:rFonts w:ascii="Courier" w:hAnsi="Courier"/>
        </w:rPr>
        <w:t xml:space="preserve">terminal </w:t>
      </w:r>
      <w:r w:rsidR="00F04FF2" w:rsidRPr="005246AB">
        <w:rPr>
          <w:rFonts w:ascii="Courier" w:hAnsi="Courier"/>
        </w:rPr>
        <w:t xml:space="preserve">of the same 9V battery </w:t>
      </w:r>
      <w:r>
        <w:rPr>
          <w:rFonts w:ascii="Courier" w:hAnsi="Courier"/>
        </w:rPr>
        <w:t>(tape it or hold it with the same thumb as the other)</w:t>
      </w:r>
      <w:r w:rsidR="00D8361A" w:rsidRPr="005246AB">
        <w:rPr>
          <w:rFonts w:ascii="Courier" w:hAnsi="Courier"/>
        </w:rPr>
        <w:br/>
        <w:t>_________</w:t>
      </w:r>
    </w:p>
    <w:p w14:paraId="3470B258" w14:textId="77777777" w:rsidR="00D8361A" w:rsidRDefault="00D8361A" w:rsidP="00D8361A">
      <w:pPr>
        <w:pStyle w:val="ListParagraph"/>
        <w:ind w:left="0"/>
        <w:rPr>
          <w:rFonts w:ascii="Courier" w:hAnsi="Courier"/>
        </w:rPr>
      </w:pPr>
    </w:p>
    <w:p w14:paraId="62769A7B" w14:textId="0A617C7F" w:rsidR="00F04FF2" w:rsidRDefault="00D8361A" w:rsidP="00274974">
      <w:pPr>
        <w:pStyle w:val="ListParagraph"/>
        <w:numPr>
          <w:ilvl w:val="0"/>
          <w:numId w:val="183"/>
        </w:numPr>
        <w:rPr>
          <w:rFonts w:ascii="Courier" w:hAnsi="Courier"/>
        </w:rPr>
      </w:pPr>
      <w:r>
        <w:rPr>
          <w:rFonts w:ascii="Courier" w:hAnsi="Courier"/>
        </w:rPr>
        <w:t>Click the “Swing!” button.  You should get an IV curve that</w:t>
      </w:r>
      <w:r w:rsidR="00F04FF2">
        <w:rPr>
          <w:rFonts w:ascii="Courier" w:hAnsi="Courier"/>
        </w:rPr>
        <w:t xml:space="preserve"> looks like the photo</w:t>
      </w:r>
      <w:r>
        <w:rPr>
          <w:rFonts w:ascii="Courier" w:hAnsi="Courier"/>
        </w:rPr>
        <w:t>.</w:t>
      </w:r>
      <w:r w:rsidR="00C83733">
        <w:rPr>
          <w:rFonts w:ascii="Courier" w:hAnsi="Courier"/>
        </w:rPr>
        <w:br/>
      </w:r>
    </w:p>
    <w:p w14:paraId="19BE6606" w14:textId="561EB220" w:rsidR="00F04FF2" w:rsidRPr="00C83733" w:rsidRDefault="00C83733" w:rsidP="00C83733">
      <w:pPr>
        <w:pStyle w:val="Heading1"/>
      </w:pPr>
      <w:bookmarkStart w:id="672" w:name="_Toc94795610"/>
      <w:bookmarkStart w:id="673" w:name="_Toc94797618"/>
      <w:r>
        <w:t>Step 34: Prepare for case and final assembly</w:t>
      </w:r>
      <w:bookmarkEnd w:id="672"/>
      <w:bookmarkEnd w:id="673"/>
      <w:r>
        <w:br/>
      </w:r>
    </w:p>
    <w:p w14:paraId="6BC56EE3" w14:textId="02FD9001"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 xml:space="preserve">for attachments, </w:t>
      </w:r>
      <w:r>
        <w:rPr>
          <w:rFonts w:ascii="Courier" w:hAnsi="Courier"/>
        </w:rPr>
        <w:t xml:space="preserve">and the “fins” </w:t>
      </w:r>
      <w:r w:rsidR="0014156D">
        <w:rPr>
          <w:rFonts w:ascii="Courier" w:hAnsi="Courier"/>
        </w:rPr>
        <w:t>on</w:t>
      </w:r>
      <w:r>
        <w:rPr>
          <w:rFonts w:ascii="Courier" w:hAnsi="Courier"/>
        </w:rPr>
        <w:t xml:space="preserve"> the bottom need to be trimmed off in order for everything to fit.</w:t>
      </w:r>
    </w:p>
    <w:p w14:paraId="3AF9E2E4" w14:textId="77777777" w:rsidR="001C6F76" w:rsidRDefault="001C6F76" w:rsidP="001C6F76">
      <w:pPr>
        <w:rPr>
          <w:rFonts w:ascii="Courier" w:hAnsi="Courier"/>
        </w:rPr>
      </w:pPr>
    </w:p>
    <w:p w14:paraId="51941BE8" w14:textId="262878ED" w:rsidR="001C6F76" w:rsidRDefault="001C6F76" w:rsidP="001C6F76">
      <w:pPr>
        <w:rPr>
          <w:rFonts w:ascii="Courier" w:hAnsi="Courier"/>
        </w:rPr>
      </w:pPr>
      <w:r>
        <w:rPr>
          <w:rFonts w:ascii="Courier" w:hAnsi="Courier"/>
        </w:rPr>
        <w:t>Case side definitions:</w:t>
      </w:r>
      <w:r>
        <w:rPr>
          <w:rFonts w:ascii="Courier" w:hAnsi="Courier"/>
        </w:rPr>
        <w:br/>
      </w:r>
    </w:p>
    <w:p w14:paraId="2CB89F79" w14:textId="59411D8B" w:rsidR="00204B44" w:rsidRDefault="001C6F76" w:rsidP="005853C9">
      <w:pPr>
        <w:pStyle w:val="ListParagraph"/>
        <w:numPr>
          <w:ilvl w:val="0"/>
          <w:numId w:val="188"/>
        </w:numPr>
        <w:rPr>
          <w:rFonts w:ascii="Courier" w:hAnsi="Courier"/>
        </w:rPr>
      </w:pPr>
      <w:r>
        <w:rPr>
          <w:rFonts w:ascii="Courier" w:hAnsi="Courier"/>
        </w:rPr>
        <w:t>Front: side with the USB connector</w:t>
      </w:r>
    </w:p>
    <w:p w14:paraId="782FB509" w14:textId="410BA065" w:rsidR="001C6F76" w:rsidRDefault="001C6F76" w:rsidP="005853C9">
      <w:pPr>
        <w:pStyle w:val="ListParagraph"/>
        <w:numPr>
          <w:ilvl w:val="0"/>
          <w:numId w:val="188"/>
        </w:numPr>
        <w:rPr>
          <w:rFonts w:ascii="Courier" w:hAnsi="Courier"/>
        </w:rPr>
      </w:pPr>
      <w:r>
        <w:rPr>
          <w:rFonts w:ascii="Courier" w:hAnsi="Courier"/>
        </w:rPr>
        <w:t>Back: side opposite from front</w:t>
      </w:r>
    </w:p>
    <w:p w14:paraId="2BE0B465" w14:textId="77777777" w:rsidR="001C6F76" w:rsidRDefault="001C6F76" w:rsidP="005853C9">
      <w:pPr>
        <w:pStyle w:val="ListParagraph"/>
        <w:numPr>
          <w:ilvl w:val="0"/>
          <w:numId w:val="188"/>
        </w:numPr>
        <w:rPr>
          <w:rFonts w:ascii="Courier" w:hAnsi="Courier"/>
        </w:rPr>
      </w:pPr>
      <w:r>
        <w:rPr>
          <w:rFonts w:ascii="Courier" w:hAnsi="Courier"/>
        </w:rPr>
        <w:t>Left: side with binding posts and Perma-Proto</w:t>
      </w:r>
    </w:p>
    <w:p w14:paraId="4044503C" w14:textId="77777777" w:rsidR="001C6F76" w:rsidRDefault="001C6F76" w:rsidP="005853C9">
      <w:pPr>
        <w:pStyle w:val="ListParagraph"/>
        <w:numPr>
          <w:ilvl w:val="0"/>
          <w:numId w:val="188"/>
        </w:numPr>
        <w:rPr>
          <w:rFonts w:ascii="Courier" w:hAnsi="Courier"/>
        </w:rPr>
      </w:pPr>
      <w:r>
        <w:rPr>
          <w:rFonts w:ascii="Courier" w:hAnsi="Courier"/>
        </w:rPr>
        <w:t>Right: side with relay module</w:t>
      </w:r>
    </w:p>
    <w:p w14:paraId="428942B8" w14:textId="77777777" w:rsidR="001C6F76" w:rsidRDefault="001C6F76" w:rsidP="005853C9">
      <w:pPr>
        <w:pStyle w:val="ListParagraph"/>
        <w:numPr>
          <w:ilvl w:val="0"/>
          <w:numId w:val="188"/>
        </w:numPr>
        <w:rPr>
          <w:rFonts w:ascii="Courier" w:hAnsi="Courier"/>
        </w:rPr>
      </w:pPr>
      <w:r>
        <w:rPr>
          <w:rFonts w:ascii="Courier" w:hAnsi="Courier"/>
        </w:rPr>
        <w:t>Bottom: side with Arduino</w:t>
      </w:r>
    </w:p>
    <w:p w14:paraId="15A994B8" w14:textId="0538D2E8" w:rsidR="001C6F76" w:rsidRDefault="001C6F76" w:rsidP="005853C9">
      <w:pPr>
        <w:pStyle w:val="ListParagraph"/>
        <w:numPr>
          <w:ilvl w:val="0"/>
          <w:numId w:val="188"/>
        </w:numPr>
        <w:rPr>
          <w:rFonts w:ascii="Courier" w:hAnsi="Courier"/>
        </w:rPr>
      </w:pPr>
      <w:r>
        <w:rPr>
          <w:rFonts w:ascii="Courier" w:hAnsi="Courier"/>
        </w:rPr>
        <w:lastRenderedPageBreak/>
        <w:t>Top: side closest to capacitors</w:t>
      </w:r>
      <w:r>
        <w:rPr>
          <w:rFonts w:ascii="Courier" w:hAnsi="Courier"/>
        </w:rPr>
        <w:br/>
      </w:r>
    </w:p>
    <w:p w14:paraId="6FFFD2FD" w14:textId="548A233F" w:rsidR="001C6F76" w:rsidRDefault="001C6F76" w:rsidP="001C6F76">
      <w:pPr>
        <w:ind w:left="360"/>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5853C9">
      <w:pPr>
        <w:pStyle w:val="ListParagraph"/>
        <w:numPr>
          <w:ilvl w:val="0"/>
          <w:numId w:val="189"/>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5853C9">
      <w:pPr>
        <w:pStyle w:val="ListParagraph"/>
        <w:numPr>
          <w:ilvl w:val="0"/>
          <w:numId w:val="189"/>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860A5A">
      <w:pPr>
        <w:pStyle w:val="ListParagraph"/>
        <w:numPr>
          <w:ilvl w:val="0"/>
          <w:numId w:val="182"/>
        </w:numPr>
        <w:rPr>
          <w:rFonts w:ascii="Courier" w:hAnsi="Courier"/>
        </w:rPr>
      </w:pPr>
      <w:r>
        <w:rPr>
          <w:rFonts w:ascii="Courier" w:hAnsi="Courier"/>
        </w:rPr>
        <w:t>Use a drill press if you have one</w:t>
      </w:r>
    </w:p>
    <w:p w14:paraId="4BF976FD" w14:textId="77777777" w:rsidR="00860A5A" w:rsidRDefault="00860A5A" w:rsidP="00860A5A">
      <w:pPr>
        <w:pStyle w:val="ListParagraph"/>
        <w:numPr>
          <w:ilvl w:val="0"/>
          <w:numId w:val="182"/>
        </w:numPr>
        <w:rPr>
          <w:rFonts w:ascii="Courier" w:hAnsi="Courier"/>
        </w:rPr>
      </w:pPr>
      <w:r>
        <w:rPr>
          <w:rFonts w:ascii="Courier" w:hAnsi="Courier"/>
        </w:rPr>
        <w:t>Use vise (with rubber guards) to hold case</w:t>
      </w:r>
    </w:p>
    <w:p w14:paraId="3C56A78F" w14:textId="77777777" w:rsidR="00860A5A" w:rsidRDefault="00860A5A" w:rsidP="00860A5A">
      <w:pPr>
        <w:pStyle w:val="ListParagraph"/>
        <w:numPr>
          <w:ilvl w:val="0"/>
          <w:numId w:val="182"/>
        </w:numPr>
        <w:rPr>
          <w:rFonts w:ascii="Courier" w:hAnsi="Courier"/>
        </w:rPr>
      </w:pPr>
      <w:r>
        <w:rPr>
          <w:rFonts w:ascii="Courier" w:hAnsi="Courier"/>
        </w:rPr>
        <w:t>Position so that the hole being drilled is close to the vise jaw</w:t>
      </w:r>
    </w:p>
    <w:p w14:paraId="6366DA6F" w14:textId="77777777" w:rsidR="00860A5A" w:rsidRDefault="00860A5A" w:rsidP="00860A5A">
      <w:pPr>
        <w:pStyle w:val="ListParagraph"/>
        <w:numPr>
          <w:ilvl w:val="0"/>
          <w:numId w:val="182"/>
        </w:numPr>
        <w:rPr>
          <w:rFonts w:ascii="Courier" w:hAnsi="Courier"/>
        </w:rPr>
      </w:pPr>
      <w:r>
        <w:rPr>
          <w:rFonts w:ascii="Courier" w:hAnsi="Courier"/>
        </w:rPr>
        <w:t>Start with 1/16” pilot for all holes</w:t>
      </w:r>
    </w:p>
    <w:p w14:paraId="7BD6CB15" w14:textId="77777777" w:rsidR="00860A5A" w:rsidRDefault="00860A5A" w:rsidP="00860A5A">
      <w:pPr>
        <w:pStyle w:val="ListParagraph"/>
        <w:numPr>
          <w:ilvl w:val="0"/>
          <w:numId w:val="182"/>
        </w:numPr>
        <w:rPr>
          <w:rFonts w:ascii="Courier" w:hAnsi="Courier"/>
        </w:rPr>
      </w:pPr>
      <w:r>
        <w:rPr>
          <w:rFonts w:ascii="Courier" w:hAnsi="Courier"/>
        </w:rPr>
        <w:t>Drill slowly with light pressure</w:t>
      </w:r>
    </w:p>
    <w:p w14:paraId="7A39E102" w14:textId="77777777" w:rsidR="00860A5A" w:rsidRDefault="00860A5A" w:rsidP="00860A5A">
      <w:pPr>
        <w:pStyle w:val="ListParagraph"/>
        <w:numPr>
          <w:ilvl w:val="0"/>
          <w:numId w:val="182"/>
        </w:numPr>
        <w:rPr>
          <w:rFonts w:ascii="Courier" w:hAnsi="Courier"/>
        </w:rPr>
      </w:pPr>
      <w:r>
        <w:rPr>
          <w:rFonts w:ascii="Courier" w:hAnsi="Courier"/>
        </w:rPr>
        <w:t>Spray water on hole as it is being drilled to cool</w:t>
      </w:r>
    </w:p>
    <w:p w14:paraId="222B512A" w14:textId="148E1616" w:rsidR="00F04FF2" w:rsidRPr="00C83733" w:rsidRDefault="00860A5A" w:rsidP="00F04FF2">
      <w:pPr>
        <w:pStyle w:val="ListParagraph"/>
        <w:numPr>
          <w:ilvl w:val="0"/>
          <w:numId w:val="182"/>
        </w:numPr>
        <w:rPr>
          <w:rFonts w:ascii="Courier" w:hAnsi="Courier"/>
        </w:rPr>
      </w:pPr>
      <w:r>
        <w:rPr>
          <w:rFonts w:ascii="Courier" w:hAnsi="Courier"/>
        </w:rPr>
        <w:t xml:space="preserve">Use a </w:t>
      </w:r>
      <w:proofErr w:type="spellStart"/>
      <w:r>
        <w:rPr>
          <w:rFonts w:ascii="Courier" w:hAnsi="Courier"/>
        </w:rPr>
        <w:t>Forstner</w:t>
      </w:r>
      <w:proofErr w:type="spellEnd"/>
      <w:r>
        <w:rPr>
          <w:rFonts w:ascii="Courier" w:hAnsi="Courier"/>
        </w:rPr>
        <w:t xml:space="preserve"> bit to drill the 3/8” hole for the USB cable. Otherwise, you’ll have to start with 1/16” pilot and drill incrementally larger holes until you get to 3/8”</w:t>
      </w:r>
    </w:p>
    <w:p w14:paraId="72A463EB" w14:textId="29F1F53A" w:rsidR="00C83733" w:rsidRPr="00F04FF2" w:rsidRDefault="00C83733" w:rsidP="00C83733">
      <w:pPr>
        <w:pStyle w:val="Heading1"/>
      </w:pPr>
      <w:bookmarkStart w:id="674" w:name="_Toc94795611"/>
      <w:bookmarkStart w:id="675" w:name="_Toc94797619"/>
      <w:r>
        <w:t>Step 35: Cut off fins</w:t>
      </w:r>
      <w:bookmarkEnd w:id="674"/>
      <w:bookmarkEnd w:id="675"/>
      <w:r>
        <w:br/>
      </w:r>
    </w:p>
    <w:p w14:paraId="517BB9F3" w14:textId="3EF31E85" w:rsidR="004171C9" w:rsidRDefault="00C73815" w:rsidP="00274974">
      <w:pPr>
        <w:pStyle w:val="ListParagraph"/>
        <w:numPr>
          <w:ilvl w:val="0"/>
          <w:numId w:val="184"/>
        </w:numPr>
        <w:rPr>
          <w:rFonts w:ascii="Courier" w:hAnsi="Courier"/>
          <w:b/>
          <w:sz w:val="28"/>
          <w:szCs w:val="28"/>
        </w:rPr>
      </w:pPr>
      <w:r w:rsidRPr="00C83733">
        <w:rPr>
          <w:rFonts w:ascii="Courier" w:hAnsi="Courier"/>
          <w:b/>
          <w:sz w:val="28"/>
          <w:szCs w:val="28"/>
          <w:u w:val="single"/>
        </w:rPr>
        <w:t>Cut fins</w:t>
      </w:r>
      <w:r w:rsidR="00F77EC8" w:rsidRPr="00C83733">
        <w:rPr>
          <w:rFonts w:ascii="Courier" w:hAnsi="Courier"/>
          <w:b/>
          <w:sz w:val="28"/>
          <w:szCs w:val="28"/>
          <w:u w:val="single"/>
        </w:rPr>
        <w:t>:</w:t>
      </w:r>
      <w:r>
        <w:rPr>
          <w:rFonts w:ascii="Courier" w:hAnsi="Courier"/>
          <w:b/>
          <w:sz w:val="28"/>
          <w:szCs w:val="28"/>
        </w:rPr>
        <w:br/>
      </w:r>
      <w:r>
        <w:rPr>
          <w:rFonts w:ascii="Courier" w:hAnsi="Courier"/>
          <w:b/>
          <w:sz w:val="28"/>
          <w:szCs w:val="28"/>
        </w:rPr>
        <w:br/>
      </w:r>
      <w:r>
        <w:rPr>
          <w:rFonts w:ascii="Courier" w:hAnsi="Courier"/>
        </w:rPr>
        <w:t xml:space="preserve">There are three fins on the bottom of the case (to </w:t>
      </w:r>
      <w:r w:rsidR="00361441">
        <w:rPr>
          <w:rFonts w:ascii="Courier" w:hAnsi="Courier"/>
        </w:rPr>
        <w:t>cradle</w:t>
      </w:r>
      <w:r>
        <w:rPr>
          <w:rFonts w:ascii="Courier" w:hAnsi="Courier"/>
        </w:rPr>
        <w:t xml:space="preserve"> the baseball). Their tips need to be cut off so the Arduino clears them when it is on its standoffs. (Using longer standoffs is another possibility.)</w:t>
      </w:r>
      <w:r>
        <w:rPr>
          <w:rFonts w:ascii="Courier" w:hAnsi="Courier"/>
        </w:rPr>
        <w:br/>
      </w:r>
      <w:r>
        <w:rPr>
          <w:rFonts w:ascii="Courier" w:hAnsi="Courier"/>
        </w:rPr>
        <w:br/>
      </w:r>
      <w:r w:rsidR="00532279">
        <w:rPr>
          <w:rFonts w:ascii="Courier" w:hAnsi="Courier"/>
        </w:rPr>
        <w:t>A coping saw or hacksaw can be used for this, among other possibilities. Just be careful not to crack or scratch the case.</w:t>
      </w:r>
      <w:r w:rsidR="004171C9">
        <w:rPr>
          <w:rFonts w:ascii="Courier" w:hAnsi="Courier"/>
        </w:rPr>
        <w:br/>
      </w:r>
      <w:r w:rsidR="004171C9">
        <w:rPr>
          <w:rFonts w:ascii="Courier" w:hAnsi="Courier"/>
        </w:rPr>
        <w:br/>
        <w:t>Cut off as much as possible, but at least enough so standoffs are longer than the remaining height.</w:t>
      </w:r>
      <w:r w:rsidR="00274974">
        <w:rPr>
          <w:rFonts w:ascii="Courier" w:hAnsi="Courier"/>
        </w:rPr>
        <w:br/>
      </w:r>
      <w:r w:rsidR="00274974">
        <w:rPr>
          <w:rFonts w:ascii="Courier" w:hAnsi="Courier"/>
        </w:rPr>
        <w:br/>
        <w:t>_________</w:t>
      </w:r>
      <w:r w:rsidR="004171C9">
        <w:rPr>
          <w:rFonts w:ascii="Courier" w:hAnsi="Courier"/>
        </w:rPr>
        <w:br/>
      </w:r>
    </w:p>
    <w:p w14:paraId="4259847E" w14:textId="457D2DCC" w:rsidR="00C83733" w:rsidRDefault="00C83733" w:rsidP="00C83733">
      <w:pPr>
        <w:pStyle w:val="Heading1"/>
      </w:pPr>
      <w:bookmarkStart w:id="676" w:name="_Toc94795612"/>
      <w:bookmarkStart w:id="677" w:name="_Toc94797620"/>
      <w:r>
        <w:lastRenderedPageBreak/>
        <w:t>Step 36: Mark holes for Arduino standoffs</w:t>
      </w:r>
      <w:bookmarkEnd w:id="676"/>
      <w:bookmarkEnd w:id="677"/>
      <w:r>
        <w:br/>
      </w:r>
    </w:p>
    <w:p w14:paraId="29D66AB1" w14:textId="0105CBE4" w:rsidR="00C83733" w:rsidRDefault="00C83733" w:rsidP="00C83733">
      <w:pPr>
        <w:rPr>
          <w:rFonts w:ascii="Courier" w:hAnsi="Courier"/>
          <w:b/>
          <w:sz w:val="28"/>
          <w:szCs w:val="28"/>
        </w:rPr>
      </w:pPr>
      <w:r w:rsidRPr="00392A9A">
        <w:rPr>
          <w:rFonts w:ascii="Courier" w:hAnsi="Courier"/>
          <w:b/>
          <w:sz w:val="28"/>
          <w:szCs w:val="28"/>
        </w:rPr>
        <w:t>IMPORTANT: For this step and the next three, look straight down when making the Sharpie dots (the plastic distorts/refracts if you look at an angle, and you’ll miss the mark).</w:t>
      </w:r>
    </w:p>
    <w:p w14:paraId="566BA9AA" w14:textId="77777777" w:rsidR="00C83733" w:rsidRDefault="00C83733" w:rsidP="00C83733"/>
    <w:p w14:paraId="6DB831C5" w14:textId="77777777" w:rsidR="004358B3" w:rsidRPr="00C83733" w:rsidRDefault="004358B3" w:rsidP="00C83733"/>
    <w:p w14:paraId="4D1039EB" w14:textId="7B58D5AB" w:rsidR="004171C9" w:rsidRPr="00C83733" w:rsidRDefault="00F77EC8" w:rsidP="00274974">
      <w:pPr>
        <w:pStyle w:val="ListParagraph"/>
        <w:numPr>
          <w:ilvl w:val="0"/>
          <w:numId w:val="184"/>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7AD47A0E" w:rsidR="00274974" w:rsidRDefault="00F77EC8" w:rsidP="00274974">
      <w:pPr>
        <w:pStyle w:val="ListParagraph"/>
        <w:numPr>
          <w:ilvl w:val="0"/>
          <w:numId w:val="185"/>
        </w:numPr>
        <w:rPr>
          <w:rFonts w:ascii="Courier" w:hAnsi="Courier"/>
        </w:rPr>
      </w:pPr>
      <w:r>
        <w:rPr>
          <w:rFonts w:ascii="Courier" w:hAnsi="Courier"/>
        </w:rPr>
        <w:t>A</w:t>
      </w:r>
      <w:r w:rsidR="00274974" w:rsidRPr="00274974">
        <w:rPr>
          <w:rFonts w:ascii="Courier" w:hAnsi="Courier"/>
        </w:rPr>
        <w:t xml:space="preserve">ttach </w:t>
      </w:r>
      <w:r>
        <w:rPr>
          <w:rFonts w:ascii="Courier" w:hAnsi="Courier"/>
        </w:rPr>
        <w:t xml:space="preserve">4 </w:t>
      </w:r>
      <w:r w:rsidR="00274974" w:rsidRPr="00274974">
        <w:rPr>
          <w:rFonts w:ascii="Courier" w:hAnsi="Courier"/>
        </w:rPr>
        <w:t>standoffs to Arduino</w:t>
      </w:r>
      <w:r w:rsidR="00365B03">
        <w:rPr>
          <w:rFonts w:ascii="Courier" w:hAnsi="Courier"/>
        </w:rPr>
        <w:t>:</w:t>
      </w:r>
      <w:r w:rsidR="00274974">
        <w:rPr>
          <w:rFonts w:ascii="Courier" w:hAnsi="Courier"/>
        </w:rPr>
        <w:br/>
      </w:r>
    </w:p>
    <w:p w14:paraId="55B56C58" w14:textId="76BB1BC3" w:rsidR="00274974" w:rsidRDefault="00274974" w:rsidP="00274974">
      <w:pPr>
        <w:pStyle w:val="ListParagraph"/>
        <w:numPr>
          <w:ilvl w:val="0"/>
          <w:numId w:val="186"/>
        </w:numPr>
        <w:rPr>
          <w:rFonts w:ascii="Courier" w:hAnsi="Courier"/>
        </w:rPr>
      </w:pPr>
      <w:r>
        <w:rPr>
          <w:rFonts w:ascii="Courier" w:hAnsi="Courier"/>
        </w:rPr>
        <w:t>Disco</w:t>
      </w:r>
      <w:r w:rsidR="00F77EC8">
        <w:rPr>
          <w:rFonts w:ascii="Courier" w:hAnsi="Courier"/>
        </w:rPr>
        <w:t xml:space="preserve">nnect </w:t>
      </w:r>
      <w:r w:rsidR="007859AF">
        <w:rPr>
          <w:rFonts w:ascii="Courier" w:hAnsi="Courier"/>
        </w:rPr>
        <w:t>all</w:t>
      </w:r>
      <w:r w:rsidR="00F77EC8">
        <w:rPr>
          <w:rFonts w:ascii="Courier" w:hAnsi="Courier"/>
        </w:rPr>
        <w:t xml:space="preserve"> wires from Arduino</w:t>
      </w:r>
      <w:r w:rsidR="00F77EC8">
        <w:rPr>
          <w:rFonts w:ascii="Courier" w:hAnsi="Courier"/>
        </w:rPr>
        <w:br/>
      </w:r>
      <w:r>
        <w:rPr>
          <w:rFonts w:ascii="Courier" w:hAnsi="Courier"/>
        </w:rPr>
        <w:t>_______</w:t>
      </w:r>
      <w:r>
        <w:rPr>
          <w:rFonts w:ascii="Courier" w:hAnsi="Courier"/>
        </w:rPr>
        <w:br/>
      </w:r>
    </w:p>
    <w:p w14:paraId="6688F615" w14:textId="3A2131FC" w:rsidR="00274974" w:rsidRDefault="00274974" w:rsidP="00274974">
      <w:pPr>
        <w:pStyle w:val="ListParagraph"/>
        <w:numPr>
          <w:ilvl w:val="0"/>
          <w:numId w:val="186"/>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4BB44CB9" w:rsidR="00274974" w:rsidRDefault="00274974" w:rsidP="00274974">
      <w:pPr>
        <w:pStyle w:val="ListParagraph"/>
        <w:numPr>
          <w:ilvl w:val="0"/>
          <w:numId w:val="186"/>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Pr>
          <w:rFonts w:ascii="Courier" w:hAnsi="Courier"/>
        </w:rPr>
        <w:t>on the front of the Arduino – hold the nut with your finger and turn the standoff to tighten it. Use pliers to tighten more.</w:t>
      </w:r>
      <w:r>
        <w:rPr>
          <w:rFonts w:ascii="Courier" w:hAnsi="Courier"/>
        </w:rPr>
        <w:br/>
      </w:r>
      <w:r>
        <w:rPr>
          <w:rFonts w:ascii="Courier" w:hAnsi="Courier"/>
        </w:rPr>
        <w:br/>
        <w:t>NOTE: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F77EC8">
      <w:pPr>
        <w:pStyle w:val="ListParagraph"/>
        <w:numPr>
          <w:ilvl w:val="0"/>
          <w:numId w:val="185"/>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F77EC8">
      <w:pPr>
        <w:pStyle w:val="ListParagraph"/>
        <w:numPr>
          <w:ilvl w:val="0"/>
          <w:numId w:val="185"/>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F77EC8">
      <w:pPr>
        <w:pStyle w:val="ListParagraph"/>
        <w:numPr>
          <w:ilvl w:val="0"/>
          <w:numId w:val="185"/>
        </w:numPr>
        <w:rPr>
          <w:rFonts w:ascii="Courier" w:hAnsi="Courier"/>
        </w:rPr>
      </w:pPr>
      <w:r>
        <w:rPr>
          <w:rFonts w:ascii="Courier" w:hAnsi="Courier"/>
        </w:rPr>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r>
      <w:r w:rsidR="00033255" w:rsidRPr="00F77EC8">
        <w:rPr>
          <w:rFonts w:ascii="Courier" w:hAnsi="Courier"/>
        </w:rPr>
        <w:lastRenderedPageBreak/>
        <w:t>________</w:t>
      </w:r>
      <w:r w:rsidR="00F77EC8" w:rsidRPr="00F77EC8">
        <w:rPr>
          <w:rFonts w:ascii="Courier" w:hAnsi="Courier"/>
        </w:rPr>
        <w:br/>
      </w:r>
      <w:r w:rsidR="00033255" w:rsidRPr="00F77EC8">
        <w:rPr>
          <w:rFonts w:ascii="Courier" w:hAnsi="Courier"/>
        </w:rPr>
        <w:t xml:space="preserve"> </w:t>
      </w:r>
    </w:p>
    <w:p w14:paraId="5F80DA18" w14:textId="550857BE" w:rsidR="00F77EC8" w:rsidRDefault="007859AF" w:rsidP="00F77EC8">
      <w:pPr>
        <w:pStyle w:val="ListParagraph"/>
        <w:numPr>
          <w:ilvl w:val="0"/>
          <w:numId w:val="185"/>
        </w:numPr>
        <w:rPr>
          <w:rFonts w:ascii="Courier" w:hAnsi="Courier"/>
        </w:rPr>
      </w:pPr>
      <w:r>
        <w:rPr>
          <w:rFonts w:ascii="Courier" w:hAnsi="Courier"/>
        </w:rPr>
        <w:t>Remove the lid from the case and remove the Arduino</w:t>
      </w:r>
      <w:r>
        <w:rPr>
          <w:rFonts w:ascii="Courier" w:hAnsi="Courier"/>
        </w:rPr>
        <w:br/>
        <w:t>________</w:t>
      </w:r>
      <w:r>
        <w:rPr>
          <w:rFonts w:ascii="Courier" w:hAnsi="Courier"/>
        </w:rPr>
        <w:br/>
      </w:r>
    </w:p>
    <w:p w14:paraId="1A09F08B" w14:textId="3C1AFB93" w:rsidR="00C83733" w:rsidRPr="00C83733" w:rsidRDefault="00C83733" w:rsidP="00C83733">
      <w:pPr>
        <w:pStyle w:val="Heading1"/>
      </w:pPr>
      <w:bookmarkStart w:id="678" w:name="_Toc94795613"/>
      <w:bookmarkStart w:id="679" w:name="_Toc94797621"/>
      <w:r>
        <w:t>Step 37: Mark holes for Perma-Proto standoffs</w:t>
      </w:r>
      <w:bookmarkEnd w:id="678"/>
      <w:bookmarkEnd w:id="679"/>
      <w:r>
        <w:br/>
      </w:r>
    </w:p>
    <w:p w14:paraId="72DF3E42" w14:textId="023178C7" w:rsidR="00F77EC8" w:rsidRPr="00C83733" w:rsidRDefault="00F77EC8"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Perma-Proto:</w:t>
      </w:r>
      <w:r w:rsidRPr="00C83733">
        <w:rPr>
          <w:rFonts w:ascii="Courier" w:hAnsi="Courier"/>
          <w:b/>
          <w:sz w:val="28"/>
          <w:szCs w:val="28"/>
          <w:u w:val="single"/>
        </w:rPr>
        <w:br/>
      </w:r>
    </w:p>
    <w:p w14:paraId="1A1D556F" w14:textId="61FF6042" w:rsidR="00365B03" w:rsidRPr="007859AF" w:rsidRDefault="00F77EC8" w:rsidP="007859AF">
      <w:pPr>
        <w:pStyle w:val="ListParagraph"/>
        <w:numPr>
          <w:ilvl w:val="0"/>
          <w:numId w:val="185"/>
        </w:numPr>
        <w:rPr>
          <w:rFonts w:ascii="Courier" w:hAnsi="Courier"/>
        </w:rPr>
      </w:pPr>
      <w:r>
        <w:rPr>
          <w:rFonts w:ascii="Courier" w:hAnsi="Courier"/>
        </w:rPr>
        <w:t>A</w:t>
      </w:r>
      <w:r w:rsidRPr="00274974">
        <w:rPr>
          <w:rFonts w:ascii="Courier" w:hAnsi="Courier"/>
        </w:rPr>
        <w:t xml:space="preserve">ttach </w:t>
      </w:r>
      <w:r>
        <w:rPr>
          <w:rFonts w:ascii="Courier" w:hAnsi="Courier"/>
        </w:rPr>
        <w:t xml:space="preserve">2 </w:t>
      </w:r>
      <w:r w:rsidRPr="00274974">
        <w:rPr>
          <w:rFonts w:ascii="Courier" w:hAnsi="Courier"/>
        </w:rPr>
        <w:t xml:space="preserve">standoffs to </w:t>
      </w:r>
      <w:r>
        <w:rPr>
          <w:rFonts w:ascii="Courier" w:hAnsi="Courier"/>
        </w:rPr>
        <w:t>Perma-Proto</w:t>
      </w:r>
      <w:r w:rsidR="00365B03">
        <w:rPr>
          <w:rFonts w:ascii="Courier" w:hAnsi="Courier"/>
        </w:rPr>
        <w:t>:</w:t>
      </w:r>
      <w:r w:rsidR="00365B03" w:rsidRPr="007859AF">
        <w:rPr>
          <w:rFonts w:ascii="Courier" w:hAnsi="Courier"/>
        </w:rPr>
        <w:br/>
      </w:r>
    </w:p>
    <w:p w14:paraId="442F52F2" w14:textId="0E8ACF2E" w:rsidR="00F77EC8" w:rsidRDefault="00F77EC8" w:rsidP="00F77EC8">
      <w:pPr>
        <w:pStyle w:val="ListParagraph"/>
        <w:numPr>
          <w:ilvl w:val="0"/>
          <w:numId w:val="186"/>
        </w:numPr>
        <w:rPr>
          <w:rFonts w:ascii="Courier" w:hAnsi="Courier"/>
        </w:rPr>
      </w:pPr>
      <w:r>
        <w:rPr>
          <w:rFonts w:ascii="Courier" w:hAnsi="Courier"/>
        </w:rPr>
        <w:t>Insert threaded/male end of each standoff through its hole in the Perma-Proto from the back</w:t>
      </w:r>
      <w:r w:rsidR="001723D3">
        <w:rPr>
          <w:rFonts w:ascii="Courier" w:hAnsi="Courier"/>
        </w:rPr>
        <w:t>. Don’t worry if the one on the capacitor end touches the soldered capacitor le</w:t>
      </w:r>
      <w:r w:rsidR="003F4BAD">
        <w:rPr>
          <w:rFonts w:ascii="Courier" w:hAnsi="Courier"/>
        </w:rPr>
        <w:t>ads.</w:t>
      </w:r>
      <w:r>
        <w:rPr>
          <w:rFonts w:ascii="Courier" w:hAnsi="Courier"/>
        </w:rPr>
        <w:br/>
        <w:t>________</w:t>
      </w:r>
      <w:r w:rsidR="00365B03">
        <w:rPr>
          <w:rFonts w:ascii="Courier" w:hAnsi="Courier"/>
        </w:rPr>
        <w:br/>
      </w:r>
    </w:p>
    <w:p w14:paraId="6F9D9CD6" w14:textId="5ABB210D" w:rsidR="00F77EC8" w:rsidRPr="001C6F76" w:rsidRDefault="00F77EC8" w:rsidP="001C6F76">
      <w:pPr>
        <w:pStyle w:val="ListParagraph"/>
        <w:numPr>
          <w:ilvl w:val="0"/>
          <w:numId w:val="186"/>
        </w:numPr>
        <w:rPr>
          <w:rFonts w:ascii="Courier" w:hAnsi="Courier"/>
        </w:rPr>
      </w:pPr>
      <w:r>
        <w:rPr>
          <w:rFonts w:ascii="Courier" w:hAnsi="Courier"/>
        </w:rPr>
        <w:t>Screw nut</w:t>
      </w:r>
      <w:r w:rsidR="00AC2C68">
        <w:rPr>
          <w:rFonts w:ascii="Courier" w:hAnsi="Courier"/>
        </w:rPr>
        <w:t>s</w:t>
      </w:r>
      <w:r>
        <w:rPr>
          <w:rFonts w:ascii="Courier" w:hAnsi="Courier"/>
        </w:rPr>
        <w:t xml:space="preserve"> on the threaded end</w:t>
      </w:r>
      <w:r w:rsidR="00AC2C68">
        <w:rPr>
          <w:rFonts w:ascii="Courier" w:hAnsi="Courier"/>
        </w:rPr>
        <w:t>s of the standoffs</w:t>
      </w:r>
      <w:r>
        <w:rPr>
          <w:rFonts w:ascii="Courier" w:hAnsi="Courier"/>
        </w:rPr>
        <w:t xml:space="preserve"> on the front of the Perma-Proto</w:t>
      </w:r>
      <w:r w:rsidR="00AC2C68">
        <w:rPr>
          <w:rFonts w:ascii="Courier" w:hAnsi="Courier"/>
        </w:rPr>
        <w:t xml:space="preserve"> and tighten them</w:t>
      </w:r>
      <w:r w:rsidR="001C6F76">
        <w:rPr>
          <w:rFonts w:ascii="Courier" w:hAnsi="Courier"/>
        </w:rPr>
        <w:br/>
        <w:t>________</w:t>
      </w:r>
      <w:r w:rsidRPr="001C6F76">
        <w:rPr>
          <w:rFonts w:ascii="Courier" w:hAnsi="Courier"/>
        </w:rPr>
        <w:br/>
      </w:r>
    </w:p>
    <w:p w14:paraId="024DE068" w14:textId="60D36794" w:rsidR="00365B03" w:rsidRDefault="00365B03" w:rsidP="00F77EC8">
      <w:pPr>
        <w:pStyle w:val="ListParagraph"/>
        <w:numPr>
          <w:ilvl w:val="0"/>
          <w:numId w:val="185"/>
        </w:numPr>
        <w:rPr>
          <w:rFonts w:ascii="Courier" w:hAnsi="Courier"/>
        </w:rPr>
      </w:pPr>
      <w:r>
        <w:rPr>
          <w:rFonts w:ascii="Courier" w:hAnsi="Courier"/>
        </w:rPr>
        <w:t>Place the Pe</w:t>
      </w:r>
      <w:r w:rsidR="003F4BAD">
        <w:rPr>
          <w:rFonts w:ascii="Courier" w:hAnsi="Courier"/>
        </w:rPr>
        <w:t>rma-Proto in position. Leave 2-3</w:t>
      </w:r>
      <w:r>
        <w:rPr>
          <w:rFonts w:ascii="Courier" w:hAnsi="Courier"/>
        </w:rPr>
        <w:t>mm on the side near the front. Align so the capacitors ar</w:t>
      </w:r>
      <w:r w:rsidR="003F4BAD">
        <w:rPr>
          <w:rFonts w:ascii="Courier" w:hAnsi="Courier"/>
        </w:rPr>
        <w:t>e 2-3</w:t>
      </w:r>
      <w:r w:rsidR="00414B4C">
        <w:rPr>
          <w:rFonts w:ascii="Courier" w:hAnsi="Courier"/>
        </w:rPr>
        <w:t xml:space="preserve">mm </w:t>
      </w:r>
      <w:r w:rsidR="00AC2C68">
        <w:rPr>
          <w:rFonts w:ascii="Courier" w:hAnsi="Courier"/>
        </w:rPr>
        <w:t>below</w:t>
      </w:r>
      <w:r w:rsidR="00414B4C">
        <w:rPr>
          <w:rFonts w:ascii="Courier" w:hAnsi="Courier"/>
        </w:rPr>
        <w:t xml:space="preserve"> the top</w:t>
      </w:r>
      <w:r w:rsidR="003F4BAD">
        <w:rPr>
          <w:rFonts w:ascii="Courier" w:hAnsi="Courier"/>
        </w:rPr>
        <w:t xml:space="preserve"> (if they are angled up at all, make sure the ends will be low enough not to contact the lid).</w:t>
      </w:r>
      <w:r w:rsidR="00414B4C">
        <w:rPr>
          <w:rFonts w:ascii="Courier" w:hAnsi="Courier"/>
        </w:rPr>
        <w:br/>
        <w:t>_________</w:t>
      </w:r>
      <w:r w:rsidR="00F77EC8">
        <w:rPr>
          <w:rFonts w:ascii="Courier" w:hAnsi="Courier"/>
        </w:rPr>
        <w:br/>
      </w:r>
    </w:p>
    <w:p w14:paraId="3CD0E64D" w14:textId="7F63DDE8" w:rsidR="00F04FF2" w:rsidRPr="00F77EC8" w:rsidRDefault="006A0897" w:rsidP="00F77EC8">
      <w:pPr>
        <w:pStyle w:val="ListParagraph"/>
        <w:numPr>
          <w:ilvl w:val="0"/>
          <w:numId w:val="185"/>
        </w:numPr>
        <w:rPr>
          <w:rFonts w:ascii="Courier" w:hAnsi="Courier"/>
        </w:rPr>
      </w:pPr>
      <w:r>
        <w:rPr>
          <w:rFonts w:ascii="Courier" w:hAnsi="Courier"/>
        </w:rPr>
        <w:t xml:space="preserve">Use </w:t>
      </w:r>
      <w:r w:rsidR="00365B03">
        <w:rPr>
          <w:rFonts w:ascii="Courier" w:hAnsi="Courier"/>
        </w:rPr>
        <w:t xml:space="preserve">Sharpie to mark the </w:t>
      </w:r>
      <w:r>
        <w:rPr>
          <w:rFonts w:ascii="Courier" w:hAnsi="Courier"/>
        </w:rPr>
        <w:t>centers</w:t>
      </w:r>
      <w:r w:rsidR="00365B03">
        <w:rPr>
          <w:rFonts w:ascii="Courier" w:hAnsi="Courier"/>
        </w:rPr>
        <w:t xml:space="preserve"> of the two holes</w:t>
      </w:r>
      <w:r w:rsidR="00365B03">
        <w:rPr>
          <w:rFonts w:ascii="Courier" w:hAnsi="Courier"/>
        </w:rPr>
        <w:br/>
        <w:t>_________</w:t>
      </w:r>
      <w:r w:rsidR="00532279" w:rsidRPr="00F77EC8">
        <w:rPr>
          <w:rFonts w:ascii="Courier" w:hAnsi="Courier"/>
        </w:rPr>
        <w:br/>
        <w:t xml:space="preserve"> </w:t>
      </w:r>
      <w:r w:rsidR="00C73815" w:rsidRPr="00F77EC8">
        <w:rPr>
          <w:rFonts w:ascii="Courier" w:hAnsi="Courier"/>
        </w:rPr>
        <w:t xml:space="preserve"> </w:t>
      </w:r>
      <w:r w:rsidR="00F04FF2" w:rsidRPr="00F77EC8">
        <w:rPr>
          <w:rFonts w:ascii="Courier" w:hAnsi="Courier"/>
        </w:rPr>
        <w:t xml:space="preserve"> </w:t>
      </w:r>
    </w:p>
    <w:p w14:paraId="7B114994" w14:textId="05CE2A63" w:rsidR="00D8361A" w:rsidRPr="00D8361A" w:rsidRDefault="00C83733" w:rsidP="00C83733">
      <w:pPr>
        <w:pStyle w:val="Heading1"/>
      </w:pPr>
      <w:bookmarkStart w:id="680" w:name="_Toc94795614"/>
      <w:bookmarkStart w:id="681" w:name="_Toc94797622"/>
      <w:r>
        <w:t>Step 38: Mark holes for relay module standoffs</w:t>
      </w:r>
      <w:bookmarkEnd w:id="680"/>
      <w:bookmarkEnd w:id="681"/>
      <w:r>
        <w:br/>
      </w:r>
    </w:p>
    <w:p w14:paraId="47F9FC75" w14:textId="54201C1D" w:rsidR="00365B03" w:rsidRPr="00C83733" w:rsidRDefault="00365B03"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relay module:</w:t>
      </w:r>
      <w:r w:rsidRPr="00C83733">
        <w:rPr>
          <w:rFonts w:ascii="Courier" w:hAnsi="Courier"/>
          <w:b/>
          <w:sz w:val="28"/>
          <w:szCs w:val="28"/>
          <w:u w:val="single"/>
        </w:rPr>
        <w:br/>
      </w:r>
    </w:p>
    <w:p w14:paraId="5C56ED84" w14:textId="6EE370E1" w:rsidR="00365B03" w:rsidRDefault="00365B03" w:rsidP="00365B03">
      <w:pPr>
        <w:pStyle w:val="ListParagraph"/>
        <w:numPr>
          <w:ilvl w:val="0"/>
          <w:numId w:val="185"/>
        </w:numPr>
        <w:rPr>
          <w:rFonts w:ascii="Courier" w:hAnsi="Courier"/>
        </w:rPr>
      </w:pPr>
      <w:r>
        <w:rPr>
          <w:rFonts w:ascii="Courier" w:hAnsi="Courier"/>
        </w:rPr>
        <w:t>A</w:t>
      </w:r>
      <w:r w:rsidRPr="00274974">
        <w:rPr>
          <w:rFonts w:ascii="Courier" w:hAnsi="Courier"/>
        </w:rPr>
        <w:t xml:space="preserve">ttach </w:t>
      </w:r>
      <w:r>
        <w:rPr>
          <w:rFonts w:ascii="Courier" w:hAnsi="Courier"/>
        </w:rPr>
        <w:t xml:space="preserve">4 </w:t>
      </w:r>
      <w:r w:rsidRPr="00274974">
        <w:rPr>
          <w:rFonts w:ascii="Courier" w:hAnsi="Courier"/>
        </w:rPr>
        <w:t xml:space="preserve">standoffs to </w:t>
      </w:r>
      <w:r>
        <w:rPr>
          <w:rFonts w:ascii="Courier" w:hAnsi="Courier"/>
        </w:rPr>
        <w:t>relay module:</w:t>
      </w:r>
      <w:r>
        <w:rPr>
          <w:rFonts w:ascii="Courier" w:hAnsi="Courier"/>
        </w:rPr>
        <w:br/>
      </w:r>
    </w:p>
    <w:p w14:paraId="7407004E" w14:textId="2F8A5AE5" w:rsidR="00414B4C" w:rsidRDefault="00414B4C" w:rsidP="00365B03">
      <w:pPr>
        <w:pStyle w:val="ListParagraph"/>
        <w:numPr>
          <w:ilvl w:val="0"/>
          <w:numId w:val="186"/>
        </w:numPr>
        <w:rPr>
          <w:rFonts w:ascii="Courier" w:hAnsi="Courier"/>
        </w:rPr>
      </w:pPr>
      <w:r>
        <w:rPr>
          <w:rFonts w:ascii="Courier" w:hAnsi="Courier"/>
        </w:rPr>
        <w:t>Disconnect any remaining wires from relay module</w:t>
      </w:r>
      <w:r>
        <w:rPr>
          <w:rFonts w:ascii="Courier" w:hAnsi="Courier"/>
        </w:rPr>
        <w:br/>
        <w:t>________</w:t>
      </w:r>
      <w:r>
        <w:rPr>
          <w:rFonts w:ascii="Courier" w:hAnsi="Courier"/>
        </w:rPr>
        <w:br/>
      </w:r>
    </w:p>
    <w:p w14:paraId="0DE2D911" w14:textId="19D90B41" w:rsidR="00365B03" w:rsidRDefault="00365B03" w:rsidP="00365B03">
      <w:pPr>
        <w:pStyle w:val="ListParagraph"/>
        <w:numPr>
          <w:ilvl w:val="0"/>
          <w:numId w:val="186"/>
        </w:numPr>
        <w:rPr>
          <w:rFonts w:ascii="Courier" w:hAnsi="Courier"/>
        </w:rPr>
      </w:pPr>
      <w:r>
        <w:rPr>
          <w:rFonts w:ascii="Courier" w:hAnsi="Courier"/>
        </w:rPr>
        <w:t>Insert threaded/male end of each standoff through its hole in the relay</w:t>
      </w:r>
      <w:r w:rsidR="00414B4C">
        <w:rPr>
          <w:rFonts w:ascii="Courier" w:hAnsi="Courier"/>
        </w:rPr>
        <w:t xml:space="preserve"> module from the back</w:t>
      </w:r>
      <w:r w:rsidR="00414B4C">
        <w:rPr>
          <w:rFonts w:ascii="Courier" w:hAnsi="Courier"/>
        </w:rPr>
        <w:br/>
      </w:r>
      <w:r w:rsidR="00414B4C">
        <w:rPr>
          <w:rFonts w:ascii="Courier" w:hAnsi="Courier"/>
        </w:rPr>
        <w:lastRenderedPageBreak/>
        <w:t>________</w:t>
      </w:r>
      <w:r w:rsidR="00414B4C">
        <w:rPr>
          <w:rFonts w:ascii="Courier" w:hAnsi="Courier"/>
        </w:rPr>
        <w:br/>
      </w:r>
    </w:p>
    <w:p w14:paraId="7C553116" w14:textId="5CA1B7FF" w:rsidR="00365B03" w:rsidRPr="003F4BAD" w:rsidRDefault="00365B03" w:rsidP="003F4BAD">
      <w:pPr>
        <w:pStyle w:val="ListParagraph"/>
        <w:numPr>
          <w:ilvl w:val="0"/>
          <w:numId w:val="186"/>
        </w:numPr>
        <w:rPr>
          <w:rFonts w:ascii="Courier" w:hAnsi="Courier"/>
        </w:rPr>
      </w:pPr>
      <w:r>
        <w:rPr>
          <w:rFonts w:ascii="Courier" w:hAnsi="Courier"/>
        </w:rPr>
        <w:t>Screw nut on the threaded end</w:t>
      </w:r>
      <w:r w:rsidR="00414B4C">
        <w:rPr>
          <w:rFonts w:ascii="Courier" w:hAnsi="Courier"/>
        </w:rPr>
        <w:t xml:space="preserve"> on the front of the relay module</w:t>
      </w:r>
      <w:r w:rsidR="00AC2C68">
        <w:rPr>
          <w:rFonts w:ascii="Courier" w:hAnsi="Courier"/>
        </w:rPr>
        <w:t xml:space="preserve"> and tighten it</w:t>
      </w:r>
      <w:r w:rsidR="00414B4C">
        <w:rPr>
          <w:rFonts w:ascii="Courier" w:hAnsi="Courier"/>
        </w:rPr>
        <w:br/>
        <w:t>________</w:t>
      </w:r>
      <w:r w:rsidRPr="003F4BAD">
        <w:rPr>
          <w:rFonts w:ascii="Courier" w:hAnsi="Courier"/>
        </w:rPr>
        <w:br/>
      </w:r>
    </w:p>
    <w:p w14:paraId="431C9DFC" w14:textId="60BE6C9F" w:rsidR="003F4BAD" w:rsidRDefault="003F4BAD" w:rsidP="00365B03">
      <w:pPr>
        <w:pStyle w:val="ListParagraph"/>
        <w:numPr>
          <w:ilvl w:val="0"/>
          <w:numId w:val="185"/>
        </w:numPr>
        <w:rPr>
          <w:rFonts w:ascii="Courier" w:hAnsi="Courier"/>
        </w:rPr>
      </w:pPr>
      <w:r>
        <w:rPr>
          <w:rFonts w:ascii="Courier" w:hAnsi="Courier"/>
        </w:rPr>
        <w:t>Use the Sharpie to make a dot on the right side of the case at the following position:</w:t>
      </w:r>
      <w:r>
        <w:rPr>
          <w:rFonts w:ascii="Courier" w:hAnsi="Courier"/>
        </w:rPr>
        <w:br/>
      </w:r>
    </w:p>
    <w:p w14:paraId="3BE5990D" w14:textId="2CB10A1F" w:rsidR="003F4BAD" w:rsidRDefault="003F4BAD" w:rsidP="003F4BAD">
      <w:pPr>
        <w:pStyle w:val="ListParagraph"/>
        <w:numPr>
          <w:ilvl w:val="0"/>
          <w:numId w:val="196"/>
        </w:numPr>
        <w:rPr>
          <w:rFonts w:ascii="Courier" w:hAnsi="Courier"/>
        </w:rPr>
      </w:pPr>
      <w:r>
        <w:rPr>
          <w:rFonts w:ascii="Courier" w:hAnsi="Courier"/>
        </w:rPr>
        <w:t>1.0 cm from the left (</w:t>
      </w:r>
      <w:proofErr w:type="gramStart"/>
      <w:r>
        <w:rPr>
          <w:rFonts w:ascii="Courier" w:hAnsi="Courier"/>
        </w:rPr>
        <w:t>i.e.</w:t>
      </w:r>
      <w:proofErr w:type="gramEnd"/>
      <w:r>
        <w:rPr>
          <w:rFonts w:ascii="Courier" w:hAnsi="Courier"/>
        </w:rPr>
        <w:t xml:space="preserve"> front) edge</w:t>
      </w:r>
    </w:p>
    <w:p w14:paraId="01C2E3FD" w14:textId="1BA64D0B" w:rsidR="003F4BAD" w:rsidRDefault="003F4BAD" w:rsidP="003F4BAD">
      <w:pPr>
        <w:pStyle w:val="ListParagraph"/>
        <w:numPr>
          <w:ilvl w:val="0"/>
          <w:numId w:val="196"/>
        </w:numPr>
        <w:rPr>
          <w:rFonts w:ascii="Courier" w:hAnsi="Courier"/>
        </w:rPr>
      </w:pPr>
      <w:r>
        <w:rPr>
          <w:rFonts w:ascii="Courier" w:hAnsi="Courier"/>
        </w:rPr>
        <w:t>1.5 cm from the top edge</w:t>
      </w:r>
      <w:r>
        <w:rPr>
          <w:rFonts w:ascii="Courier" w:hAnsi="Courier"/>
        </w:rPr>
        <w:br/>
      </w:r>
      <w:r>
        <w:rPr>
          <w:rFonts w:ascii="Courier" w:hAnsi="Courier"/>
        </w:rPr>
        <w:br/>
        <w:t>________</w:t>
      </w:r>
      <w:r>
        <w:rPr>
          <w:rFonts w:ascii="Courier" w:hAnsi="Courier"/>
        </w:rPr>
        <w:br/>
      </w:r>
    </w:p>
    <w:p w14:paraId="1EDE1D5C" w14:textId="71E1897D" w:rsidR="003F4BAD" w:rsidRDefault="003F4BAD" w:rsidP="003F4BAD">
      <w:pPr>
        <w:pStyle w:val="ListParagraph"/>
        <w:numPr>
          <w:ilvl w:val="0"/>
          <w:numId w:val="197"/>
        </w:numPr>
        <w:rPr>
          <w:rFonts w:ascii="Courier" w:hAnsi="Courier"/>
        </w:rPr>
      </w:pPr>
      <w:r>
        <w:rPr>
          <w:rFonts w:ascii="Courier" w:hAnsi="Courier"/>
        </w:rPr>
        <w:t xml:space="preserve">Hold the relay in position inside the case, with the hole of the upper </w:t>
      </w:r>
      <w:r w:rsidR="00026A66">
        <w:rPr>
          <w:rFonts w:ascii="Courier" w:hAnsi="Courier"/>
        </w:rPr>
        <w:t>left</w:t>
      </w:r>
      <w:r>
        <w:rPr>
          <w:rFonts w:ascii="Courier" w:hAnsi="Courier"/>
        </w:rPr>
        <w:t xml:space="preserve"> </w:t>
      </w:r>
      <w:r w:rsidR="00151E61">
        <w:rPr>
          <w:rFonts w:ascii="Courier" w:hAnsi="Courier"/>
        </w:rPr>
        <w:t>standoff aligned with the Sharpie dot. You can hold it with one hand and mark with the other – or use a small clamp to hold it in place.</w:t>
      </w:r>
      <w:r w:rsidR="00151E61">
        <w:rPr>
          <w:rFonts w:ascii="Courier" w:hAnsi="Courier"/>
        </w:rPr>
        <w:br/>
        <w:t>_________</w:t>
      </w:r>
      <w:r w:rsidR="00151E61">
        <w:rPr>
          <w:rFonts w:ascii="Courier" w:hAnsi="Courier"/>
        </w:rPr>
        <w:br/>
      </w:r>
    </w:p>
    <w:p w14:paraId="31515626" w14:textId="4A43CA43" w:rsidR="006A0897" w:rsidRDefault="006A0897" w:rsidP="003F4BAD">
      <w:pPr>
        <w:pStyle w:val="ListParagraph"/>
        <w:numPr>
          <w:ilvl w:val="0"/>
          <w:numId w:val="197"/>
        </w:numPr>
        <w:rPr>
          <w:rFonts w:ascii="Courier" w:hAnsi="Courier"/>
        </w:rPr>
      </w:pPr>
      <w:r>
        <w:rPr>
          <w:rFonts w:ascii="Courier" w:hAnsi="Courier"/>
        </w:rPr>
        <w:t xml:space="preserve">Use </w:t>
      </w:r>
      <w:r w:rsidR="00365B03">
        <w:rPr>
          <w:rFonts w:ascii="Courier" w:hAnsi="Courier"/>
        </w:rPr>
        <w:t xml:space="preserve">Sharpie </w:t>
      </w:r>
      <w:r w:rsidR="00414B4C">
        <w:rPr>
          <w:rFonts w:ascii="Courier" w:hAnsi="Courier"/>
        </w:rPr>
        <w:t xml:space="preserve">to mark the </w:t>
      </w:r>
      <w:r>
        <w:rPr>
          <w:rFonts w:ascii="Courier" w:hAnsi="Courier"/>
        </w:rPr>
        <w:t>centers</w:t>
      </w:r>
      <w:r w:rsidR="00414B4C">
        <w:rPr>
          <w:rFonts w:ascii="Courier" w:hAnsi="Courier"/>
        </w:rPr>
        <w:t xml:space="preserve"> of the </w:t>
      </w:r>
      <w:r w:rsidR="00151E61">
        <w:rPr>
          <w:rFonts w:ascii="Courier" w:hAnsi="Courier"/>
        </w:rPr>
        <w:t>other three</w:t>
      </w:r>
      <w:r w:rsidR="00365B03">
        <w:rPr>
          <w:rFonts w:ascii="Courier" w:hAnsi="Courier"/>
        </w:rPr>
        <w:t xml:space="preserve"> holes</w:t>
      </w:r>
      <w:r w:rsidR="00365B03">
        <w:rPr>
          <w:rFonts w:ascii="Courier" w:hAnsi="Courier"/>
        </w:rPr>
        <w:br/>
        <w:t>_________</w:t>
      </w:r>
      <w:r w:rsidR="00414B4C">
        <w:rPr>
          <w:rFonts w:ascii="Courier" w:hAnsi="Courier"/>
        </w:rPr>
        <w:br/>
      </w:r>
    </w:p>
    <w:p w14:paraId="2A21D8C1" w14:textId="25B345CE" w:rsidR="00C83733" w:rsidRPr="00C83733" w:rsidRDefault="00C83733" w:rsidP="00C83733">
      <w:pPr>
        <w:pStyle w:val="Heading1"/>
      </w:pPr>
      <w:bookmarkStart w:id="682" w:name="_Toc94795615"/>
      <w:bookmarkStart w:id="683" w:name="_Toc94797623"/>
      <w:r>
        <w:t>Step 39: Mark holes for binding posts</w:t>
      </w:r>
      <w:bookmarkEnd w:id="682"/>
      <w:bookmarkEnd w:id="683"/>
      <w:r>
        <w:br/>
      </w:r>
    </w:p>
    <w:p w14:paraId="1862B0B2" w14:textId="3C05A7E0" w:rsidR="006A0897" w:rsidRPr="00C83733" w:rsidRDefault="006A0897"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24C0B9BA" w:rsidR="006A0897" w:rsidRDefault="006A0897" w:rsidP="003F4BAD">
      <w:pPr>
        <w:pStyle w:val="ListParagraph"/>
        <w:numPr>
          <w:ilvl w:val="0"/>
          <w:numId w:val="197"/>
        </w:numPr>
        <w:rPr>
          <w:rFonts w:ascii="Courier" w:hAnsi="Courier"/>
        </w:rPr>
      </w:pPr>
      <w:r>
        <w:rPr>
          <w:rFonts w:ascii="Courier" w:hAnsi="Courier"/>
        </w:rPr>
        <w:t xml:space="preserve">Remove top nuts, </w:t>
      </w:r>
      <w:r w:rsidR="00151E61">
        <w:rPr>
          <w:rFonts w:ascii="Courier" w:hAnsi="Courier"/>
        </w:rPr>
        <w:t xml:space="preserve">washers, diodes,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2A088015" w:rsidR="006A0897" w:rsidRDefault="00151E61" w:rsidP="003F4BAD">
      <w:pPr>
        <w:pStyle w:val="ListParagraph"/>
        <w:numPr>
          <w:ilvl w:val="0"/>
          <w:numId w:val="197"/>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B54DCE">
        <w:rPr>
          <w:rFonts w:ascii="Courier" w:hAnsi="Courier"/>
        </w:rPr>
        <w:t xml:space="preserve">rear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4E5A4D4C" w14:textId="6C52B9A6" w:rsidR="004358B3" w:rsidRDefault="006A0897" w:rsidP="00C83733">
      <w:pPr>
        <w:pStyle w:val="ListParagraph"/>
        <w:numPr>
          <w:ilvl w:val="0"/>
          <w:numId w:val="197"/>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 xml:space="preserve">________ </w:t>
      </w:r>
      <w:r w:rsidR="006647B9">
        <w:rPr>
          <w:rFonts w:ascii="Courier" w:hAnsi="Courier"/>
        </w:rPr>
        <w:br/>
      </w:r>
    </w:p>
    <w:p w14:paraId="3CA90A58" w14:textId="77777777" w:rsidR="004358B3" w:rsidRDefault="004358B3" w:rsidP="004358B3">
      <w:pPr>
        <w:rPr>
          <w:rFonts w:ascii="Courier" w:hAnsi="Courier"/>
        </w:rPr>
      </w:pPr>
    </w:p>
    <w:p w14:paraId="06A11E1E" w14:textId="77777777" w:rsidR="004358B3" w:rsidRPr="004358B3" w:rsidRDefault="004358B3" w:rsidP="004358B3">
      <w:pPr>
        <w:rPr>
          <w:rFonts w:ascii="Courier" w:hAnsi="Courier"/>
        </w:rPr>
      </w:pPr>
    </w:p>
    <w:p w14:paraId="5A45C8D4" w14:textId="65588B89" w:rsidR="006647B9" w:rsidRPr="006A0897" w:rsidRDefault="00C83733" w:rsidP="00C83733">
      <w:pPr>
        <w:pStyle w:val="Heading1"/>
      </w:pPr>
      <w:bookmarkStart w:id="684" w:name="_Toc94795616"/>
      <w:bookmarkStart w:id="685" w:name="_Toc94797624"/>
      <w:r>
        <w:lastRenderedPageBreak/>
        <w:t>Step 40: Drill 12 marked holes</w:t>
      </w:r>
      <w:bookmarkEnd w:id="684"/>
      <w:bookmarkEnd w:id="685"/>
      <w:r>
        <w:br/>
      </w:r>
    </w:p>
    <w:p w14:paraId="272738D6" w14:textId="54DBCBBD" w:rsidR="00AC2C68" w:rsidRPr="00C83733" w:rsidRDefault="00B54DCE"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Drill 12</w:t>
      </w:r>
      <w:r w:rsidR="00AC2C68" w:rsidRPr="00C83733">
        <w:rPr>
          <w:rFonts w:ascii="Courier" w:hAnsi="Courier"/>
          <w:b/>
          <w:sz w:val="28"/>
          <w:szCs w:val="28"/>
          <w:u w:val="single"/>
        </w:rPr>
        <w:t xml:space="preserve"> marked holes:</w:t>
      </w:r>
      <w:r w:rsidR="00AC2C68" w:rsidRPr="00C83733">
        <w:rPr>
          <w:rFonts w:ascii="Courier" w:hAnsi="Courier"/>
          <w:b/>
          <w:sz w:val="28"/>
          <w:szCs w:val="28"/>
          <w:u w:val="single"/>
        </w:rPr>
        <w:br/>
      </w:r>
    </w:p>
    <w:p w14:paraId="26BC3DAA" w14:textId="3967D24F" w:rsidR="00AC2C68" w:rsidRDefault="00AC2C68" w:rsidP="003F4BAD">
      <w:pPr>
        <w:pStyle w:val="ListParagraph"/>
        <w:numPr>
          <w:ilvl w:val="0"/>
          <w:numId w:val="197"/>
        </w:numPr>
        <w:rPr>
          <w:rFonts w:ascii="Courier" w:hAnsi="Courier"/>
        </w:rPr>
      </w:pPr>
      <w:r>
        <w:rPr>
          <w:rFonts w:ascii="Courier" w:hAnsi="Courier"/>
        </w:rPr>
        <w:t xml:space="preserve">Use something pointy to </w:t>
      </w:r>
      <w:r w:rsidR="009824A9">
        <w:rPr>
          <w:rFonts w:ascii="Courier" w:hAnsi="Courier"/>
        </w:rPr>
        <w:t>make an indentation in</w:t>
      </w:r>
      <w:r w:rsidR="00B54DCE">
        <w:rPr>
          <w:rFonts w:ascii="Courier" w:hAnsi="Courier"/>
        </w:rPr>
        <w:t xml:space="preserve"> the middle of each of the 12</w:t>
      </w:r>
      <w:r>
        <w:rPr>
          <w:rFonts w:ascii="Courier" w:hAnsi="Courier"/>
        </w:rPr>
        <w:t xml:space="preserve"> Sharpie marks. The tip of the </w:t>
      </w:r>
      <w:proofErr w:type="spellStart"/>
      <w:r>
        <w:rPr>
          <w:rFonts w:ascii="Courier" w:hAnsi="Courier"/>
        </w:rPr>
        <w:t>Forstner</w:t>
      </w:r>
      <w:proofErr w:type="spellEnd"/>
      <w:r>
        <w:rPr>
          <w:rFonts w:ascii="Courier" w:hAnsi="Courier"/>
        </w:rPr>
        <w:t xml:space="preserve"> bit is perfect for this, but you can also use a needle or the tip of an X-</w:t>
      </w:r>
      <w:proofErr w:type="spellStart"/>
      <w:r>
        <w:rPr>
          <w:rFonts w:ascii="Courier" w:hAnsi="Courier"/>
        </w:rPr>
        <w:t>acto</w:t>
      </w:r>
      <w:proofErr w:type="spellEnd"/>
      <w:r>
        <w:rPr>
          <w:rFonts w:ascii="Courier" w:hAnsi="Courier"/>
        </w:rPr>
        <w:t xml:space="preserve"> blade</w:t>
      </w:r>
      <w:r w:rsidR="00B54DCE">
        <w:rPr>
          <w:rFonts w:ascii="Courier" w:hAnsi="Courier"/>
        </w:rPr>
        <w:t xml:space="preserve"> (poke and twirl)</w:t>
      </w:r>
      <w:r>
        <w:rPr>
          <w:rFonts w:ascii="Courier" w:hAnsi="Courier"/>
        </w:rPr>
        <w:t>. This will keep the drill bit centered when you start drilling the hole.</w:t>
      </w:r>
      <w:r>
        <w:rPr>
          <w:rFonts w:ascii="Courier" w:hAnsi="Courier"/>
        </w:rPr>
        <w:br/>
        <w:t>________</w:t>
      </w:r>
      <w:r>
        <w:rPr>
          <w:rFonts w:ascii="Courier" w:hAnsi="Courier"/>
        </w:rPr>
        <w:br/>
      </w:r>
    </w:p>
    <w:p w14:paraId="1E966705" w14:textId="77E069DD" w:rsidR="00AC2C68" w:rsidRDefault="00AC2C68" w:rsidP="003F4BAD">
      <w:pPr>
        <w:pStyle w:val="ListParagraph"/>
        <w:numPr>
          <w:ilvl w:val="0"/>
          <w:numId w:val="197"/>
        </w:numPr>
        <w:rPr>
          <w:rFonts w:ascii="Courier" w:hAnsi="Courier"/>
        </w:rPr>
      </w:pPr>
      <w:r>
        <w:rPr>
          <w:rFonts w:ascii="Courier" w:hAnsi="Courier"/>
        </w:rPr>
        <w:t xml:space="preserve">Drill </w:t>
      </w:r>
      <w:r w:rsidR="00B54DCE">
        <w:rPr>
          <w:rFonts w:ascii="Courier" w:hAnsi="Courier"/>
        </w:rPr>
        <w:t>twelve</w:t>
      </w:r>
      <w:r>
        <w:rPr>
          <w:rFonts w:ascii="Courier" w:hAnsi="Courier"/>
        </w:rPr>
        <w:t xml:space="preserve"> 1/16” pilot holes</w:t>
      </w:r>
      <w:r>
        <w:rPr>
          <w:rFonts w:ascii="Courier" w:hAnsi="Courier"/>
        </w:rPr>
        <w:br/>
        <w:t>________</w:t>
      </w:r>
      <w:r>
        <w:rPr>
          <w:rFonts w:ascii="Courier" w:hAnsi="Courier"/>
        </w:rPr>
        <w:br/>
      </w:r>
    </w:p>
    <w:p w14:paraId="0AFAF081" w14:textId="74544373" w:rsidR="00AC2C68" w:rsidRDefault="00AC2C68" w:rsidP="003F4BAD">
      <w:pPr>
        <w:pStyle w:val="ListParagraph"/>
        <w:numPr>
          <w:ilvl w:val="0"/>
          <w:numId w:val="197"/>
        </w:numPr>
        <w:rPr>
          <w:rFonts w:ascii="Courier" w:hAnsi="Courier"/>
        </w:rPr>
      </w:pPr>
      <w:r>
        <w:rPr>
          <w:rFonts w:ascii="Courier" w:hAnsi="Courier"/>
        </w:rPr>
        <w:t>Switch t</w:t>
      </w:r>
      <w:r w:rsidR="00B54DCE">
        <w:rPr>
          <w:rFonts w:ascii="Courier" w:hAnsi="Courier"/>
        </w:rPr>
        <w:t>o 9/64” bit and re-drill all 12</w:t>
      </w:r>
      <w:r>
        <w:rPr>
          <w:rFonts w:ascii="Courier" w:hAnsi="Courier"/>
        </w:rPr>
        <w:t xml:space="preserve"> 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9D0180" w:rsidR="006647B9" w:rsidRPr="00C83733" w:rsidRDefault="00B54DCE"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w:t>
      </w:r>
      <w:r w:rsidRPr="00C83733">
        <w:rPr>
          <w:rFonts w:ascii="Courier" w:hAnsi="Courier"/>
          <w:b/>
          <w:sz w:val="28"/>
          <w:szCs w:val="28"/>
          <w:u w:val="single"/>
        </w:rPr>
        <w:t xml:space="preserve">2 </w:t>
      </w:r>
      <w:r w:rsidR="006647B9" w:rsidRPr="00C83733">
        <w:rPr>
          <w:rFonts w:ascii="Courier" w:hAnsi="Courier"/>
          <w:b/>
          <w:sz w:val="28"/>
          <w:szCs w:val="28"/>
          <w:u w:val="single"/>
        </w:rPr>
        <w:t>holes for binding posts:</w:t>
      </w:r>
      <w:r w:rsidR="006647B9" w:rsidRPr="00C83733">
        <w:rPr>
          <w:rFonts w:ascii="Courier" w:hAnsi="Courier"/>
          <w:u w:val="single"/>
        </w:rPr>
        <w:br/>
      </w:r>
    </w:p>
    <w:p w14:paraId="1409F785" w14:textId="244C2778" w:rsidR="006647B9" w:rsidRDefault="00AC2C68" w:rsidP="003F4BAD">
      <w:pPr>
        <w:pStyle w:val="ListParagraph"/>
        <w:numPr>
          <w:ilvl w:val="0"/>
          <w:numId w:val="197"/>
        </w:numPr>
        <w:rPr>
          <w:rFonts w:ascii="Courier" w:hAnsi="Courier"/>
        </w:rPr>
      </w:pPr>
      <w:r>
        <w:rPr>
          <w:rFonts w:ascii="Courier" w:hAnsi="Courier"/>
        </w:rPr>
        <w:t>Switch</w:t>
      </w:r>
      <w:r w:rsidR="006647B9">
        <w:rPr>
          <w:rFonts w:ascii="Courier" w:hAnsi="Courier"/>
        </w:rPr>
        <w:t xml:space="preserve"> to 11/64” bit and re-drill both </w:t>
      </w:r>
      <w:r w:rsidR="00B54DCE">
        <w:rPr>
          <w:rFonts w:ascii="Courier" w:hAnsi="Courier"/>
        </w:rPr>
        <w:t xml:space="preserve">of 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12C25CDB" w:rsidR="00151E61" w:rsidRDefault="00151E61" w:rsidP="003F4BAD">
      <w:pPr>
        <w:pStyle w:val="ListParagraph"/>
        <w:numPr>
          <w:ilvl w:val="0"/>
          <w:numId w:val="197"/>
        </w:numPr>
        <w:rPr>
          <w:rFonts w:ascii="Courier" w:hAnsi="Courier"/>
        </w:rPr>
      </w:pPr>
      <w:r>
        <w:rPr>
          <w:rFonts w:ascii="Courier" w:hAnsi="Courier"/>
        </w:rPr>
        <w:t xml:space="preserve">Switch to 13/64” bit and re-drill both of 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3F4BAD">
      <w:pPr>
        <w:pStyle w:val="ListParagraph"/>
        <w:numPr>
          <w:ilvl w:val="0"/>
          <w:numId w:val="197"/>
        </w:numPr>
        <w:rPr>
          <w:rFonts w:ascii="Courier" w:hAnsi="Courier"/>
        </w:rPr>
      </w:pPr>
      <w:r>
        <w:rPr>
          <w:rFonts w:ascii="Courier" w:hAnsi="Courier"/>
        </w:rPr>
        <w:t>Remove burrs around holes with X-</w:t>
      </w:r>
      <w:proofErr w:type="spellStart"/>
      <w:r>
        <w:rPr>
          <w:rFonts w:ascii="Courier" w:hAnsi="Courier"/>
        </w:rPr>
        <w:t>acto</w:t>
      </w:r>
      <w:proofErr w:type="spellEnd"/>
      <w:r>
        <w:rPr>
          <w:rFonts w:ascii="Courier" w:hAnsi="Courier"/>
        </w:rPr>
        <w:t xml:space="preserve"> knife</w:t>
      </w:r>
      <w:r w:rsidR="00151E61">
        <w:rPr>
          <w:rFonts w:ascii="Courier" w:hAnsi="Courier"/>
        </w:rPr>
        <w:t xml:space="preserve"> or your fingernails</w:t>
      </w:r>
      <w:r>
        <w:rPr>
          <w:rFonts w:ascii="Courier" w:hAnsi="Courier"/>
        </w:rPr>
        <w:br/>
        <w:t>________</w:t>
      </w:r>
      <w:r>
        <w:rPr>
          <w:rFonts w:ascii="Courier" w:hAnsi="Courier"/>
        </w:rPr>
        <w:br/>
      </w:r>
    </w:p>
    <w:p w14:paraId="66C16229" w14:textId="481800AC" w:rsidR="00745603" w:rsidRDefault="00151E61" w:rsidP="00151E61">
      <w:pPr>
        <w:pStyle w:val="ListParagraph"/>
        <w:numPr>
          <w:ilvl w:val="0"/>
          <w:numId w:val="197"/>
        </w:numPr>
        <w:rPr>
          <w:rFonts w:ascii="Courier" w:hAnsi="Courier"/>
        </w:rPr>
      </w:pPr>
      <w:r>
        <w:rPr>
          <w:rFonts w:ascii="Courier" w:hAnsi="Courier"/>
        </w:rPr>
        <w:t>Wash case off and dry</w:t>
      </w:r>
      <w:r>
        <w:rPr>
          <w:rFonts w:ascii="Courier" w:hAnsi="Courier"/>
        </w:rPr>
        <w:br/>
        <w:t>________</w:t>
      </w:r>
      <w:r w:rsidR="00745603" w:rsidRPr="00151E61">
        <w:rPr>
          <w:rFonts w:ascii="Courier" w:hAnsi="Courier"/>
        </w:rPr>
        <w:br/>
      </w:r>
    </w:p>
    <w:p w14:paraId="6E0D258F" w14:textId="77777777" w:rsidR="004358B3" w:rsidRDefault="004358B3" w:rsidP="00C83733">
      <w:pPr>
        <w:pStyle w:val="Heading1"/>
      </w:pPr>
    </w:p>
    <w:p w14:paraId="10EDF97D" w14:textId="5BDEAB69" w:rsidR="00C83733" w:rsidRPr="00C83733" w:rsidRDefault="00C83733" w:rsidP="00C83733">
      <w:pPr>
        <w:pStyle w:val="Heading1"/>
      </w:pPr>
      <w:bookmarkStart w:id="686" w:name="_Toc94795617"/>
      <w:bookmarkStart w:id="687" w:name="_Toc94797625"/>
      <w:r>
        <w:t>Step 41: Install binding posts</w:t>
      </w:r>
      <w:bookmarkEnd w:id="686"/>
      <w:bookmarkEnd w:id="687"/>
      <w:r>
        <w:br/>
      </w:r>
    </w:p>
    <w:p w14:paraId="30C6BAF1" w14:textId="77777777" w:rsidR="006E65C5" w:rsidRPr="00C83733" w:rsidRDefault="006E65C5"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3F4BAD">
      <w:pPr>
        <w:pStyle w:val="ListParagraph"/>
        <w:numPr>
          <w:ilvl w:val="0"/>
          <w:numId w:val="197"/>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3F4BAD">
      <w:pPr>
        <w:pStyle w:val="ListParagraph"/>
        <w:numPr>
          <w:ilvl w:val="0"/>
          <w:numId w:val="197"/>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495B906D" w14:textId="77777777" w:rsidR="006E65C5" w:rsidRDefault="006E65C5" w:rsidP="003F4BAD">
      <w:pPr>
        <w:pStyle w:val="ListParagraph"/>
        <w:numPr>
          <w:ilvl w:val="0"/>
          <w:numId w:val="197"/>
        </w:numPr>
        <w:rPr>
          <w:rFonts w:ascii="Courier" w:hAnsi="Courier"/>
        </w:rPr>
      </w:pPr>
      <w:r>
        <w:rPr>
          <w:rFonts w:ascii="Courier" w:hAnsi="Courier"/>
        </w:rPr>
        <w:t>Thread nuts on the posts and tighten down</w:t>
      </w:r>
      <w:r>
        <w:rPr>
          <w:rFonts w:ascii="Courier" w:hAnsi="Courier"/>
        </w:rPr>
        <w:br/>
        <w:t>________</w:t>
      </w:r>
    </w:p>
    <w:p w14:paraId="58C07159" w14:textId="519FECDC" w:rsidR="006E65C5" w:rsidRDefault="006E65C5" w:rsidP="00C83733">
      <w:pPr>
        <w:pStyle w:val="Heading1"/>
      </w:pPr>
      <w:r>
        <w:br/>
      </w:r>
      <w:bookmarkStart w:id="688" w:name="_Toc94795618"/>
      <w:bookmarkStart w:id="689" w:name="_Toc94797626"/>
      <w:r w:rsidR="00C83733">
        <w:t>Step 42: Install Perma-Proto</w:t>
      </w:r>
      <w:bookmarkEnd w:id="688"/>
      <w:bookmarkEnd w:id="689"/>
      <w:r w:rsidR="00C83733">
        <w:br/>
      </w:r>
    </w:p>
    <w:p w14:paraId="501D5D25" w14:textId="77777777" w:rsidR="006E65C5" w:rsidRPr="00F77EC8" w:rsidRDefault="006E65C5" w:rsidP="005853C9">
      <w:pPr>
        <w:pStyle w:val="ListParagraph"/>
        <w:numPr>
          <w:ilvl w:val="0"/>
          <w:numId w:val="187"/>
        </w:numPr>
        <w:rPr>
          <w:rFonts w:ascii="Courier" w:hAnsi="Courier"/>
          <w:b/>
          <w:sz w:val="28"/>
          <w:szCs w:val="28"/>
        </w:rPr>
      </w:pPr>
      <w:r>
        <w:rPr>
          <w:rFonts w:ascii="Courier" w:hAnsi="Courier"/>
          <w:b/>
          <w:sz w:val="28"/>
          <w:szCs w:val="28"/>
        </w:rPr>
        <w:t>Install Perma-Proto in case:</w:t>
      </w:r>
      <w:r w:rsidRPr="00F77EC8">
        <w:rPr>
          <w:rFonts w:ascii="Courier" w:hAnsi="Courier"/>
          <w:b/>
          <w:sz w:val="28"/>
          <w:szCs w:val="28"/>
        </w:rPr>
        <w:br/>
      </w:r>
    </w:p>
    <w:p w14:paraId="013386CB" w14:textId="196E9B55" w:rsidR="006E65C5" w:rsidRDefault="006E65C5" w:rsidP="005853C9">
      <w:pPr>
        <w:pStyle w:val="ListParagraph"/>
        <w:numPr>
          <w:ilvl w:val="0"/>
          <w:numId w:val="190"/>
        </w:numPr>
        <w:rPr>
          <w:rFonts w:ascii="Courier" w:hAnsi="Courier"/>
        </w:rPr>
      </w:pPr>
      <w:r w:rsidRPr="006E65C5">
        <w:rPr>
          <w:rFonts w:ascii="Courier" w:hAnsi="Courier"/>
        </w:rPr>
        <w:t>Insert the Perma-Proto into the case and screw down its two standof</w:t>
      </w:r>
      <w:r w:rsidR="00C83733">
        <w:rPr>
          <w:rFonts w:ascii="Courier" w:hAnsi="Courier"/>
        </w:rPr>
        <w:t>fs with two M3 screws</w:t>
      </w:r>
      <w:r w:rsidR="00C83733">
        <w:rPr>
          <w:rFonts w:ascii="Courier" w:hAnsi="Courier"/>
        </w:rPr>
        <w:br/>
        <w:t>________</w:t>
      </w:r>
      <w:r w:rsidR="00C83733">
        <w:rPr>
          <w:rFonts w:ascii="Courier" w:hAnsi="Courier"/>
        </w:rPr>
        <w:br/>
      </w:r>
    </w:p>
    <w:p w14:paraId="7F4E933A" w14:textId="4349BA69" w:rsidR="00C83733" w:rsidRPr="00C83733" w:rsidRDefault="00C83733" w:rsidP="00C83733">
      <w:pPr>
        <w:pStyle w:val="Heading1"/>
      </w:pPr>
      <w:bookmarkStart w:id="690" w:name="_Toc94795619"/>
      <w:bookmarkStart w:id="691" w:name="_Toc94797627"/>
      <w:r>
        <w:t>Step 43: Make binding post connections</w:t>
      </w:r>
      <w:bookmarkEnd w:id="690"/>
      <w:bookmarkEnd w:id="691"/>
      <w:r>
        <w:br/>
      </w:r>
    </w:p>
    <w:p w14:paraId="269CBC09" w14:textId="497C8696" w:rsidR="006E65C5" w:rsidRPr="00C83733" w:rsidRDefault="006E65C5"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Make connections to binding posts:</w:t>
      </w:r>
      <w:r w:rsidRPr="00C83733">
        <w:rPr>
          <w:rFonts w:ascii="Courier" w:hAnsi="Courier"/>
          <w:b/>
          <w:sz w:val="28"/>
          <w:szCs w:val="28"/>
          <w:u w:val="single"/>
        </w:rPr>
        <w:br/>
      </w:r>
    </w:p>
    <w:p w14:paraId="1851C7DD" w14:textId="102EC5D7" w:rsidR="006E65C5" w:rsidRPr="00A214AE" w:rsidRDefault="005C33BB" w:rsidP="003F4BAD">
      <w:pPr>
        <w:pStyle w:val="ListParagraph"/>
        <w:numPr>
          <w:ilvl w:val="0"/>
          <w:numId w:val="197"/>
        </w:numPr>
        <w:rPr>
          <w:rFonts w:ascii="Courier" w:hAnsi="Courier"/>
          <w:b/>
          <w:sz w:val="28"/>
          <w:szCs w:val="28"/>
        </w:rPr>
      </w:pPr>
      <w:r>
        <w:rPr>
          <w:rFonts w:ascii="Courier" w:hAnsi="Courier"/>
        </w:rPr>
        <w:t>Slide cable ring connector on zip cord “A” (from Perma-Proto)</w:t>
      </w:r>
      <w:r w:rsidR="006E65C5">
        <w:rPr>
          <w:rFonts w:ascii="Courier" w:hAnsi="Courier"/>
        </w:rPr>
        <w:t xml:space="preserve"> </w:t>
      </w:r>
      <w:r>
        <w:rPr>
          <w:rFonts w:ascii="Courier" w:hAnsi="Courier"/>
        </w:rPr>
        <w:t xml:space="preserve">onto </w:t>
      </w:r>
      <w:r w:rsidR="006E65C5">
        <w:rPr>
          <w:rFonts w:ascii="Courier" w:hAnsi="Courier"/>
        </w:rPr>
        <w:t>negative (</w:t>
      </w:r>
      <w:r>
        <w:rPr>
          <w:rFonts w:ascii="Courier" w:hAnsi="Courier"/>
        </w:rPr>
        <w:t>BLACK</w:t>
      </w:r>
      <w:r w:rsidR="006E65C5">
        <w:rPr>
          <w:rFonts w:ascii="Courier" w:hAnsi="Courier"/>
        </w:rPr>
        <w:t xml:space="preserve"> side) thread</w:t>
      </w:r>
      <w:r>
        <w:rPr>
          <w:rFonts w:ascii="Courier" w:hAnsi="Courier"/>
        </w:rPr>
        <w:t>ed post</w:t>
      </w:r>
      <w:r w:rsidR="006E65C5">
        <w:rPr>
          <w:rFonts w:ascii="Courier" w:hAnsi="Courier"/>
        </w:rPr>
        <w:t xml:space="preserve"> </w:t>
      </w:r>
      <w:r w:rsidR="006E65C5">
        <w:rPr>
          <w:rFonts w:ascii="Courier" w:hAnsi="Courier"/>
        </w:rPr>
        <w:br/>
        <w:t>________</w:t>
      </w:r>
      <w:r w:rsidR="006E65C5">
        <w:rPr>
          <w:rFonts w:ascii="Courier" w:hAnsi="Courier"/>
        </w:rPr>
        <w:br/>
      </w:r>
    </w:p>
    <w:p w14:paraId="146D386A" w14:textId="7553A97C" w:rsidR="006E65C5" w:rsidRPr="007E6F65" w:rsidRDefault="005C33BB" w:rsidP="003F4BAD">
      <w:pPr>
        <w:pStyle w:val="ListParagraph"/>
        <w:numPr>
          <w:ilvl w:val="0"/>
          <w:numId w:val="197"/>
        </w:numPr>
        <w:rPr>
          <w:rFonts w:ascii="Courier" w:hAnsi="Courier"/>
          <w:b/>
          <w:sz w:val="28"/>
          <w:szCs w:val="28"/>
        </w:rPr>
      </w:pPr>
      <w:r>
        <w:rPr>
          <w:rFonts w:ascii="Courier" w:hAnsi="Courier"/>
        </w:rPr>
        <w:t>Slide cab</w:t>
      </w:r>
      <w:r w:rsidR="00DB0A16">
        <w:rPr>
          <w:rFonts w:ascii="Courier" w:hAnsi="Courier"/>
        </w:rPr>
        <w:t>le ring connector on zip cord “B</w:t>
      </w:r>
      <w:r>
        <w:rPr>
          <w:rFonts w:ascii="Courier" w:hAnsi="Courier"/>
        </w:rPr>
        <w:t>” (other end soldered to yellow wire from Perma-Proto) onto</w:t>
      </w:r>
      <w:r w:rsidR="006E65C5">
        <w:rPr>
          <w:rFonts w:ascii="Courier" w:hAnsi="Courier"/>
        </w:rPr>
        <w:t xml:space="preserve"> positive (</w:t>
      </w:r>
      <w:r>
        <w:rPr>
          <w:rFonts w:ascii="Courier" w:hAnsi="Courier"/>
        </w:rPr>
        <w:t>RED</w:t>
      </w:r>
      <w:r w:rsidR="006E65C5">
        <w:rPr>
          <w:rFonts w:ascii="Courier" w:hAnsi="Courier"/>
        </w:rPr>
        <w:t xml:space="preserve"> </w:t>
      </w:r>
      <w:r>
        <w:rPr>
          <w:rFonts w:ascii="Courier" w:hAnsi="Courier"/>
        </w:rPr>
        <w:t>side) threaded post</w:t>
      </w:r>
      <w:r w:rsidR="006E65C5">
        <w:rPr>
          <w:rFonts w:ascii="Courier" w:hAnsi="Courier"/>
        </w:rPr>
        <w:br/>
        <w:t>________</w:t>
      </w:r>
      <w:r w:rsidR="006E65C5">
        <w:rPr>
          <w:rFonts w:ascii="Courier" w:hAnsi="Courier"/>
        </w:rPr>
        <w:br/>
      </w:r>
    </w:p>
    <w:p w14:paraId="25B7BAA3" w14:textId="77E40732" w:rsidR="006E65C5" w:rsidRPr="007E6F65" w:rsidRDefault="006E65C5" w:rsidP="003F4BAD">
      <w:pPr>
        <w:pStyle w:val="ListParagraph"/>
        <w:numPr>
          <w:ilvl w:val="0"/>
          <w:numId w:val="197"/>
        </w:numPr>
        <w:rPr>
          <w:rFonts w:ascii="Courier" w:hAnsi="Courier"/>
          <w:b/>
          <w:sz w:val="28"/>
          <w:szCs w:val="28"/>
        </w:rPr>
      </w:pPr>
      <w:r>
        <w:rPr>
          <w:rFonts w:ascii="Courier" w:hAnsi="Courier"/>
        </w:rPr>
        <w:lastRenderedPageBreak/>
        <w:t>Put washers back on, over the cable ring connectors</w:t>
      </w:r>
      <w:r>
        <w:rPr>
          <w:rFonts w:ascii="Courier" w:hAnsi="Courier"/>
        </w:rPr>
        <w:br/>
        <w:t>________</w:t>
      </w:r>
      <w:r>
        <w:rPr>
          <w:rFonts w:ascii="Courier" w:hAnsi="Courier"/>
        </w:rPr>
        <w:br/>
      </w:r>
    </w:p>
    <w:p w14:paraId="147FBE3C" w14:textId="77777777" w:rsidR="006E65C5" w:rsidRPr="007E6F65" w:rsidRDefault="006E65C5" w:rsidP="003F4BAD">
      <w:pPr>
        <w:pStyle w:val="ListParagraph"/>
        <w:numPr>
          <w:ilvl w:val="0"/>
          <w:numId w:val="197"/>
        </w:numPr>
        <w:rPr>
          <w:rFonts w:ascii="Courier" w:hAnsi="Courier"/>
          <w:b/>
          <w:sz w:val="28"/>
          <w:szCs w:val="28"/>
        </w:rPr>
      </w:pPr>
      <w:r>
        <w:rPr>
          <w:rFonts w:ascii="Courier" w:hAnsi="Courier"/>
        </w:rPr>
        <w:t>Slide looped ends of the diode leads onto the threaded posts with the STRIPED END OF THE DIODES TOWARD THE RED SIDE</w:t>
      </w:r>
      <w:r>
        <w:rPr>
          <w:rFonts w:ascii="Courier" w:hAnsi="Courier"/>
        </w:rPr>
        <w:br/>
        <w:t>________</w:t>
      </w:r>
      <w:r>
        <w:rPr>
          <w:rFonts w:ascii="Courier" w:hAnsi="Courier"/>
        </w:rPr>
        <w:br/>
      </w:r>
    </w:p>
    <w:p w14:paraId="0AF9DDB6" w14:textId="04F6E8E9" w:rsidR="005C33BB" w:rsidRDefault="006E65C5" w:rsidP="003F4BAD">
      <w:pPr>
        <w:pStyle w:val="ListParagraph"/>
        <w:numPr>
          <w:ilvl w:val="0"/>
          <w:numId w:val="197"/>
        </w:numPr>
        <w:rPr>
          <w:rFonts w:ascii="Courier" w:hAnsi="Courier"/>
        </w:rPr>
      </w:pPr>
      <w:r>
        <w:rPr>
          <w:rFonts w:ascii="Courier" w:hAnsi="Courier"/>
        </w:rPr>
        <w:t xml:space="preserve">Put nuts on and tighten </w:t>
      </w:r>
      <w:r w:rsidR="005C33BB">
        <w:rPr>
          <w:rFonts w:ascii="Courier" w:hAnsi="Courier"/>
        </w:rPr>
        <w:t>down securely</w:t>
      </w:r>
      <w:r>
        <w:rPr>
          <w:rFonts w:ascii="Courier" w:hAnsi="Courier"/>
        </w:rPr>
        <w:br/>
        <w:t>________</w:t>
      </w:r>
      <w:r>
        <w:rPr>
          <w:rFonts w:ascii="Courier" w:hAnsi="Courier"/>
        </w:rPr>
        <w:br/>
      </w:r>
    </w:p>
    <w:p w14:paraId="7E812043" w14:textId="0F51D4E4" w:rsidR="00C83733" w:rsidRPr="00C83733" w:rsidRDefault="00C83733" w:rsidP="00C83733">
      <w:pPr>
        <w:pStyle w:val="Heading1"/>
      </w:pPr>
      <w:bookmarkStart w:id="692" w:name="_Toc94795620"/>
      <w:bookmarkStart w:id="693" w:name="_Toc94797628"/>
      <w:r>
        <w:t>Step 44: Install Arduino</w:t>
      </w:r>
      <w:bookmarkEnd w:id="692"/>
      <w:bookmarkEnd w:id="693"/>
      <w:r>
        <w:br/>
      </w:r>
    </w:p>
    <w:p w14:paraId="1921069E" w14:textId="77777777" w:rsidR="005C33BB" w:rsidRPr="00C83733" w:rsidRDefault="005C33BB"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Arduino in case:</w:t>
      </w:r>
      <w:r w:rsidRPr="00C83733">
        <w:rPr>
          <w:rFonts w:ascii="Courier" w:hAnsi="Courier"/>
          <w:b/>
          <w:sz w:val="28"/>
          <w:szCs w:val="28"/>
          <w:u w:val="single"/>
        </w:rPr>
        <w:br/>
      </w:r>
    </w:p>
    <w:p w14:paraId="23078CB4" w14:textId="06F096F2" w:rsidR="005C33BB" w:rsidRDefault="00407E0C" w:rsidP="003F4BAD">
      <w:pPr>
        <w:pStyle w:val="ListParagraph"/>
        <w:numPr>
          <w:ilvl w:val="0"/>
          <w:numId w:val="197"/>
        </w:numPr>
        <w:rPr>
          <w:rFonts w:ascii="Courier" w:hAnsi="Courier"/>
        </w:rPr>
      </w:pPr>
      <w:r>
        <w:rPr>
          <w:rFonts w:ascii="Courier" w:hAnsi="Courier"/>
        </w:rPr>
        <w:t>Attach</w:t>
      </w:r>
      <w:r w:rsidR="005C33BB">
        <w:rPr>
          <w:rFonts w:ascii="Courier" w:hAnsi="Courier"/>
        </w:rPr>
        <w:t xml:space="preserve"> the one Arduino standoff that won’t have a nut onto the bottom of the case with an M3 screw</w:t>
      </w:r>
      <w:r w:rsidR="005C33BB">
        <w:rPr>
          <w:rFonts w:ascii="Courier" w:hAnsi="Courier"/>
        </w:rPr>
        <w:br/>
        <w:t>________</w:t>
      </w:r>
      <w:r w:rsidR="005C33BB">
        <w:rPr>
          <w:rFonts w:ascii="Courier" w:hAnsi="Courier"/>
        </w:rPr>
        <w:br/>
      </w:r>
    </w:p>
    <w:p w14:paraId="73AD9CCB" w14:textId="36FB27D9" w:rsidR="005C33BB" w:rsidRDefault="005C33BB" w:rsidP="003F4BAD">
      <w:pPr>
        <w:pStyle w:val="ListParagraph"/>
        <w:numPr>
          <w:ilvl w:val="0"/>
          <w:numId w:val="197"/>
        </w:numPr>
        <w:rPr>
          <w:rFonts w:ascii="Courier" w:hAnsi="Courier"/>
        </w:rPr>
      </w:pPr>
      <w:r>
        <w:rPr>
          <w:rFonts w:ascii="Courier" w:hAnsi="Courier"/>
        </w:rPr>
        <w:t>Insert the Arduino, put the lid on the case, and screw down the other three standoffs with M3 screws</w:t>
      </w:r>
      <w:r w:rsidR="00C52B60">
        <w:rPr>
          <w:rFonts w:ascii="Courier" w:hAnsi="Courier"/>
        </w:rPr>
        <w:t>. TIP: start all screws before tightening any of them.</w:t>
      </w:r>
      <w:r>
        <w:rPr>
          <w:rFonts w:ascii="Courier" w:hAnsi="Courier"/>
        </w:rPr>
        <w:br/>
        <w:t>________</w:t>
      </w:r>
      <w:r>
        <w:rPr>
          <w:rFonts w:ascii="Courier" w:hAnsi="Courier"/>
        </w:rPr>
        <w:br/>
      </w:r>
    </w:p>
    <w:p w14:paraId="59141B89" w14:textId="090A104B" w:rsidR="006E65C5" w:rsidRDefault="005C33BB" w:rsidP="003F4BAD">
      <w:pPr>
        <w:pStyle w:val="ListParagraph"/>
        <w:numPr>
          <w:ilvl w:val="0"/>
          <w:numId w:val="197"/>
        </w:numPr>
        <w:rPr>
          <w:rFonts w:ascii="Courier" w:hAnsi="Courier"/>
        </w:rPr>
      </w:pPr>
      <w:r>
        <w:rPr>
          <w:rFonts w:ascii="Courier" w:hAnsi="Courier"/>
        </w:rPr>
        <w:t>Remove the lid</w:t>
      </w:r>
      <w:r>
        <w:rPr>
          <w:rFonts w:ascii="Courier" w:hAnsi="Courier"/>
        </w:rPr>
        <w:br/>
        <w:t>________</w:t>
      </w:r>
      <w:r>
        <w:rPr>
          <w:rFonts w:ascii="Courier" w:hAnsi="Courier"/>
        </w:rPr>
        <w:br/>
      </w:r>
    </w:p>
    <w:p w14:paraId="5160E2AE" w14:textId="621FCE82" w:rsidR="00C83733" w:rsidRPr="00C83733" w:rsidRDefault="00C83733" w:rsidP="00C83733">
      <w:pPr>
        <w:pStyle w:val="Heading1"/>
      </w:pPr>
      <w:bookmarkStart w:id="694" w:name="_Toc94795621"/>
      <w:bookmarkStart w:id="695" w:name="_Toc94797629"/>
      <w:r>
        <w:t>Step 45: Connect Perma-Proto to Arduino</w:t>
      </w:r>
      <w:bookmarkEnd w:id="694"/>
      <w:bookmarkEnd w:id="695"/>
      <w:r>
        <w:br/>
      </w:r>
    </w:p>
    <w:p w14:paraId="4760BFEE" w14:textId="22AA4988" w:rsidR="0012267B" w:rsidRPr="00F77EC8" w:rsidRDefault="00272014" w:rsidP="005853C9">
      <w:pPr>
        <w:pStyle w:val="ListParagraph"/>
        <w:numPr>
          <w:ilvl w:val="0"/>
          <w:numId w:val="187"/>
        </w:numPr>
        <w:rPr>
          <w:rFonts w:ascii="Courier" w:hAnsi="Courier"/>
          <w:b/>
          <w:sz w:val="28"/>
          <w:szCs w:val="28"/>
        </w:rPr>
      </w:pPr>
      <w:r>
        <w:rPr>
          <w:rFonts w:ascii="Courier" w:hAnsi="Courier"/>
          <w:b/>
          <w:sz w:val="28"/>
          <w:szCs w:val="28"/>
        </w:rPr>
        <w:t>Connect the 7 wires from the Perma-Proto to the Arduino</w:t>
      </w:r>
      <w:r w:rsidR="0012267B">
        <w:rPr>
          <w:rFonts w:ascii="Courier" w:hAnsi="Courier"/>
          <w:b/>
          <w:sz w:val="28"/>
          <w:szCs w:val="28"/>
        </w:rPr>
        <w:t>:</w:t>
      </w:r>
      <w:r w:rsidR="00DA593C">
        <w:rPr>
          <w:rFonts w:ascii="Courier" w:hAnsi="Courier"/>
          <w:b/>
          <w:sz w:val="28"/>
          <w:szCs w:val="28"/>
        </w:rPr>
        <w:br/>
      </w:r>
      <w:r w:rsidR="0012267B" w:rsidRPr="00F77EC8">
        <w:rPr>
          <w:rFonts w:ascii="Courier" w:hAnsi="Courier"/>
          <w:b/>
          <w:sz w:val="28"/>
          <w:szCs w:val="28"/>
        </w:rPr>
        <w:br/>
      </w:r>
      <w:r w:rsidR="00DA593C" w:rsidRPr="00DA593C">
        <w:rPr>
          <w:rFonts w:ascii="Courier" w:hAnsi="Courier"/>
        </w:rPr>
        <w:t>You may need to use needle nosed pliers for this unless</w:t>
      </w:r>
      <w:r w:rsidR="00DA593C">
        <w:rPr>
          <w:rFonts w:ascii="Courier" w:hAnsi="Courier"/>
        </w:rPr>
        <w:t xml:space="preserve"> you have small hands</w:t>
      </w:r>
      <w:r w:rsidR="00DA593C">
        <w:rPr>
          <w:rFonts w:ascii="Courier" w:hAnsi="Courier"/>
        </w:rPr>
        <w:br/>
      </w:r>
    </w:p>
    <w:p w14:paraId="77C6527B" w14:textId="77777777" w:rsidR="00272014" w:rsidRPr="00604B8E" w:rsidRDefault="00272014" w:rsidP="00272014">
      <w:pPr>
        <w:pStyle w:val="ListParagraph"/>
        <w:numPr>
          <w:ilvl w:val="0"/>
          <w:numId w:val="128"/>
        </w:numPr>
        <w:rPr>
          <w:rFonts w:ascii="Courier" w:hAnsi="Courier"/>
        </w:rPr>
      </w:pPr>
      <w:r>
        <w:rPr>
          <w:rFonts w:ascii="Courier" w:hAnsi="Courier"/>
        </w:rPr>
        <w:t xml:space="preserve">Connect the BLUE wire from </w:t>
      </w:r>
      <w:r w:rsidRPr="00604B8E">
        <w:rPr>
          <w:rFonts w:ascii="Courier" w:hAnsi="Courier"/>
        </w:rPr>
        <w:t>Perma-Proto hole 22I</w:t>
      </w:r>
      <w:r>
        <w:rPr>
          <w:rFonts w:ascii="Courier" w:hAnsi="Courier"/>
        </w:rPr>
        <w:t xml:space="preserve"> to Arduino pin 2</w:t>
      </w:r>
      <w:r>
        <w:rPr>
          <w:rFonts w:ascii="Courier" w:hAnsi="Courier"/>
        </w:rPr>
        <w:br/>
        <w:t>__________</w:t>
      </w:r>
    </w:p>
    <w:p w14:paraId="439E493E" w14:textId="0D5CF975" w:rsidR="00272014" w:rsidRPr="005130CA" w:rsidRDefault="00272014" w:rsidP="00172ECA">
      <w:pPr>
        <w:ind w:left="360"/>
        <w:rPr>
          <w:rFonts w:ascii="Courier" w:hAnsi="Courier"/>
        </w:rPr>
      </w:pPr>
      <w:r w:rsidRPr="005130CA">
        <w:rPr>
          <w:rFonts w:ascii="Courier" w:hAnsi="Courier"/>
        </w:rPr>
        <w:t xml:space="preserve">     </w:t>
      </w:r>
    </w:p>
    <w:p w14:paraId="36BF0F0F" w14:textId="2D83CAA9" w:rsidR="00172ECA" w:rsidRPr="006A4DA3" w:rsidRDefault="00172ECA" w:rsidP="00172ECA">
      <w:pPr>
        <w:pStyle w:val="ListParagraph"/>
        <w:numPr>
          <w:ilvl w:val="0"/>
          <w:numId w:val="130"/>
        </w:numPr>
        <w:rPr>
          <w:rFonts w:ascii="Courier" w:hAnsi="Courier"/>
        </w:rPr>
      </w:pPr>
      <w:r>
        <w:rPr>
          <w:rFonts w:ascii="Courier" w:hAnsi="Courier"/>
        </w:rPr>
        <w:t>Connect the BLUE wire from Perma-</w:t>
      </w:r>
      <w:r w:rsidR="00DA593C">
        <w:rPr>
          <w:rFonts w:ascii="Courier" w:hAnsi="Courier"/>
        </w:rPr>
        <w:t>Proto hole 13B to Arduino pin 10</w:t>
      </w:r>
      <w:r>
        <w:rPr>
          <w:rFonts w:ascii="Courier" w:hAnsi="Courier"/>
        </w:rPr>
        <w:br/>
      </w:r>
      <w:r>
        <w:rPr>
          <w:rFonts w:ascii="Courier" w:hAnsi="Courier"/>
        </w:rPr>
        <w:lastRenderedPageBreak/>
        <w:t>__________</w:t>
      </w:r>
      <w:r w:rsidR="00DA593C">
        <w:rPr>
          <w:rFonts w:ascii="Courier" w:hAnsi="Courier"/>
        </w:rPr>
        <w:br/>
      </w:r>
    </w:p>
    <w:p w14:paraId="4A83A0DD" w14:textId="060FCBB2" w:rsidR="00172ECA" w:rsidRDefault="00172ECA" w:rsidP="00272014">
      <w:pPr>
        <w:pStyle w:val="ListParagraph"/>
        <w:numPr>
          <w:ilvl w:val="0"/>
          <w:numId w:val="130"/>
        </w:numPr>
        <w:rPr>
          <w:rFonts w:ascii="Courier" w:hAnsi="Courier"/>
        </w:rPr>
      </w:pPr>
      <w:r>
        <w:rPr>
          <w:rFonts w:ascii="Courier" w:hAnsi="Courier"/>
        </w:rPr>
        <w:t xml:space="preserve">Connect the WHITE wire from </w:t>
      </w:r>
      <w:r w:rsidRPr="00604B8E">
        <w:rPr>
          <w:rFonts w:ascii="Courier" w:hAnsi="Courier"/>
        </w:rPr>
        <w:t>Perma-Proto hole 16G</w:t>
      </w:r>
      <w:r>
        <w:rPr>
          <w:rFonts w:ascii="Courier" w:hAnsi="Courier"/>
        </w:rPr>
        <w:t xml:space="preserve"> to Arduino pin 11</w:t>
      </w:r>
      <w:r>
        <w:rPr>
          <w:rFonts w:ascii="Courier" w:hAnsi="Courier"/>
        </w:rPr>
        <w:br/>
        <w:t>__________</w:t>
      </w:r>
      <w:r>
        <w:rPr>
          <w:rFonts w:ascii="Courier" w:hAnsi="Courier"/>
        </w:rPr>
        <w:br/>
      </w:r>
    </w:p>
    <w:p w14:paraId="2706152D" w14:textId="77777777" w:rsidR="00172ECA" w:rsidRPr="00604B8E" w:rsidRDefault="00172ECA" w:rsidP="00172ECA">
      <w:pPr>
        <w:pStyle w:val="ListParagraph"/>
        <w:numPr>
          <w:ilvl w:val="0"/>
          <w:numId w:val="130"/>
        </w:numPr>
        <w:rPr>
          <w:rFonts w:ascii="Courier" w:hAnsi="Courier"/>
        </w:rPr>
      </w:pPr>
      <w:r>
        <w:rPr>
          <w:rFonts w:ascii="Courier" w:hAnsi="Courier"/>
        </w:rPr>
        <w:t xml:space="preserve">Connect the GREEN wire from </w:t>
      </w:r>
      <w:r w:rsidRPr="00604B8E">
        <w:rPr>
          <w:rFonts w:ascii="Courier" w:hAnsi="Courier"/>
        </w:rPr>
        <w:t>Perma-Proto hole 15G</w:t>
      </w:r>
      <w:r>
        <w:rPr>
          <w:rFonts w:ascii="Courier" w:hAnsi="Courier"/>
        </w:rPr>
        <w:t xml:space="preserve"> to Arduino pin 12</w:t>
      </w:r>
    </w:p>
    <w:p w14:paraId="6746113A" w14:textId="47E80096" w:rsidR="00172ECA" w:rsidRPr="00172ECA" w:rsidRDefault="00172ECA" w:rsidP="00172ECA">
      <w:pPr>
        <w:ind w:left="720"/>
        <w:rPr>
          <w:rFonts w:ascii="Courier" w:hAnsi="Courier"/>
        </w:rPr>
      </w:pPr>
      <w:r>
        <w:rPr>
          <w:rFonts w:ascii="Courier" w:hAnsi="Courier"/>
        </w:rPr>
        <w:t>__________</w:t>
      </w:r>
      <w:r>
        <w:rPr>
          <w:rFonts w:ascii="Courier" w:hAnsi="Courier"/>
        </w:rPr>
        <w:br/>
      </w:r>
    </w:p>
    <w:p w14:paraId="2A6CAF95" w14:textId="0967FECA" w:rsidR="00272014" w:rsidRDefault="00272014" w:rsidP="00272014">
      <w:pPr>
        <w:pStyle w:val="ListParagraph"/>
        <w:numPr>
          <w:ilvl w:val="0"/>
          <w:numId w:val="130"/>
        </w:numPr>
        <w:rPr>
          <w:rFonts w:ascii="Courier" w:hAnsi="Courier"/>
        </w:rPr>
      </w:pPr>
      <w:r>
        <w:rPr>
          <w:rFonts w:ascii="Courier" w:hAnsi="Courier"/>
        </w:rPr>
        <w:t xml:space="preserve">Connect the YELLOW wire from </w:t>
      </w:r>
      <w:r w:rsidRPr="00604B8E">
        <w:rPr>
          <w:rFonts w:ascii="Courier" w:hAnsi="Courier"/>
        </w:rPr>
        <w:t>Perma-Proto hole 14G</w:t>
      </w:r>
      <w:r>
        <w:rPr>
          <w:rFonts w:ascii="Courier" w:hAnsi="Courier"/>
        </w:rPr>
        <w:t xml:space="preserve"> to Arduino pin 13</w:t>
      </w:r>
      <w:r>
        <w:rPr>
          <w:rFonts w:ascii="Courier" w:hAnsi="Courier"/>
        </w:rPr>
        <w:br/>
        <w:t>__________</w:t>
      </w:r>
      <w:r w:rsidR="00172ECA">
        <w:rPr>
          <w:rFonts w:ascii="Courier" w:hAnsi="Courier"/>
        </w:rPr>
        <w:br/>
      </w:r>
    </w:p>
    <w:p w14:paraId="2A6B56F5" w14:textId="08685E17" w:rsidR="00172ECA" w:rsidRPr="00604B8E" w:rsidRDefault="00172ECA" w:rsidP="00272014">
      <w:pPr>
        <w:pStyle w:val="ListParagraph"/>
        <w:numPr>
          <w:ilvl w:val="0"/>
          <w:numId w:val="130"/>
        </w:numPr>
        <w:rPr>
          <w:rFonts w:ascii="Courier" w:hAnsi="Courier"/>
        </w:rPr>
      </w:pPr>
      <w:r>
        <w:rPr>
          <w:rFonts w:ascii="Courier" w:hAnsi="Courier"/>
        </w:rPr>
        <w:t>Connect</w:t>
      </w:r>
      <w:r w:rsidRPr="00604B8E">
        <w:rPr>
          <w:rFonts w:ascii="Courier" w:hAnsi="Courier"/>
        </w:rPr>
        <w:t xml:space="preserve"> </w:t>
      </w:r>
      <w:r>
        <w:rPr>
          <w:rFonts w:ascii="Courier" w:hAnsi="Courier"/>
        </w:rPr>
        <w:t xml:space="preserve">the </w:t>
      </w:r>
      <w:r w:rsidRPr="00604B8E">
        <w:rPr>
          <w:rFonts w:ascii="Courier" w:hAnsi="Courier"/>
        </w:rPr>
        <w:t xml:space="preserve">BLACK wire </w:t>
      </w:r>
      <w:r>
        <w:rPr>
          <w:rFonts w:ascii="Courier" w:hAnsi="Courier"/>
        </w:rPr>
        <w:t xml:space="preserve">from </w:t>
      </w:r>
      <w:r w:rsidR="00DA593C">
        <w:rPr>
          <w:rFonts w:ascii="Courier" w:hAnsi="Courier"/>
        </w:rPr>
        <w:t>Per</w:t>
      </w:r>
      <w:r w:rsidR="00151E61">
        <w:rPr>
          <w:rFonts w:ascii="Courier" w:hAnsi="Courier"/>
        </w:rPr>
        <w:t>ma-Proto ground rail</w:t>
      </w:r>
      <w:r w:rsidRPr="00604B8E">
        <w:rPr>
          <w:rFonts w:ascii="Courier" w:hAnsi="Courier"/>
        </w:rPr>
        <w:t>, hole 15</w:t>
      </w:r>
      <w:r>
        <w:rPr>
          <w:rFonts w:ascii="Courier" w:hAnsi="Courier"/>
        </w:rPr>
        <w:t xml:space="preserve"> to Arduino GND</w:t>
      </w:r>
      <w:r>
        <w:rPr>
          <w:rFonts w:ascii="Courier" w:hAnsi="Courier"/>
        </w:rPr>
        <w:br/>
      </w:r>
      <w:r w:rsidRPr="00604B8E">
        <w:rPr>
          <w:rFonts w:ascii="Courier" w:hAnsi="Courier"/>
        </w:rPr>
        <w:t>________</w:t>
      </w:r>
    </w:p>
    <w:p w14:paraId="0BBE8A8C" w14:textId="75A6405B" w:rsidR="00272014" w:rsidRPr="005130CA" w:rsidRDefault="00272014" w:rsidP="00172ECA">
      <w:pPr>
        <w:ind w:left="360"/>
        <w:rPr>
          <w:rFonts w:ascii="Courier" w:hAnsi="Courier"/>
        </w:rPr>
      </w:pPr>
      <w:r w:rsidRPr="005130CA">
        <w:rPr>
          <w:rFonts w:ascii="Courier" w:hAnsi="Courier"/>
        </w:rPr>
        <w:t xml:space="preserve">     </w:t>
      </w:r>
    </w:p>
    <w:p w14:paraId="27D5E47E" w14:textId="104BCB5F" w:rsidR="00272014" w:rsidRPr="00604B8E" w:rsidRDefault="00272014" w:rsidP="00272014">
      <w:pPr>
        <w:pStyle w:val="ListParagraph"/>
        <w:numPr>
          <w:ilvl w:val="0"/>
          <w:numId w:val="136"/>
        </w:numPr>
        <w:rPr>
          <w:rFonts w:ascii="Courier" w:hAnsi="Courier"/>
        </w:rPr>
      </w:pPr>
      <w:r>
        <w:rPr>
          <w:rFonts w:ascii="Courier" w:hAnsi="Courier"/>
        </w:rPr>
        <w:t xml:space="preserve">Connect the RED wire from </w:t>
      </w:r>
      <w:r w:rsidR="00DA593C">
        <w:rPr>
          <w:rFonts w:ascii="Courier" w:hAnsi="Courier"/>
        </w:rPr>
        <w:t>Per</w:t>
      </w:r>
      <w:r w:rsidR="00151E61">
        <w:rPr>
          <w:rFonts w:ascii="Courier" w:hAnsi="Courier"/>
        </w:rPr>
        <w:t>ma-Proto power rail</w:t>
      </w:r>
      <w:r w:rsidRPr="00604B8E">
        <w:rPr>
          <w:rFonts w:ascii="Courier" w:hAnsi="Courier"/>
        </w:rPr>
        <w:t>, hole 15</w:t>
      </w:r>
      <w:r>
        <w:rPr>
          <w:rFonts w:ascii="Courier" w:hAnsi="Courier"/>
        </w:rPr>
        <w:t xml:space="preserve"> to Arduino +5V pin</w:t>
      </w:r>
    </w:p>
    <w:p w14:paraId="607C7986" w14:textId="72B12C98" w:rsidR="00B421DA" w:rsidRDefault="00272014" w:rsidP="00172ECA">
      <w:pPr>
        <w:ind w:left="360"/>
        <w:rPr>
          <w:rFonts w:ascii="Courier" w:hAnsi="Courier"/>
        </w:rPr>
      </w:pPr>
      <w:r>
        <w:rPr>
          <w:rFonts w:ascii="Courier" w:hAnsi="Courier"/>
        </w:rPr>
        <w:t xml:space="preserve">   </w:t>
      </w:r>
      <w:r w:rsidRPr="00326E27">
        <w:rPr>
          <w:rFonts w:ascii="Courier" w:hAnsi="Courier"/>
        </w:rPr>
        <w:t>________</w:t>
      </w:r>
      <w:r>
        <w:rPr>
          <w:rFonts w:ascii="Courier" w:hAnsi="Courier"/>
        </w:rPr>
        <w:br/>
      </w:r>
    </w:p>
    <w:p w14:paraId="79423314" w14:textId="7BAE8F02" w:rsidR="00C83733" w:rsidRDefault="00C83733" w:rsidP="00C83733">
      <w:pPr>
        <w:pStyle w:val="Heading1"/>
      </w:pPr>
      <w:bookmarkStart w:id="696" w:name="_Toc94795622"/>
      <w:bookmarkStart w:id="697" w:name="_Toc94797630"/>
      <w:r>
        <w:t>Step 46: Connect screw-down side of relay module</w:t>
      </w:r>
      <w:bookmarkEnd w:id="696"/>
      <w:bookmarkEnd w:id="697"/>
    </w:p>
    <w:p w14:paraId="1208C094" w14:textId="77777777" w:rsidR="00C83733" w:rsidRPr="00C83733" w:rsidRDefault="00C83733" w:rsidP="00C83733"/>
    <w:p w14:paraId="32777C1E" w14:textId="1FF58B01" w:rsidR="00DA593C" w:rsidRPr="00C83733" w:rsidRDefault="00550BBF"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Connect wires to screw-down side of relay module:</w:t>
      </w:r>
      <w:r w:rsidRPr="00C83733">
        <w:rPr>
          <w:rFonts w:ascii="Courier" w:hAnsi="Courier"/>
          <w:b/>
          <w:sz w:val="28"/>
          <w:szCs w:val="28"/>
          <w:u w:val="single"/>
        </w:rPr>
        <w:br/>
      </w:r>
    </w:p>
    <w:p w14:paraId="32C9B037" w14:textId="1811B3E6" w:rsidR="00550BBF" w:rsidRDefault="00550BBF" w:rsidP="00550BBF">
      <w:pPr>
        <w:ind w:left="360"/>
        <w:rPr>
          <w:rFonts w:ascii="Courier" w:hAnsi="Courier"/>
        </w:rPr>
      </w:pPr>
      <w:r w:rsidRPr="00550BBF">
        <w:rPr>
          <w:rFonts w:ascii="Courier" w:hAnsi="Courier"/>
        </w:rPr>
        <w:t>This needs to be done BEFORE the relay</w:t>
      </w:r>
      <w:r>
        <w:rPr>
          <w:rFonts w:ascii="Courier" w:hAnsi="Courier"/>
        </w:rPr>
        <w:t xml:space="preserve"> module is attached to the case, while you still have screwdriver access.</w:t>
      </w:r>
      <w:r>
        <w:rPr>
          <w:rFonts w:ascii="Courier" w:hAnsi="Courier"/>
        </w:rPr>
        <w:br/>
      </w:r>
    </w:p>
    <w:p w14:paraId="00EBBF16" w14:textId="1D2B318E" w:rsidR="00550BBF" w:rsidRPr="007D32F6" w:rsidRDefault="00550BBF" w:rsidP="005853C9">
      <w:pPr>
        <w:pStyle w:val="ListParagraph"/>
        <w:numPr>
          <w:ilvl w:val="0"/>
          <w:numId w:val="191"/>
        </w:numPr>
        <w:rPr>
          <w:rFonts w:ascii="Courier" w:hAnsi="Courier"/>
          <w:b/>
          <w:sz w:val="28"/>
          <w:szCs w:val="28"/>
        </w:rPr>
      </w:pPr>
      <w:r>
        <w:rPr>
          <w:rFonts w:ascii="Courier" w:hAnsi="Courier"/>
        </w:rPr>
        <w:t>Insert the twi</w:t>
      </w:r>
      <w:r w:rsidR="00DB0A16">
        <w:rPr>
          <w:rFonts w:ascii="Courier" w:hAnsi="Courier"/>
        </w:rPr>
        <w:t>sted/soldered end of zip cord “B</w:t>
      </w:r>
      <w:r>
        <w:rPr>
          <w:rFonts w:ascii="Courier" w:hAnsi="Courier"/>
        </w:rPr>
        <w:t>” (from RED binding post) and yellow wire (from Perma-Proto) into the top (“Normally Open” - NO) screw terminal hole on the relay module and tighten down the screw.  Tug the wires gently to make sure they are securely connected.</w:t>
      </w:r>
      <w:r>
        <w:rPr>
          <w:rFonts w:ascii="Courier" w:hAnsi="Courier"/>
        </w:rPr>
        <w:br/>
        <w:t>_________</w:t>
      </w:r>
      <w:r>
        <w:rPr>
          <w:rFonts w:ascii="Courier" w:hAnsi="Courier"/>
        </w:rPr>
        <w:br/>
      </w:r>
    </w:p>
    <w:p w14:paraId="7A753314" w14:textId="1A47E5A1" w:rsidR="00550BBF" w:rsidRPr="00550BBF" w:rsidRDefault="00185F45" w:rsidP="005853C9">
      <w:pPr>
        <w:pStyle w:val="ListParagraph"/>
        <w:numPr>
          <w:ilvl w:val="0"/>
          <w:numId w:val="191"/>
        </w:numPr>
        <w:rPr>
          <w:rFonts w:ascii="Courier" w:hAnsi="Courier"/>
          <w:b/>
          <w:sz w:val="28"/>
          <w:szCs w:val="28"/>
        </w:rPr>
      </w:pPr>
      <w:r>
        <w:rPr>
          <w:rFonts w:ascii="Courier" w:hAnsi="Courier"/>
        </w:rPr>
        <w:t>Insert the end of zip cord “C</w:t>
      </w:r>
      <w:r w:rsidR="00550BBF">
        <w:rPr>
          <w:rFonts w:ascii="Courier" w:hAnsi="Courier"/>
        </w:rPr>
        <w:t xml:space="preserve">” (from back of Perma-Proto) into the center (“Common” - C) screw terminal hole on the relay </w:t>
      </w:r>
      <w:r w:rsidR="00385AC8">
        <w:rPr>
          <w:rFonts w:ascii="Courier" w:hAnsi="Courier"/>
        </w:rPr>
        <w:t xml:space="preserve">module </w:t>
      </w:r>
      <w:r w:rsidR="00550BBF">
        <w:rPr>
          <w:rFonts w:ascii="Courier" w:hAnsi="Courier"/>
        </w:rPr>
        <w:t>and tighten down the screw. Tug gently to test.</w:t>
      </w:r>
      <w:r w:rsidR="00550BBF">
        <w:rPr>
          <w:rFonts w:ascii="Courier" w:hAnsi="Courier"/>
        </w:rPr>
        <w:br/>
        <w:t>_________</w:t>
      </w:r>
      <w:r w:rsidR="00550BBF">
        <w:rPr>
          <w:rFonts w:ascii="Courier" w:hAnsi="Courier"/>
        </w:rPr>
        <w:br/>
      </w:r>
    </w:p>
    <w:p w14:paraId="09A7AEDB" w14:textId="50C68A33" w:rsidR="00550BBF" w:rsidRDefault="00C52B60" w:rsidP="005853C9">
      <w:pPr>
        <w:pStyle w:val="ListParagraph"/>
        <w:numPr>
          <w:ilvl w:val="0"/>
          <w:numId w:val="191"/>
        </w:numPr>
        <w:rPr>
          <w:rFonts w:ascii="Courier" w:hAnsi="Courier"/>
        </w:rPr>
      </w:pPr>
      <w:r>
        <w:rPr>
          <w:rFonts w:ascii="Courier" w:hAnsi="Courier"/>
        </w:rPr>
        <w:t>I</w:t>
      </w:r>
      <w:r w:rsidR="00550BBF" w:rsidRPr="00550BBF">
        <w:rPr>
          <w:rFonts w:ascii="Courier" w:hAnsi="Courier"/>
        </w:rPr>
        <w:t xml:space="preserve">nsert the end of the green wire that comes from Perma-Proto hole 6I into the bottom (“Normally Closed </w:t>
      </w:r>
      <w:r w:rsidR="00550BBF" w:rsidRPr="00550BBF">
        <w:rPr>
          <w:rFonts w:ascii="Courier" w:hAnsi="Courier"/>
        </w:rPr>
        <w:lastRenderedPageBreak/>
        <w:t xml:space="preserve">– NC) screw terminal hole on the relay </w:t>
      </w:r>
      <w:r w:rsidR="00385AC8">
        <w:rPr>
          <w:rFonts w:ascii="Courier" w:hAnsi="Courier"/>
        </w:rPr>
        <w:t xml:space="preserve">module </w:t>
      </w:r>
      <w:r w:rsidR="00550BBF" w:rsidRPr="00550BBF">
        <w:rPr>
          <w:rFonts w:ascii="Courier" w:hAnsi="Courier"/>
        </w:rPr>
        <w:t>and tighten down the screw.</w:t>
      </w:r>
      <w:r w:rsidR="00D327C9">
        <w:rPr>
          <w:rFonts w:ascii="Courier" w:hAnsi="Courier"/>
        </w:rPr>
        <w:t xml:space="preserve"> Tug gently to test.</w:t>
      </w:r>
      <w:r w:rsidR="00550BBF" w:rsidRPr="00550BBF">
        <w:rPr>
          <w:rFonts w:ascii="Courier" w:hAnsi="Courier"/>
        </w:rPr>
        <w:br/>
        <w:t>__________</w:t>
      </w:r>
      <w:r w:rsidR="00550BBF" w:rsidRPr="00550BBF">
        <w:rPr>
          <w:rFonts w:ascii="Courier" w:hAnsi="Courier"/>
        </w:rPr>
        <w:br/>
      </w:r>
    </w:p>
    <w:p w14:paraId="74D09CE5" w14:textId="6BB0B26C" w:rsidR="00C83733" w:rsidRPr="00C83733" w:rsidRDefault="00C83733" w:rsidP="00C83733">
      <w:pPr>
        <w:pStyle w:val="Heading1"/>
      </w:pPr>
      <w:bookmarkStart w:id="698" w:name="_Toc94795623"/>
      <w:bookmarkStart w:id="699" w:name="_Toc94797631"/>
      <w:r>
        <w:t>Step 47: Install relay module</w:t>
      </w:r>
      <w:bookmarkEnd w:id="698"/>
      <w:bookmarkEnd w:id="699"/>
      <w:r>
        <w:br/>
      </w:r>
    </w:p>
    <w:p w14:paraId="1893F092" w14:textId="77777777" w:rsidR="000E711B" w:rsidRPr="00C83733" w:rsidRDefault="000E711B"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relay module in case:</w:t>
      </w:r>
      <w:r w:rsidRPr="00C83733">
        <w:rPr>
          <w:rFonts w:ascii="Courier" w:hAnsi="Courier"/>
          <w:b/>
          <w:sz w:val="28"/>
          <w:szCs w:val="28"/>
          <w:u w:val="single"/>
        </w:rPr>
        <w:br/>
      </w:r>
    </w:p>
    <w:p w14:paraId="1531864B" w14:textId="6EE4C882" w:rsidR="00C73CE7" w:rsidRDefault="000E711B" w:rsidP="003F4BAD">
      <w:pPr>
        <w:pStyle w:val="ListParagraph"/>
        <w:numPr>
          <w:ilvl w:val="0"/>
          <w:numId w:val="197"/>
        </w:numPr>
        <w:rPr>
          <w:rFonts w:ascii="Courier" w:hAnsi="Courier"/>
        </w:rPr>
      </w:pPr>
      <w:r>
        <w:rPr>
          <w:rFonts w:ascii="Courier" w:hAnsi="Courier"/>
        </w:rPr>
        <w:t>Insert the relay module into the case and scre</w:t>
      </w:r>
      <w:r w:rsidR="00C52B60">
        <w:rPr>
          <w:rFonts w:ascii="Courier" w:hAnsi="Courier"/>
        </w:rPr>
        <w:t>w down its standoffs with four M</w:t>
      </w:r>
      <w:r>
        <w:rPr>
          <w:rFonts w:ascii="Courier" w:hAnsi="Courier"/>
        </w:rPr>
        <w:t>3 screws</w:t>
      </w:r>
      <w:r w:rsidR="00C52B60">
        <w:rPr>
          <w:rFonts w:ascii="Courier" w:hAnsi="Courier"/>
        </w:rPr>
        <w:t>. TIP: start all screws before tightening any of them.</w:t>
      </w:r>
      <w:r>
        <w:rPr>
          <w:rFonts w:ascii="Courier" w:hAnsi="Courier"/>
        </w:rPr>
        <w:t xml:space="preserve"> </w:t>
      </w:r>
      <w:r>
        <w:rPr>
          <w:rFonts w:ascii="Courier" w:hAnsi="Courier"/>
        </w:rPr>
        <w:br/>
        <w:t>________</w:t>
      </w:r>
      <w:r>
        <w:rPr>
          <w:rFonts w:ascii="Courier" w:hAnsi="Courier"/>
        </w:rPr>
        <w:br/>
      </w:r>
      <w:r w:rsidR="00C73CE7" w:rsidRPr="00D327C9">
        <w:rPr>
          <w:rFonts w:ascii="Courier" w:hAnsi="Courier"/>
        </w:rPr>
        <w:br/>
      </w:r>
    </w:p>
    <w:p w14:paraId="74B9C8A6" w14:textId="432E5E3A" w:rsidR="00C83733" w:rsidRPr="00C83733" w:rsidRDefault="00C83733" w:rsidP="00C83733">
      <w:pPr>
        <w:pStyle w:val="Heading1"/>
      </w:pPr>
      <w:bookmarkStart w:id="700" w:name="_Toc94795624"/>
      <w:bookmarkStart w:id="701" w:name="_Toc94797632"/>
      <w:r>
        <w:t>Step 48: Connect relay module jumpers</w:t>
      </w:r>
      <w:bookmarkEnd w:id="700"/>
      <w:bookmarkEnd w:id="701"/>
      <w:r>
        <w:br/>
      </w:r>
    </w:p>
    <w:p w14:paraId="0E92B0B9" w14:textId="773F8A0F" w:rsidR="00D327C9" w:rsidRPr="00C83733" w:rsidRDefault="00D327C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Connect wires to jumper side of</w:t>
      </w:r>
      <w:r w:rsidR="00C73CE7" w:rsidRPr="00C83733">
        <w:rPr>
          <w:rFonts w:ascii="Courier" w:hAnsi="Courier"/>
          <w:b/>
          <w:sz w:val="28"/>
          <w:szCs w:val="28"/>
          <w:u w:val="single"/>
        </w:rPr>
        <w:t xml:space="preserve"> relay module:</w:t>
      </w:r>
      <w:r w:rsidR="00C73CE7" w:rsidRPr="00C83733">
        <w:rPr>
          <w:rFonts w:ascii="Courier" w:hAnsi="Courier"/>
          <w:b/>
          <w:sz w:val="28"/>
          <w:szCs w:val="28"/>
          <w:u w:val="single"/>
        </w:rPr>
        <w:br/>
      </w:r>
    </w:p>
    <w:p w14:paraId="2C927230" w14:textId="6D37010A" w:rsidR="00D327C9" w:rsidRPr="006B35AC" w:rsidRDefault="00D327C9" w:rsidP="00D327C9">
      <w:pPr>
        <w:pStyle w:val="ListParagraph"/>
        <w:numPr>
          <w:ilvl w:val="0"/>
          <w:numId w:val="178"/>
        </w:numPr>
        <w:rPr>
          <w:rFonts w:ascii="Courier" w:hAnsi="Courier"/>
          <w:b/>
          <w:sz w:val="28"/>
          <w:szCs w:val="28"/>
        </w:rPr>
      </w:pPr>
      <w:r>
        <w:rPr>
          <w:rFonts w:ascii="Courier" w:hAnsi="Courier"/>
        </w:rPr>
        <w:t>Connect the BLUE jumper (from Perma-Proto hole 22J) to th</w:t>
      </w:r>
      <w:r w:rsidR="00F45917">
        <w:rPr>
          <w:rFonts w:ascii="Courier" w:hAnsi="Courier"/>
        </w:rPr>
        <w:t>e IN pin on the relay</w:t>
      </w:r>
      <w:r w:rsidR="00385AC8">
        <w:rPr>
          <w:rFonts w:ascii="Courier" w:hAnsi="Courier"/>
        </w:rPr>
        <w:t xml:space="preserve"> module</w:t>
      </w:r>
      <w:r w:rsidR="00F45917">
        <w:rPr>
          <w:rFonts w:ascii="Courier" w:hAnsi="Courier"/>
        </w:rPr>
        <w:br/>
        <w:t>_________</w:t>
      </w:r>
      <w:r>
        <w:rPr>
          <w:rFonts w:ascii="Courier" w:hAnsi="Courier"/>
        </w:rPr>
        <w:br/>
      </w:r>
    </w:p>
    <w:p w14:paraId="59ED1677" w14:textId="7783BB27" w:rsidR="00C52B60" w:rsidRPr="00C52B60" w:rsidRDefault="00C52B60" w:rsidP="00D327C9">
      <w:pPr>
        <w:pStyle w:val="ListParagraph"/>
        <w:numPr>
          <w:ilvl w:val="0"/>
          <w:numId w:val="178"/>
        </w:numPr>
        <w:rPr>
          <w:rFonts w:ascii="Courier" w:hAnsi="Courier"/>
          <w:b/>
          <w:sz w:val="28"/>
          <w:szCs w:val="28"/>
        </w:rPr>
      </w:pPr>
      <w:r>
        <w:rPr>
          <w:rFonts w:ascii="Courier" w:hAnsi="Courier"/>
        </w:rPr>
        <w:t>Connect the BLACK jumper from the GND pin on the relay module to the GND pin on the Arduino</w:t>
      </w:r>
      <w:r>
        <w:rPr>
          <w:rFonts w:ascii="Courier" w:hAnsi="Courier"/>
        </w:rPr>
        <w:br/>
        <w:t>_________</w:t>
      </w:r>
      <w:r>
        <w:rPr>
          <w:rFonts w:ascii="Courier" w:hAnsi="Courier"/>
        </w:rPr>
        <w:br/>
      </w:r>
    </w:p>
    <w:p w14:paraId="15AE3BE6" w14:textId="7FBF9D0E" w:rsidR="00D327C9" w:rsidRDefault="00D327C9" w:rsidP="00C52B60">
      <w:pPr>
        <w:pStyle w:val="ListParagraph"/>
        <w:numPr>
          <w:ilvl w:val="0"/>
          <w:numId w:val="178"/>
        </w:numPr>
        <w:rPr>
          <w:rFonts w:ascii="Courier" w:hAnsi="Courier"/>
          <w:b/>
          <w:sz w:val="28"/>
          <w:szCs w:val="28"/>
        </w:rPr>
      </w:pPr>
      <w:r>
        <w:rPr>
          <w:rFonts w:ascii="Courier" w:hAnsi="Courier"/>
        </w:rPr>
        <w:t>Connect the RED jumper (from Perma-Proto upper power rail hole 10) to the</w:t>
      </w:r>
      <w:r w:rsidR="00F45917">
        <w:rPr>
          <w:rFonts w:ascii="Courier" w:hAnsi="Courier"/>
        </w:rPr>
        <w:t xml:space="preserve"> VCC pin on the relay</w:t>
      </w:r>
      <w:r w:rsidR="00385AC8">
        <w:rPr>
          <w:rFonts w:ascii="Courier" w:hAnsi="Courier"/>
        </w:rPr>
        <w:t xml:space="preserve"> module</w:t>
      </w:r>
      <w:r w:rsidR="00F45917">
        <w:rPr>
          <w:rFonts w:ascii="Courier" w:hAnsi="Courier"/>
        </w:rPr>
        <w:br/>
        <w:t>_________</w:t>
      </w:r>
      <w:r>
        <w:rPr>
          <w:rFonts w:ascii="Courier" w:hAnsi="Courier"/>
        </w:rPr>
        <w:br/>
      </w:r>
    </w:p>
    <w:p w14:paraId="64E1A897" w14:textId="74F91267" w:rsidR="00C83733" w:rsidRPr="00C83733" w:rsidRDefault="00C83733" w:rsidP="00C83733">
      <w:pPr>
        <w:pStyle w:val="Heading1"/>
      </w:pPr>
      <w:bookmarkStart w:id="702" w:name="_Toc94795625"/>
      <w:bookmarkStart w:id="703" w:name="_Toc94797633"/>
      <w:r>
        <w:t>Step 49: Drill USB connector hole</w:t>
      </w:r>
      <w:bookmarkEnd w:id="702"/>
      <w:bookmarkEnd w:id="703"/>
      <w:r>
        <w:br/>
      </w:r>
    </w:p>
    <w:p w14:paraId="09CD9539" w14:textId="1243DE0D" w:rsidR="00D327C9" w:rsidRPr="00C83733" w:rsidRDefault="009824A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5853C9">
      <w:pPr>
        <w:pStyle w:val="ListParagraph"/>
        <w:numPr>
          <w:ilvl w:val="0"/>
          <w:numId w:val="192"/>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5853C9">
      <w:pPr>
        <w:pStyle w:val="ListParagraph"/>
        <w:numPr>
          <w:ilvl w:val="0"/>
          <w:numId w:val="192"/>
        </w:numPr>
        <w:rPr>
          <w:rFonts w:ascii="Courier" w:hAnsi="Courier"/>
        </w:rPr>
      </w:pPr>
      <w:r>
        <w:rPr>
          <w:rFonts w:ascii="Courier" w:hAnsi="Courier"/>
        </w:rPr>
        <w:lastRenderedPageBreak/>
        <w:t xml:space="preserve">Make indentation in the exact center of the USB connector using the tip of the </w:t>
      </w:r>
      <w:proofErr w:type="spellStart"/>
      <w:r>
        <w:rPr>
          <w:rFonts w:ascii="Courier" w:hAnsi="Courier"/>
        </w:rPr>
        <w:t>Forstner</w:t>
      </w:r>
      <w:proofErr w:type="spellEnd"/>
      <w:r>
        <w:rPr>
          <w:rFonts w:ascii="Courier" w:hAnsi="Courier"/>
        </w:rPr>
        <w:t xml:space="preserve"> bit (or whatever pointy thing you used for the other drill-starting indentations)</w:t>
      </w:r>
      <w:r w:rsidR="00C52B60">
        <w:rPr>
          <w:rFonts w:ascii="Courier" w:hAnsi="Courier"/>
        </w:rPr>
        <w:t>. NOTE: it is very important that this hole is precisely centered.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5853C9">
      <w:pPr>
        <w:pStyle w:val="ListParagraph"/>
        <w:numPr>
          <w:ilvl w:val="0"/>
          <w:numId w:val="192"/>
        </w:numPr>
        <w:rPr>
          <w:rFonts w:ascii="Courier" w:hAnsi="Courier"/>
        </w:rPr>
      </w:pPr>
      <w:r>
        <w:rPr>
          <w:rFonts w:ascii="Courier" w:hAnsi="Courier"/>
        </w:rPr>
        <w:t xml:space="preserve">Use 3/8” </w:t>
      </w:r>
      <w:proofErr w:type="spellStart"/>
      <w:r>
        <w:rPr>
          <w:rFonts w:ascii="Courier" w:hAnsi="Courier"/>
        </w:rPr>
        <w:t>Forstner</w:t>
      </w:r>
      <w:proofErr w:type="spellEnd"/>
      <w:r>
        <w:rPr>
          <w:rFonts w:ascii="Courier" w:hAnsi="Courier"/>
        </w:rPr>
        <w:t xml:space="preserve"> bit to drill the hole</w:t>
      </w:r>
      <w:r>
        <w:rPr>
          <w:rFonts w:ascii="Courier" w:hAnsi="Courier"/>
        </w:rPr>
        <w:br/>
      </w:r>
    </w:p>
    <w:p w14:paraId="53163820" w14:textId="77777777" w:rsidR="00F45917" w:rsidRDefault="00F45917" w:rsidP="005853C9">
      <w:pPr>
        <w:pStyle w:val="ListParagraph"/>
        <w:numPr>
          <w:ilvl w:val="0"/>
          <w:numId w:val="193"/>
        </w:numPr>
        <w:rPr>
          <w:rFonts w:ascii="Courier" w:hAnsi="Courier"/>
        </w:rPr>
      </w:pPr>
      <w:r>
        <w:rPr>
          <w:rFonts w:ascii="Courier" w:hAnsi="Courier"/>
        </w:rPr>
        <w:t>Drill slowly, spraying with water often</w:t>
      </w:r>
    </w:p>
    <w:p w14:paraId="755C5D71" w14:textId="77777777" w:rsidR="00F45917" w:rsidRDefault="00F45917" w:rsidP="005853C9">
      <w:pPr>
        <w:pStyle w:val="ListParagraph"/>
        <w:numPr>
          <w:ilvl w:val="0"/>
          <w:numId w:val="193"/>
        </w:numPr>
        <w:rPr>
          <w:rFonts w:ascii="Courier" w:hAnsi="Courier"/>
        </w:rPr>
      </w:pPr>
      <w:r>
        <w:rPr>
          <w:rFonts w:ascii="Courier" w:hAnsi="Courier"/>
        </w:rPr>
        <w:t>Reduce pressure when hole is getting close to “punching through”</w:t>
      </w:r>
    </w:p>
    <w:p w14:paraId="6DC7302F" w14:textId="77777777" w:rsidR="00A962A4" w:rsidRDefault="00A962A4" w:rsidP="005853C9">
      <w:pPr>
        <w:pStyle w:val="ListParagraph"/>
        <w:numPr>
          <w:ilvl w:val="0"/>
          <w:numId w:val="193"/>
        </w:numPr>
        <w:rPr>
          <w:rFonts w:ascii="Courier" w:hAnsi="Courier"/>
        </w:rPr>
      </w:pPr>
      <w:r>
        <w:rPr>
          <w:rFonts w:ascii="Courier" w:hAnsi="Courier"/>
        </w:rPr>
        <w:t xml:space="preserve">Alternative to </w:t>
      </w:r>
      <w:proofErr w:type="spellStart"/>
      <w:r>
        <w:rPr>
          <w:rFonts w:ascii="Courier" w:hAnsi="Courier"/>
        </w:rPr>
        <w:t>Forstner</w:t>
      </w:r>
      <w:proofErr w:type="spellEnd"/>
      <w:r>
        <w:rPr>
          <w:rFonts w:ascii="Courier" w:hAnsi="Courier"/>
        </w:rPr>
        <w:t xml:space="preserve"> bit is to use following succession of normal bits:</w:t>
      </w:r>
    </w:p>
    <w:p w14:paraId="63D6A2BC" w14:textId="5FC05C33" w:rsidR="00A962A4" w:rsidRDefault="00A962A4" w:rsidP="005853C9">
      <w:pPr>
        <w:pStyle w:val="ListParagraph"/>
        <w:numPr>
          <w:ilvl w:val="1"/>
          <w:numId w:val="193"/>
        </w:numPr>
        <w:rPr>
          <w:rFonts w:ascii="Courier" w:hAnsi="Courier"/>
        </w:rPr>
      </w:pPr>
      <w:r>
        <w:rPr>
          <w:rFonts w:ascii="Courier" w:hAnsi="Courier"/>
        </w:rPr>
        <w:t>1/16”, 1/8”, 3/16”, 1/4”, 5/16”, 3/8”</w:t>
      </w:r>
      <w:r>
        <w:rPr>
          <w:rFonts w:ascii="Courier" w:hAnsi="Courier"/>
        </w:rPr>
        <w:br/>
        <w:t>(untested – may need even smaller</w:t>
      </w:r>
      <w:r w:rsidR="00C52B60">
        <w:rPr>
          <w:rFonts w:ascii="Courier" w:hAnsi="Courier"/>
        </w:rPr>
        <w:t xml:space="preserve"> (1/32”)</w:t>
      </w:r>
      <w:r>
        <w:rPr>
          <w:rFonts w:ascii="Courier" w:hAnsi="Courier"/>
        </w:rPr>
        <w:t xml:space="preserve"> steps)</w:t>
      </w:r>
      <w:r>
        <w:rPr>
          <w:rFonts w:ascii="Courier" w:hAnsi="Courier"/>
        </w:rPr>
        <w:br/>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5853C9">
      <w:pPr>
        <w:pStyle w:val="ListParagraph"/>
        <w:numPr>
          <w:ilvl w:val="0"/>
          <w:numId w:val="194"/>
        </w:numPr>
        <w:rPr>
          <w:rFonts w:ascii="Courier" w:hAnsi="Courier"/>
        </w:rPr>
      </w:pPr>
      <w:r>
        <w:rPr>
          <w:rFonts w:ascii="Courier" w:hAnsi="Courier"/>
        </w:rPr>
        <w:t>Clean up the edge of the hole with X-</w:t>
      </w:r>
      <w:proofErr w:type="spellStart"/>
      <w:r>
        <w:rPr>
          <w:rFonts w:ascii="Courier" w:hAnsi="Courier"/>
        </w:rPr>
        <w:t>acto</w:t>
      </w:r>
      <w:proofErr w:type="spellEnd"/>
      <w:r>
        <w:rPr>
          <w:rFonts w:ascii="Courier" w:hAnsi="Courier"/>
        </w:rPr>
        <w:t xml:space="preserve">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5853C9">
      <w:pPr>
        <w:pStyle w:val="ListParagraph"/>
        <w:numPr>
          <w:ilvl w:val="0"/>
          <w:numId w:val="194"/>
        </w:numPr>
        <w:rPr>
          <w:rFonts w:ascii="Courier" w:hAnsi="Courier"/>
        </w:rPr>
      </w:pPr>
      <w:r>
        <w:rPr>
          <w:rFonts w:ascii="Courier" w:hAnsi="Courier"/>
        </w:rPr>
        <w:t xml:space="preserve">Wash </w:t>
      </w:r>
      <w:proofErr w:type="gramStart"/>
      <w:r>
        <w:rPr>
          <w:rFonts w:ascii="Courier" w:hAnsi="Courier"/>
        </w:rPr>
        <w:t>lid</w:t>
      </w:r>
      <w:proofErr w:type="gramEnd"/>
      <w:r>
        <w:rPr>
          <w:rFonts w:ascii="Courier" w:hAnsi="Courier"/>
        </w:rPr>
        <w:t xml:space="preserve">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392A9A">
      <w:pPr>
        <w:pStyle w:val="ListParagraph"/>
        <w:numPr>
          <w:ilvl w:val="0"/>
          <w:numId w:val="194"/>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392A9A">
      <w:pPr>
        <w:pStyle w:val="ListParagraph"/>
        <w:numPr>
          <w:ilvl w:val="0"/>
          <w:numId w:val="198"/>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280A94">
      <w:pPr>
        <w:pStyle w:val="ListParagraph"/>
        <w:numPr>
          <w:ilvl w:val="0"/>
          <w:numId w:val="198"/>
        </w:numPr>
        <w:rPr>
          <w:rFonts w:ascii="Courier" w:hAnsi="Courier"/>
        </w:rPr>
      </w:pPr>
      <w:r>
        <w:rPr>
          <w:rFonts w:ascii="Courier" w:hAnsi="Courier"/>
        </w:rPr>
        <w:t xml:space="preserve">If that isn’t enough, you may have to enlarge the hole with a round file or some other way </w:t>
      </w:r>
    </w:p>
    <w:p w14:paraId="50AA4A1A" w14:textId="5A047607" w:rsidR="00C83733" w:rsidRDefault="00C83733" w:rsidP="00C83733">
      <w:pPr>
        <w:pStyle w:val="Heading1"/>
      </w:pPr>
      <w:bookmarkStart w:id="704" w:name="_Toc94795626"/>
      <w:bookmarkStart w:id="705" w:name="_Toc94797634"/>
      <w:r>
        <w:t>Step 50: Make PV cables</w:t>
      </w:r>
      <w:bookmarkEnd w:id="704"/>
      <w:bookmarkEnd w:id="705"/>
      <w:r>
        <w:br/>
      </w:r>
    </w:p>
    <w:p w14:paraId="58F46733" w14:textId="7830DE27" w:rsidR="0059303A" w:rsidRPr="00C83733" w:rsidRDefault="0059303A" w:rsidP="0059303A">
      <w:pPr>
        <w:pStyle w:val="ListParagraph"/>
        <w:numPr>
          <w:ilvl w:val="0"/>
          <w:numId w:val="187"/>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F2149B" w:rsidRDefault="0059303A" w:rsidP="0059303A">
      <w:pPr>
        <w:pStyle w:val="NormalWeb"/>
        <w:spacing w:before="0" w:beforeAutospacing="0"/>
        <w:ind w:left="360"/>
        <w:rPr>
          <w:rFonts w:ascii="Courier" w:hAnsi="Courier" w:cs="Arial"/>
          <w:sz w:val="24"/>
          <w:szCs w:val="24"/>
        </w:rPr>
      </w:pPr>
      <w:r w:rsidRPr="00F2149B">
        <w:rPr>
          <w:rFonts w:ascii="Courier" w:hAnsi="Courier" w:cs="Arial"/>
          <w:sz w:val="24"/>
          <w:szCs w:val="24"/>
        </w:rPr>
        <w:t>To connect to a standard PV module, you need cables with MC4 connectors.</w:t>
      </w:r>
    </w:p>
    <w:p w14:paraId="7DB334B6" w14:textId="77777777" w:rsidR="0059303A" w:rsidRPr="00F2149B" w:rsidRDefault="0059303A" w:rsidP="0059303A">
      <w:pPr>
        <w:pStyle w:val="NormalWeb"/>
        <w:spacing w:before="0" w:beforeAutospacing="0"/>
        <w:ind w:left="360"/>
        <w:rPr>
          <w:rFonts w:ascii="Courier" w:hAnsi="Courier" w:cs="Arial"/>
          <w:sz w:val="24"/>
          <w:szCs w:val="24"/>
        </w:rPr>
      </w:pPr>
      <w:r w:rsidRPr="00F2149B">
        <w:rPr>
          <w:rFonts w:ascii="Courier" w:hAnsi="Courier" w:cs="Arial"/>
          <w:sz w:val="24"/>
          <w:szCs w:val="24"/>
        </w:rPr>
        <w:lastRenderedPageBreak/>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77777777" w:rsidR="0059303A" w:rsidRPr="00F2149B" w:rsidRDefault="0059303A" w:rsidP="0059303A">
      <w:pPr>
        <w:pStyle w:val="NormalWeb"/>
        <w:spacing w:before="0" w:beforeAutospacing="0"/>
        <w:ind w:left="360"/>
        <w:rPr>
          <w:rFonts w:ascii="Courier" w:hAnsi="Courier" w:cs="Arial"/>
          <w:sz w:val="24"/>
          <w:szCs w:val="24"/>
        </w:rPr>
      </w:pPr>
      <w:r w:rsidRPr="00F2149B">
        <w:rPr>
          <w:rFonts w:ascii="Courier" w:hAnsi="Courier" w:cs="Arial"/>
          <w:sz w:val="24"/>
          <w:szCs w:val="24"/>
        </w:rPr>
        <w:t>If you decide that shorter cables are OK, you can just use the same zip cord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77777777" w:rsidR="0059303A" w:rsidRPr="00F2149B" w:rsidRDefault="0059303A" w:rsidP="0059303A">
      <w:pPr>
        <w:pStyle w:val="NormalWeb"/>
        <w:spacing w:before="0" w:beforeAutospacing="0"/>
        <w:ind w:left="360"/>
        <w:rPr>
          <w:rFonts w:ascii="Courier" w:hAnsi="Courier" w:cs="Arial"/>
          <w:sz w:val="24"/>
          <w:szCs w:val="24"/>
        </w:rPr>
      </w:pPr>
      <w:r w:rsidRPr="00F2149B">
        <w:rPr>
          <w:rFonts w:ascii="Courier" w:hAnsi="Courier" w:cs="Arial"/>
          <w:sz w:val="24"/>
          <w:szCs w:val="24"/>
        </w:rPr>
        <w:t>The downside to the binding posts is that it is possible to connect the wrong cable to the wrong post. The bypass diodes between the binding posts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F2149B" w:rsidRDefault="0059303A" w:rsidP="0059303A">
      <w:pPr>
        <w:pStyle w:val="NormalWeb"/>
        <w:spacing w:before="0" w:beforeAutospacing="0"/>
        <w:ind w:left="360"/>
        <w:rPr>
          <w:rFonts w:ascii="Courier" w:hAnsi="Courier" w:cs="Arial"/>
          <w:sz w:val="24"/>
          <w:szCs w:val="24"/>
        </w:rPr>
      </w:pPr>
      <w:r w:rsidRPr="00F2149B">
        <w:rPr>
          <w:rFonts w:ascii="Courier" w:hAnsi="Courier" w:cs="Arial"/>
          <w:sz w:val="24"/>
          <w:szCs w:val="24"/>
        </w:rPr>
        <w:t>The cable with the female MC4 connector connects to the RED binding post.</w:t>
      </w:r>
    </w:p>
    <w:p w14:paraId="19A9A513" w14:textId="77777777" w:rsidR="00C83733" w:rsidRPr="00F2149B" w:rsidRDefault="0059303A" w:rsidP="00C83733">
      <w:pPr>
        <w:pStyle w:val="NormalWeb"/>
        <w:spacing w:before="0" w:beforeAutospacing="0"/>
        <w:ind w:left="360"/>
        <w:rPr>
          <w:rStyle w:val="apple-converted-space"/>
          <w:rFonts w:ascii="Arial" w:hAnsi="Arial" w:cs="Arial"/>
          <w:sz w:val="23"/>
          <w:szCs w:val="23"/>
        </w:rPr>
      </w:pPr>
      <w:r w:rsidRPr="00F2149B">
        <w:rPr>
          <w:rFonts w:ascii="Courier" w:hAnsi="Courier" w:cs="Arial"/>
          <w:sz w:val="24"/>
          <w:szCs w:val="24"/>
        </w:rPr>
        <w:t>The cable with the male MC4 connector connects to the BLACK binding post.</w:t>
      </w:r>
    </w:p>
    <w:p w14:paraId="62589441" w14:textId="1C2E81CD" w:rsidR="00A962A4" w:rsidRPr="00C83733" w:rsidRDefault="00C83733" w:rsidP="00C83733">
      <w:pPr>
        <w:pStyle w:val="Heading1"/>
        <w:rPr>
          <w:rFonts w:ascii="Arial" w:hAnsi="Arial" w:cs="Arial"/>
          <w:color w:val="555555"/>
          <w:sz w:val="23"/>
          <w:szCs w:val="23"/>
        </w:rPr>
      </w:pPr>
      <w:bookmarkStart w:id="706" w:name="_Toc94795627"/>
      <w:bookmarkStart w:id="707" w:name="_Toc94797635"/>
      <w:r>
        <w:t>Step 51: Final test</w:t>
      </w:r>
      <w:bookmarkEnd w:id="706"/>
      <w:bookmarkEnd w:id="707"/>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0C083969" w:rsidR="00EC0572" w:rsidRPr="00EC0572" w:rsidRDefault="00EC0572" w:rsidP="00EC0572">
      <w:pPr>
        <w:rPr>
          <w:rFonts w:ascii="Courier" w:hAnsi="Courier"/>
        </w:rPr>
      </w:pPr>
      <w:r>
        <w:rPr>
          <w:rFonts w:ascii="Courier" w:hAnsi="Courier"/>
        </w:rPr>
        <w:t>Repeat the tests you did for the “system bench test”</w:t>
      </w:r>
      <w:r w:rsidRPr="00EC0572">
        <w:rPr>
          <w:rFonts w:ascii="Courier" w:hAnsi="Courier"/>
        </w:rPr>
        <w:t xml:space="preserve"> to make sure everything got hooked back up correctly.</w:t>
      </w:r>
    </w:p>
    <w:p w14:paraId="125B4564" w14:textId="77777777" w:rsidR="00EC0572" w:rsidRPr="00EC0572" w:rsidRDefault="00EC0572" w:rsidP="00EC0572">
      <w:pPr>
        <w:rPr>
          <w:rFonts w:ascii="Courier" w:hAnsi="Courier"/>
        </w:rPr>
      </w:pPr>
    </w:p>
    <w:p w14:paraId="5281DAE1" w14:textId="77777777"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0966D5CA" w:rsidR="00A962A4" w:rsidRPr="00A962A4" w:rsidRDefault="00EC0572" w:rsidP="004358B3">
      <w:pPr>
        <w:rPr>
          <w:rFonts w:ascii="Courier" w:hAnsi="Courier"/>
        </w:rPr>
      </w:pPr>
      <w:r w:rsidRPr="00EC0572">
        <w:rPr>
          <w:rFonts w:ascii="Courier" w:hAnsi="Courier"/>
        </w:rPr>
        <w:t>If some amount of accuracy is important to you, see the IV Swinger 2 User Guide for instructions on how to perform a calibration. There is also a Help dialog available from the Calibrate menu in the application.</w:t>
      </w:r>
    </w:p>
    <w:sectPr w:rsidR="00A962A4" w:rsidRPr="00A962A4" w:rsidSect="0040307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F4B43" w14:textId="77777777" w:rsidR="00855FB7" w:rsidRDefault="00855FB7" w:rsidP="0010589F">
      <w:r>
        <w:separator/>
      </w:r>
    </w:p>
  </w:endnote>
  <w:endnote w:type="continuationSeparator" w:id="0">
    <w:p w14:paraId="510D3151" w14:textId="77777777" w:rsidR="00855FB7" w:rsidRDefault="00855FB7"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altName w:val="Times Roman"/>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F63A6">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F824F" w14:textId="77777777" w:rsidR="00855FB7" w:rsidRDefault="00855FB7" w:rsidP="0010589F">
      <w:r>
        <w:separator/>
      </w:r>
    </w:p>
  </w:footnote>
  <w:footnote w:type="continuationSeparator" w:id="0">
    <w:p w14:paraId="13FED09B" w14:textId="77777777" w:rsidR="00855FB7" w:rsidRDefault="00855FB7" w:rsidP="00105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08E"/>
    <w:multiLevelType w:val="hybridMultilevel"/>
    <w:tmpl w:val="EAFA145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227427"/>
    <w:multiLevelType w:val="hybridMultilevel"/>
    <w:tmpl w:val="8124E9E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7336CD"/>
    <w:multiLevelType w:val="hybridMultilevel"/>
    <w:tmpl w:val="2FDC79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4834CEC"/>
    <w:multiLevelType w:val="hybridMultilevel"/>
    <w:tmpl w:val="957E972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5571C55"/>
    <w:multiLevelType w:val="hybridMultilevel"/>
    <w:tmpl w:val="60EE0F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315EF5"/>
    <w:multiLevelType w:val="hybridMultilevel"/>
    <w:tmpl w:val="674C4A9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163390"/>
    <w:multiLevelType w:val="hybridMultilevel"/>
    <w:tmpl w:val="9E3CF69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9A77F0B"/>
    <w:multiLevelType w:val="hybridMultilevel"/>
    <w:tmpl w:val="3800B0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D4D6B9C"/>
    <w:multiLevelType w:val="hybridMultilevel"/>
    <w:tmpl w:val="12C43C3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E9B065D"/>
    <w:multiLevelType w:val="hybridMultilevel"/>
    <w:tmpl w:val="95CE9EF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FF137C2"/>
    <w:multiLevelType w:val="hybridMultilevel"/>
    <w:tmpl w:val="8426056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136931"/>
    <w:multiLevelType w:val="hybridMultilevel"/>
    <w:tmpl w:val="B2FE333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1203079"/>
    <w:multiLevelType w:val="hybridMultilevel"/>
    <w:tmpl w:val="B5A64B8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911EAE"/>
    <w:multiLevelType w:val="hybridMultilevel"/>
    <w:tmpl w:val="634CEC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1BF0457"/>
    <w:multiLevelType w:val="hybridMultilevel"/>
    <w:tmpl w:val="7AF4875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8" w15:restartNumberingAfterBreak="0">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3457ED5"/>
    <w:multiLevelType w:val="hybridMultilevel"/>
    <w:tmpl w:val="E806E702"/>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47034C5"/>
    <w:multiLevelType w:val="hybridMultilevel"/>
    <w:tmpl w:val="381284D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51A360A"/>
    <w:multiLevelType w:val="hybridMultilevel"/>
    <w:tmpl w:val="AA121082"/>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5661B7F"/>
    <w:multiLevelType w:val="hybridMultilevel"/>
    <w:tmpl w:val="3E1E79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38" w15:restartNumberingAfterBreak="0">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9BB3F60"/>
    <w:multiLevelType w:val="hybridMultilevel"/>
    <w:tmpl w:val="21E23A3C"/>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41" w15:restartNumberingAfterBreak="0">
    <w:nsid w:val="1A2958ED"/>
    <w:multiLevelType w:val="hybridMultilevel"/>
    <w:tmpl w:val="75D6F2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BFD62DB"/>
    <w:multiLevelType w:val="hybridMultilevel"/>
    <w:tmpl w:val="5A8C01E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1C466C67"/>
    <w:multiLevelType w:val="hybridMultilevel"/>
    <w:tmpl w:val="0496547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1E27792A"/>
    <w:multiLevelType w:val="hybridMultilevel"/>
    <w:tmpl w:val="4838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00E73F1"/>
    <w:multiLevelType w:val="hybridMultilevel"/>
    <w:tmpl w:val="53FC6F6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151500F"/>
    <w:multiLevelType w:val="hybridMultilevel"/>
    <w:tmpl w:val="2B54A72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218E0B41"/>
    <w:multiLevelType w:val="hybridMultilevel"/>
    <w:tmpl w:val="EC22898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52" w15:restartNumberingAfterBreak="0">
    <w:nsid w:val="21EA58A0"/>
    <w:multiLevelType w:val="hybridMultilevel"/>
    <w:tmpl w:val="80B04ED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26C4A5B"/>
    <w:multiLevelType w:val="hybridMultilevel"/>
    <w:tmpl w:val="A628E4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2F37BD1"/>
    <w:multiLevelType w:val="hybridMultilevel"/>
    <w:tmpl w:val="A9907BF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233013A3"/>
    <w:multiLevelType w:val="hybridMultilevel"/>
    <w:tmpl w:val="F504544C"/>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40B7D57"/>
    <w:multiLevelType w:val="hybridMultilevel"/>
    <w:tmpl w:val="81148036"/>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41169EC"/>
    <w:multiLevelType w:val="hybridMultilevel"/>
    <w:tmpl w:val="88F46DF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458782B"/>
    <w:multiLevelType w:val="hybridMultilevel"/>
    <w:tmpl w:val="DAB03BE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49F16E0"/>
    <w:multiLevelType w:val="hybridMultilevel"/>
    <w:tmpl w:val="71AAF69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54448CC"/>
    <w:multiLevelType w:val="hybridMultilevel"/>
    <w:tmpl w:val="EAFA41D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254B5A19"/>
    <w:multiLevelType w:val="hybridMultilevel"/>
    <w:tmpl w:val="4FEC753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58C31B2"/>
    <w:multiLevelType w:val="hybridMultilevel"/>
    <w:tmpl w:val="79C04F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58E75F1"/>
    <w:multiLevelType w:val="hybridMultilevel"/>
    <w:tmpl w:val="CB7CC85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26ED78EF"/>
    <w:multiLevelType w:val="hybridMultilevel"/>
    <w:tmpl w:val="5C082C6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28656F62"/>
    <w:multiLevelType w:val="hybridMultilevel"/>
    <w:tmpl w:val="8768006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28BE3497"/>
    <w:multiLevelType w:val="hybridMultilevel"/>
    <w:tmpl w:val="825EB7A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8C95DFB"/>
    <w:multiLevelType w:val="hybridMultilevel"/>
    <w:tmpl w:val="69EC1C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291705EA"/>
    <w:multiLevelType w:val="hybridMultilevel"/>
    <w:tmpl w:val="1752F49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9473E86"/>
    <w:multiLevelType w:val="hybridMultilevel"/>
    <w:tmpl w:val="9F5044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977649B"/>
    <w:multiLevelType w:val="hybridMultilevel"/>
    <w:tmpl w:val="9E44298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2AE71EAB"/>
    <w:multiLevelType w:val="hybridMultilevel"/>
    <w:tmpl w:val="944825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2B2450DF"/>
    <w:multiLevelType w:val="hybridMultilevel"/>
    <w:tmpl w:val="8550D3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2B4D6077"/>
    <w:multiLevelType w:val="hybridMultilevel"/>
    <w:tmpl w:val="1C88FB4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2B5E0212"/>
    <w:multiLevelType w:val="hybridMultilevel"/>
    <w:tmpl w:val="3BE2DF4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2BC966B1"/>
    <w:multiLevelType w:val="hybridMultilevel"/>
    <w:tmpl w:val="DBFCFBA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CAF6147"/>
    <w:multiLevelType w:val="hybridMultilevel"/>
    <w:tmpl w:val="4B6E4274"/>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2CDE0F5E"/>
    <w:multiLevelType w:val="hybridMultilevel"/>
    <w:tmpl w:val="74FC86B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84" w15:restartNumberingAfterBreak="0">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EF66080"/>
    <w:multiLevelType w:val="hybridMultilevel"/>
    <w:tmpl w:val="AD2E5B6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304A4EF8"/>
    <w:multiLevelType w:val="multilevel"/>
    <w:tmpl w:val="9CEA4D92"/>
    <w:lvl w:ilvl="0">
      <w:start w:val="1"/>
      <w:numFmt w:val="bullet"/>
      <w:lvlText w:val=""/>
      <w:lvlJc w:val="left"/>
      <w:pPr>
        <w:tabs>
          <w:tab w:val="num" w:pos="6120"/>
        </w:tabs>
        <w:ind w:left="6120" w:hanging="360"/>
      </w:pPr>
      <w:rPr>
        <w:rFonts w:ascii="Symbol" w:hAnsi="Symbol" w:hint="default"/>
        <w:sz w:val="20"/>
      </w:rPr>
    </w:lvl>
    <w:lvl w:ilvl="1">
      <w:start w:val="1"/>
      <w:numFmt w:val="bullet"/>
      <w:lvlText w:val="o"/>
      <w:lvlJc w:val="left"/>
      <w:pPr>
        <w:tabs>
          <w:tab w:val="num" w:pos="6840"/>
        </w:tabs>
        <w:ind w:left="6840" w:hanging="360"/>
      </w:pPr>
      <w:rPr>
        <w:rFonts w:ascii="Courier New" w:hAnsi="Courier New" w:hint="default"/>
        <w:sz w:val="20"/>
      </w:rPr>
    </w:lvl>
    <w:lvl w:ilvl="2">
      <w:start w:val="1"/>
      <w:numFmt w:val="bullet"/>
      <w:lvlText w:val=""/>
      <w:lvlJc w:val="left"/>
      <w:pPr>
        <w:tabs>
          <w:tab w:val="num" w:pos="7560"/>
        </w:tabs>
        <w:ind w:left="7560" w:hanging="360"/>
      </w:pPr>
      <w:rPr>
        <w:rFonts w:ascii="Wingdings" w:hAnsi="Wingdings" w:hint="default"/>
        <w:sz w:val="20"/>
      </w:rPr>
    </w:lvl>
    <w:lvl w:ilvl="3" w:tentative="1">
      <w:start w:val="1"/>
      <w:numFmt w:val="bullet"/>
      <w:lvlText w:val=""/>
      <w:lvlJc w:val="left"/>
      <w:pPr>
        <w:tabs>
          <w:tab w:val="num" w:pos="8280"/>
        </w:tabs>
        <w:ind w:left="8280" w:hanging="360"/>
      </w:pPr>
      <w:rPr>
        <w:rFonts w:ascii="Wingdings" w:hAnsi="Wingdings" w:hint="default"/>
        <w:sz w:val="20"/>
      </w:rPr>
    </w:lvl>
    <w:lvl w:ilvl="4" w:tentative="1">
      <w:start w:val="1"/>
      <w:numFmt w:val="bullet"/>
      <w:lvlText w:val=""/>
      <w:lvlJc w:val="left"/>
      <w:pPr>
        <w:tabs>
          <w:tab w:val="num" w:pos="9000"/>
        </w:tabs>
        <w:ind w:left="9000" w:hanging="360"/>
      </w:pPr>
      <w:rPr>
        <w:rFonts w:ascii="Wingdings" w:hAnsi="Wingdings" w:hint="default"/>
        <w:sz w:val="20"/>
      </w:rPr>
    </w:lvl>
    <w:lvl w:ilvl="5" w:tentative="1">
      <w:start w:val="1"/>
      <w:numFmt w:val="bullet"/>
      <w:lvlText w:val=""/>
      <w:lvlJc w:val="left"/>
      <w:pPr>
        <w:tabs>
          <w:tab w:val="num" w:pos="9720"/>
        </w:tabs>
        <w:ind w:left="9720" w:hanging="360"/>
      </w:pPr>
      <w:rPr>
        <w:rFonts w:ascii="Wingdings" w:hAnsi="Wingdings" w:hint="default"/>
        <w:sz w:val="20"/>
      </w:rPr>
    </w:lvl>
    <w:lvl w:ilvl="6" w:tentative="1">
      <w:start w:val="1"/>
      <w:numFmt w:val="bullet"/>
      <w:lvlText w:val=""/>
      <w:lvlJc w:val="left"/>
      <w:pPr>
        <w:tabs>
          <w:tab w:val="num" w:pos="10440"/>
        </w:tabs>
        <w:ind w:left="10440" w:hanging="360"/>
      </w:pPr>
      <w:rPr>
        <w:rFonts w:ascii="Wingdings" w:hAnsi="Wingdings" w:hint="default"/>
        <w:sz w:val="20"/>
      </w:rPr>
    </w:lvl>
    <w:lvl w:ilvl="7" w:tentative="1">
      <w:start w:val="1"/>
      <w:numFmt w:val="bullet"/>
      <w:lvlText w:val=""/>
      <w:lvlJc w:val="left"/>
      <w:pPr>
        <w:tabs>
          <w:tab w:val="num" w:pos="11160"/>
        </w:tabs>
        <w:ind w:left="11160" w:hanging="360"/>
      </w:pPr>
      <w:rPr>
        <w:rFonts w:ascii="Wingdings" w:hAnsi="Wingdings" w:hint="default"/>
        <w:sz w:val="20"/>
      </w:rPr>
    </w:lvl>
    <w:lvl w:ilvl="8" w:tentative="1">
      <w:start w:val="1"/>
      <w:numFmt w:val="bullet"/>
      <w:lvlText w:val=""/>
      <w:lvlJc w:val="left"/>
      <w:pPr>
        <w:tabs>
          <w:tab w:val="num" w:pos="11880"/>
        </w:tabs>
        <w:ind w:left="11880" w:hanging="360"/>
      </w:pPr>
      <w:rPr>
        <w:rFonts w:ascii="Wingdings" w:hAnsi="Wingdings" w:hint="default"/>
        <w:sz w:val="20"/>
      </w:rPr>
    </w:lvl>
  </w:abstractNum>
  <w:abstractNum w:abstractNumId="87" w15:restartNumberingAfterBreak="0">
    <w:nsid w:val="30C82F1A"/>
    <w:multiLevelType w:val="hybridMultilevel"/>
    <w:tmpl w:val="67A4886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30DC36D8"/>
    <w:multiLevelType w:val="hybridMultilevel"/>
    <w:tmpl w:val="6234E5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43A585C"/>
    <w:multiLevelType w:val="hybridMultilevel"/>
    <w:tmpl w:val="1340EC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34567732"/>
    <w:multiLevelType w:val="hybridMultilevel"/>
    <w:tmpl w:val="FFF61D7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93" w15:restartNumberingAfterBreak="0">
    <w:nsid w:val="346B363B"/>
    <w:multiLevelType w:val="hybridMultilevel"/>
    <w:tmpl w:val="6C6853EE"/>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3761417D"/>
    <w:multiLevelType w:val="hybridMultilevel"/>
    <w:tmpl w:val="532C356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7A275F0"/>
    <w:multiLevelType w:val="hybridMultilevel"/>
    <w:tmpl w:val="7F5A3C2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7DB03B9"/>
    <w:multiLevelType w:val="hybridMultilevel"/>
    <w:tmpl w:val="0A7A43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37EF1B50"/>
    <w:multiLevelType w:val="hybridMultilevel"/>
    <w:tmpl w:val="E0D875A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39702DDB"/>
    <w:multiLevelType w:val="hybridMultilevel"/>
    <w:tmpl w:val="B7A258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39BA6602"/>
    <w:multiLevelType w:val="hybridMultilevel"/>
    <w:tmpl w:val="32844D2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3AE406A3"/>
    <w:multiLevelType w:val="hybridMultilevel"/>
    <w:tmpl w:val="99CE17A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3B8A5DBE"/>
    <w:multiLevelType w:val="hybridMultilevel"/>
    <w:tmpl w:val="0AAE2D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C5135DD"/>
    <w:multiLevelType w:val="hybridMultilevel"/>
    <w:tmpl w:val="2A8814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CA67195"/>
    <w:multiLevelType w:val="hybridMultilevel"/>
    <w:tmpl w:val="6C58CC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3CAB354C"/>
    <w:multiLevelType w:val="hybridMultilevel"/>
    <w:tmpl w:val="B2D8A07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DB21E57"/>
    <w:multiLevelType w:val="hybridMultilevel"/>
    <w:tmpl w:val="42BA59C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3EC41457"/>
    <w:multiLevelType w:val="hybridMultilevel"/>
    <w:tmpl w:val="F8AEF3C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F36302B"/>
    <w:multiLevelType w:val="hybridMultilevel"/>
    <w:tmpl w:val="4E84876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3FB419C7"/>
    <w:multiLevelType w:val="hybridMultilevel"/>
    <w:tmpl w:val="1B7248B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15106D8"/>
    <w:multiLevelType w:val="hybridMultilevel"/>
    <w:tmpl w:val="59EAE8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4156503E"/>
    <w:multiLevelType w:val="hybridMultilevel"/>
    <w:tmpl w:val="40AEC86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41633613"/>
    <w:multiLevelType w:val="hybridMultilevel"/>
    <w:tmpl w:val="6E08AAD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418378A8"/>
    <w:multiLevelType w:val="hybridMultilevel"/>
    <w:tmpl w:val="474ED1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4186009A"/>
    <w:multiLevelType w:val="hybridMultilevel"/>
    <w:tmpl w:val="A686E97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42922E3D"/>
    <w:multiLevelType w:val="hybridMultilevel"/>
    <w:tmpl w:val="25C6A53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44BD5845"/>
    <w:multiLevelType w:val="hybridMultilevel"/>
    <w:tmpl w:val="0F1013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44C87D06"/>
    <w:multiLevelType w:val="hybridMultilevel"/>
    <w:tmpl w:val="5290D11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54B1C02"/>
    <w:multiLevelType w:val="hybridMultilevel"/>
    <w:tmpl w:val="6C3E05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478E5478"/>
    <w:multiLevelType w:val="hybridMultilevel"/>
    <w:tmpl w:val="69D80AF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7ED1960"/>
    <w:multiLevelType w:val="hybridMultilevel"/>
    <w:tmpl w:val="36B8B9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482C0F4B"/>
    <w:multiLevelType w:val="hybridMultilevel"/>
    <w:tmpl w:val="A1EEBCE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4B3D3736"/>
    <w:multiLevelType w:val="hybridMultilevel"/>
    <w:tmpl w:val="9A5412C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4B4318E4"/>
    <w:multiLevelType w:val="hybridMultilevel"/>
    <w:tmpl w:val="3C18BA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BCE759C"/>
    <w:multiLevelType w:val="hybridMultilevel"/>
    <w:tmpl w:val="5DFC06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C0103FC"/>
    <w:multiLevelType w:val="hybridMultilevel"/>
    <w:tmpl w:val="1232653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CB635B5"/>
    <w:multiLevelType w:val="hybridMultilevel"/>
    <w:tmpl w:val="53CC14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4CBC7F91"/>
    <w:multiLevelType w:val="hybridMultilevel"/>
    <w:tmpl w:val="6638D9F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E0C7AF2"/>
    <w:multiLevelType w:val="hybridMultilevel"/>
    <w:tmpl w:val="B57E2F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4E61199A"/>
    <w:multiLevelType w:val="hybridMultilevel"/>
    <w:tmpl w:val="CED8A92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4F814A00"/>
    <w:multiLevelType w:val="hybridMultilevel"/>
    <w:tmpl w:val="2ED06D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50480F8F"/>
    <w:multiLevelType w:val="hybridMultilevel"/>
    <w:tmpl w:val="385A2F4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519A4CE7"/>
    <w:multiLevelType w:val="hybridMultilevel"/>
    <w:tmpl w:val="125EED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529F6A85"/>
    <w:multiLevelType w:val="hybridMultilevel"/>
    <w:tmpl w:val="645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2FC4348"/>
    <w:multiLevelType w:val="hybridMultilevel"/>
    <w:tmpl w:val="C5A0328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15:restartNumberingAfterBreak="0">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46" w15:restartNumberingAfterBreak="0">
    <w:nsid w:val="543A7E5B"/>
    <w:multiLevelType w:val="hybridMultilevel"/>
    <w:tmpl w:val="93885C5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8" w15:restartNumberingAfterBreak="0">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49" w15:restartNumberingAfterBreak="0">
    <w:nsid w:val="56287FA0"/>
    <w:multiLevelType w:val="hybridMultilevel"/>
    <w:tmpl w:val="D93A21D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5944570A"/>
    <w:multiLevelType w:val="hybridMultilevel"/>
    <w:tmpl w:val="A264737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B1D4333"/>
    <w:multiLevelType w:val="hybridMultilevel"/>
    <w:tmpl w:val="7D20B7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4" w15:restartNumberingAfterBreak="0">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CF44CC1"/>
    <w:multiLevelType w:val="hybridMultilevel"/>
    <w:tmpl w:val="7584C2A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5CF57D19"/>
    <w:multiLevelType w:val="hybridMultilevel"/>
    <w:tmpl w:val="1AF0F3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7" w15:restartNumberingAfterBreak="0">
    <w:nsid w:val="5D2E7C79"/>
    <w:multiLevelType w:val="hybridMultilevel"/>
    <w:tmpl w:val="E0F2559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15:restartNumberingAfterBreak="0">
    <w:nsid w:val="5D6C3C7E"/>
    <w:multiLevelType w:val="hybridMultilevel"/>
    <w:tmpl w:val="FCBA05B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5D816747"/>
    <w:multiLevelType w:val="hybridMultilevel"/>
    <w:tmpl w:val="B1BCEB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2" w15:restartNumberingAfterBreak="0">
    <w:nsid w:val="5F405928"/>
    <w:multiLevelType w:val="hybridMultilevel"/>
    <w:tmpl w:val="4DC2881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12E62FE"/>
    <w:multiLevelType w:val="hybridMultilevel"/>
    <w:tmpl w:val="BF40827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1D151D7"/>
    <w:multiLevelType w:val="hybridMultilevel"/>
    <w:tmpl w:val="D16C9F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629C55DE"/>
    <w:multiLevelType w:val="hybridMultilevel"/>
    <w:tmpl w:val="C3F05E30"/>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62AE73EA"/>
    <w:multiLevelType w:val="hybridMultilevel"/>
    <w:tmpl w:val="3066FE0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64FF489F"/>
    <w:multiLevelType w:val="hybridMultilevel"/>
    <w:tmpl w:val="808CEE0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15:restartNumberingAfterBreak="0">
    <w:nsid w:val="66440FF7"/>
    <w:multiLevelType w:val="hybridMultilevel"/>
    <w:tmpl w:val="4C5CEE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15:restartNumberingAfterBreak="0">
    <w:nsid w:val="670B58C1"/>
    <w:multiLevelType w:val="hybridMultilevel"/>
    <w:tmpl w:val="42C4BA0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79515A9"/>
    <w:multiLevelType w:val="hybridMultilevel"/>
    <w:tmpl w:val="6D66510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9ED7DBA"/>
    <w:multiLevelType w:val="hybridMultilevel"/>
    <w:tmpl w:val="4C7CAF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 w15:restartNumberingAfterBreak="0">
    <w:nsid w:val="6A6B5EBF"/>
    <w:multiLevelType w:val="hybridMultilevel"/>
    <w:tmpl w:val="29C036B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6AA91EA8"/>
    <w:multiLevelType w:val="hybridMultilevel"/>
    <w:tmpl w:val="6EBEE22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6B72318E"/>
    <w:multiLevelType w:val="hybridMultilevel"/>
    <w:tmpl w:val="B39A9A4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6D2329A8"/>
    <w:multiLevelType w:val="hybridMultilevel"/>
    <w:tmpl w:val="911EDA1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15:restartNumberingAfterBreak="0">
    <w:nsid w:val="6DE00502"/>
    <w:multiLevelType w:val="hybridMultilevel"/>
    <w:tmpl w:val="AFD062E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0693CA2"/>
    <w:multiLevelType w:val="hybridMultilevel"/>
    <w:tmpl w:val="90F44AA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70857564"/>
    <w:multiLevelType w:val="hybridMultilevel"/>
    <w:tmpl w:val="ABAC77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4" w15:restartNumberingAfterBreak="0">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85" w15:restartNumberingAfterBreak="0">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86" w15:restartNumberingAfterBreak="0">
    <w:nsid w:val="73997755"/>
    <w:multiLevelType w:val="hybridMultilevel"/>
    <w:tmpl w:val="9B0479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7" w15:restartNumberingAfterBreak="0">
    <w:nsid w:val="743452B5"/>
    <w:multiLevelType w:val="hybridMultilevel"/>
    <w:tmpl w:val="7C5E96D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15:restartNumberingAfterBreak="0">
    <w:nsid w:val="74ED7A88"/>
    <w:multiLevelType w:val="hybridMultilevel"/>
    <w:tmpl w:val="F7D4352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4F35565"/>
    <w:multiLevelType w:val="hybridMultilevel"/>
    <w:tmpl w:val="7D8C01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0" w15:restartNumberingAfterBreak="0">
    <w:nsid w:val="753D7EE2"/>
    <w:multiLevelType w:val="hybridMultilevel"/>
    <w:tmpl w:val="E11440C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1" w15:restartNumberingAfterBreak="0">
    <w:nsid w:val="763B1A19"/>
    <w:multiLevelType w:val="hybridMultilevel"/>
    <w:tmpl w:val="B75236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76A56049"/>
    <w:multiLevelType w:val="hybridMultilevel"/>
    <w:tmpl w:val="44DACD4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3" w15:restartNumberingAfterBreak="0">
    <w:nsid w:val="76AB3ED3"/>
    <w:multiLevelType w:val="hybridMultilevel"/>
    <w:tmpl w:val="E8ACAE28"/>
    <w:lvl w:ilvl="0" w:tplc="04090005">
      <w:start w:val="1"/>
      <w:numFmt w:val="bullet"/>
      <w:lvlText w:val=""/>
      <w:lvlJc w:val="left"/>
      <w:pPr>
        <w:ind w:left="196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15:restartNumberingAfterBreak="0">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78DB36B2"/>
    <w:multiLevelType w:val="hybridMultilevel"/>
    <w:tmpl w:val="F79EEDB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6" w15:restartNumberingAfterBreak="0">
    <w:nsid w:val="79463806"/>
    <w:multiLevelType w:val="hybridMultilevel"/>
    <w:tmpl w:val="F3164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7" w15:restartNumberingAfterBreak="0">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98" w15:restartNumberingAfterBreak="0">
    <w:nsid w:val="7A207A83"/>
    <w:multiLevelType w:val="hybridMultilevel"/>
    <w:tmpl w:val="A2E018F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15:restartNumberingAfterBreak="0">
    <w:nsid w:val="7BD032AC"/>
    <w:multiLevelType w:val="hybridMultilevel"/>
    <w:tmpl w:val="3ABEE99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0" w15:restartNumberingAfterBreak="0">
    <w:nsid w:val="7BFF4A87"/>
    <w:multiLevelType w:val="hybridMultilevel"/>
    <w:tmpl w:val="A5CACF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1" w15:restartNumberingAfterBreak="0">
    <w:nsid w:val="7CDB2857"/>
    <w:multiLevelType w:val="hybridMultilevel"/>
    <w:tmpl w:val="7A1282B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2" w15:restartNumberingAfterBreak="0">
    <w:nsid w:val="7CFB0AB4"/>
    <w:multiLevelType w:val="hybridMultilevel"/>
    <w:tmpl w:val="959A9A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3" w15:restartNumberingAfterBreak="0">
    <w:nsid w:val="7E5D76D8"/>
    <w:multiLevelType w:val="hybridMultilevel"/>
    <w:tmpl w:val="3F7CD8B0"/>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15:restartNumberingAfterBreak="0">
    <w:nsid w:val="7F0947E3"/>
    <w:multiLevelType w:val="hybridMultilevel"/>
    <w:tmpl w:val="1D1AE34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06" w15:restartNumberingAfterBreak="0">
    <w:nsid w:val="7FE00C98"/>
    <w:multiLevelType w:val="hybridMultilevel"/>
    <w:tmpl w:val="D016850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7FF34F49"/>
    <w:multiLevelType w:val="hybridMultilevel"/>
    <w:tmpl w:val="BCAC9BA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97"/>
  </w:num>
  <w:num w:numId="3">
    <w:abstractNumId w:val="185"/>
  </w:num>
  <w:num w:numId="4">
    <w:abstractNumId w:val="1"/>
  </w:num>
  <w:num w:numId="5">
    <w:abstractNumId w:val="21"/>
  </w:num>
  <w:num w:numId="6">
    <w:abstractNumId w:val="143"/>
  </w:num>
  <w:num w:numId="7">
    <w:abstractNumId w:val="29"/>
  </w:num>
  <w:num w:numId="8">
    <w:abstractNumId w:val="73"/>
  </w:num>
  <w:num w:numId="9">
    <w:abstractNumId w:val="48"/>
  </w:num>
  <w:num w:numId="10">
    <w:abstractNumId w:val="116"/>
  </w:num>
  <w:num w:numId="11">
    <w:abstractNumId w:val="183"/>
  </w:num>
  <w:num w:numId="12">
    <w:abstractNumId w:val="88"/>
  </w:num>
  <w:num w:numId="13">
    <w:abstractNumId w:val="62"/>
  </w:num>
  <w:num w:numId="14">
    <w:abstractNumId w:val="54"/>
  </w:num>
  <w:num w:numId="15">
    <w:abstractNumId w:val="187"/>
  </w:num>
  <w:num w:numId="16">
    <w:abstractNumId w:val="155"/>
  </w:num>
  <w:num w:numId="17">
    <w:abstractNumId w:val="180"/>
  </w:num>
  <w:num w:numId="18">
    <w:abstractNumId w:val="145"/>
  </w:num>
  <w:num w:numId="19">
    <w:abstractNumId w:val="148"/>
  </w:num>
  <w:num w:numId="20">
    <w:abstractNumId w:val="184"/>
  </w:num>
  <w:num w:numId="21">
    <w:abstractNumId w:val="51"/>
  </w:num>
  <w:num w:numId="22">
    <w:abstractNumId w:val="193"/>
  </w:num>
  <w:num w:numId="23">
    <w:abstractNumId w:val="80"/>
  </w:num>
  <w:num w:numId="24">
    <w:abstractNumId w:val="69"/>
  </w:num>
  <w:num w:numId="25">
    <w:abstractNumId w:val="195"/>
  </w:num>
  <w:num w:numId="26">
    <w:abstractNumId w:val="140"/>
  </w:num>
  <w:num w:numId="27">
    <w:abstractNumId w:val="13"/>
  </w:num>
  <w:num w:numId="28">
    <w:abstractNumId w:val="106"/>
  </w:num>
  <w:num w:numId="29">
    <w:abstractNumId w:val="50"/>
  </w:num>
  <w:num w:numId="30">
    <w:abstractNumId w:val="165"/>
  </w:num>
  <w:num w:numId="31">
    <w:abstractNumId w:val="174"/>
  </w:num>
  <w:num w:numId="32">
    <w:abstractNumId w:val="96"/>
  </w:num>
  <w:num w:numId="33">
    <w:abstractNumId w:val="123"/>
  </w:num>
  <w:num w:numId="34">
    <w:abstractNumId w:val="75"/>
  </w:num>
  <w:num w:numId="35">
    <w:abstractNumId w:val="146"/>
  </w:num>
  <w:num w:numId="36">
    <w:abstractNumId w:val="33"/>
  </w:num>
  <w:num w:numId="37">
    <w:abstractNumId w:val="26"/>
  </w:num>
  <w:num w:numId="38">
    <w:abstractNumId w:val="99"/>
  </w:num>
  <w:num w:numId="39">
    <w:abstractNumId w:val="107"/>
  </w:num>
  <w:num w:numId="40">
    <w:abstractNumId w:val="117"/>
  </w:num>
  <w:num w:numId="41">
    <w:abstractNumId w:val="130"/>
  </w:num>
  <w:num w:numId="42">
    <w:abstractNumId w:val="31"/>
  </w:num>
  <w:num w:numId="43">
    <w:abstractNumId w:val="173"/>
  </w:num>
  <w:num w:numId="44">
    <w:abstractNumId w:val="124"/>
  </w:num>
  <w:num w:numId="45">
    <w:abstractNumId w:val="186"/>
  </w:num>
  <w:num w:numId="46">
    <w:abstractNumId w:val="122"/>
  </w:num>
  <w:num w:numId="47">
    <w:abstractNumId w:val="68"/>
  </w:num>
  <w:num w:numId="48">
    <w:abstractNumId w:val="12"/>
  </w:num>
  <w:num w:numId="49">
    <w:abstractNumId w:val="135"/>
  </w:num>
  <w:num w:numId="50">
    <w:abstractNumId w:val="78"/>
  </w:num>
  <w:num w:numId="51">
    <w:abstractNumId w:val="15"/>
  </w:num>
  <w:num w:numId="52">
    <w:abstractNumId w:val="32"/>
  </w:num>
  <w:num w:numId="53">
    <w:abstractNumId w:val="168"/>
  </w:num>
  <w:num w:numId="54">
    <w:abstractNumId w:val="206"/>
  </w:num>
  <w:num w:numId="55">
    <w:abstractNumId w:val="91"/>
  </w:num>
  <w:num w:numId="56">
    <w:abstractNumId w:val="181"/>
  </w:num>
  <w:num w:numId="57">
    <w:abstractNumId w:val="102"/>
  </w:num>
  <w:num w:numId="58">
    <w:abstractNumId w:val="175"/>
  </w:num>
  <w:num w:numId="59">
    <w:abstractNumId w:val="66"/>
  </w:num>
  <w:num w:numId="60">
    <w:abstractNumId w:val="129"/>
  </w:num>
  <w:num w:numId="61">
    <w:abstractNumId w:val="19"/>
  </w:num>
  <w:num w:numId="62">
    <w:abstractNumId w:val="136"/>
  </w:num>
  <w:num w:numId="63">
    <w:abstractNumId w:val="36"/>
  </w:num>
  <w:num w:numId="64">
    <w:abstractNumId w:val="207"/>
  </w:num>
  <w:num w:numId="65">
    <w:abstractNumId w:val="111"/>
  </w:num>
  <w:num w:numId="66">
    <w:abstractNumId w:val="42"/>
  </w:num>
  <w:num w:numId="67">
    <w:abstractNumId w:val="160"/>
  </w:num>
  <w:num w:numId="68">
    <w:abstractNumId w:val="144"/>
  </w:num>
  <w:num w:numId="69">
    <w:abstractNumId w:val="100"/>
  </w:num>
  <w:num w:numId="70">
    <w:abstractNumId w:val="178"/>
  </w:num>
  <w:num w:numId="71">
    <w:abstractNumId w:val="0"/>
  </w:num>
  <w:num w:numId="72">
    <w:abstractNumId w:val="53"/>
  </w:num>
  <w:num w:numId="73">
    <w:abstractNumId w:val="202"/>
  </w:num>
  <w:num w:numId="74">
    <w:abstractNumId w:val="119"/>
  </w:num>
  <w:num w:numId="75">
    <w:abstractNumId w:val="104"/>
  </w:num>
  <w:num w:numId="76">
    <w:abstractNumId w:val="43"/>
  </w:num>
  <w:num w:numId="77">
    <w:abstractNumId w:val="199"/>
  </w:num>
  <w:num w:numId="78">
    <w:abstractNumId w:val="118"/>
  </w:num>
  <w:num w:numId="79">
    <w:abstractNumId w:val="162"/>
  </w:num>
  <w:num w:numId="80">
    <w:abstractNumId w:val="115"/>
  </w:num>
  <w:num w:numId="81">
    <w:abstractNumId w:val="11"/>
  </w:num>
  <w:num w:numId="82">
    <w:abstractNumId w:val="2"/>
  </w:num>
  <w:num w:numId="83">
    <w:abstractNumId w:val="7"/>
  </w:num>
  <w:num w:numId="84">
    <w:abstractNumId w:val="153"/>
  </w:num>
  <w:num w:numId="85">
    <w:abstractNumId w:val="14"/>
  </w:num>
  <w:num w:numId="86">
    <w:abstractNumId w:val="134"/>
  </w:num>
  <w:num w:numId="87">
    <w:abstractNumId w:val="30"/>
  </w:num>
  <w:num w:numId="88">
    <w:abstractNumId w:val="198"/>
  </w:num>
  <w:num w:numId="89">
    <w:abstractNumId w:val="20"/>
  </w:num>
  <w:num w:numId="90">
    <w:abstractNumId w:val="64"/>
  </w:num>
  <w:num w:numId="91">
    <w:abstractNumId w:val="190"/>
  </w:num>
  <w:num w:numId="92">
    <w:abstractNumId w:val="52"/>
  </w:num>
  <w:num w:numId="93">
    <w:abstractNumId w:val="177"/>
  </w:num>
  <w:num w:numId="94">
    <w:abstractNumId w:val="172"/>
  </w:num>
  <w:num w:numId="95">
    <w:abstractNumId w:val="90"/>
  </w:num>
  <w:num w:numId="96">
    <w:abstractNumId w:val="110"/>
  </w:num>
  <w:num w:numId="97">
    <w:abstractNumId w:val="113"/>
  </w:num>
  <w:num w:numId="98">
    <w:abstractNumId w:val="167"/>
  </w:num>
  <w:num w:numId="99">
    <w:abstractNumId w:val="67"/>
  </w:num>
  <w:num w:numId="100">
    <w:abstractNumId w:val="41"/>
  </w:num>
  <w:num w:numId="101">
    <w:abstractNumId w:val="139"/>
  </w:num>
  <w:num w:numId="102">
    <w:abstractNumId w:val="150"/>
  </w:num>
  <w:num w:numId="103">
    <w:abstractNumId w:val="76"/>
  </w:num>
  <w:num w:numId="104">
    <w:abstractNumId w:val="112"/>
  </w:num>
  <w:num w:numId="105">
    <w:abstractNumId w:val="154"/>
  </w:num>
  <w:num w:numId="106">
    <w:abstractNumId w:val="147"/>
  </w:num>
  <w:num w:numId="107">
    <w:abstractNumId w:val="56"/>
  </w:num>
  <w:num w:numId="108">
    <w:abstractNumId w:val="120"/>
  </w:num>
  <w:num w:numId="109">
    <w:abstractNumId w:val="108"/>
  </w:num>
  <w:num w:numId="110">
    <w:abstractNumId w:val="192"/>
  </w:num>
  <w:num w:numId="111">
    <w:abstractNumId w:val="94"/>
  </w:num>
  <w:num w:numId="112">
    <w:abstractNumId w:val="61"/>
  </w:num>
  <w:num w:numId="113">
    <w:abstractNumId w:val="201"/>
  </w:num>
  <w:num w:numId="114">
    <w:abstractNumId w:val="151"/>
  </w:num>
  <w:num w:numId="115">
    <w:abstractNumId w:val="159"/>
  </w:num>
  <w:num w:numId="116">
    <w:abstractNumId w:val="35"/>
  </w:num>
  <w:num w:numId="117">
    <w:abstractNumId w:val="71"/>
  </w:num>
  <w:num w:numId="118">
    <w:abstractNumId w:val="4"/>
  </w:num>
  <w:num w:numId="119">
    <w:abstractNumId w:val="200"/>
  </w:num>
  <w:num w:numId="120">
    <w:abstractNumId w:val="5"/>
  </w:num>
  <w:num w:numId="121">
    <w:abstractNumId w:val="34"/>
  </w:num>
  <w:num w:numId="122">
    <w:abstractNumId w:val="103"/>
  </w:num>
  <w:num w:numId="123">
    <w:abstractNumId w:val="179"/>
  </w:num>
  <w:num w:numId="124">
    <w:abstractNumId w:val="55"/>
  </w:num>
  <w:num w:numId="125">
    <w:abstractNumId w:val="188"/>
  </w:num>
  <w:num w:numId="126">
    <w:abstractNumId w:val="128"/>
  </w:num>
  <w:num w:numId="127">
    <w:abstractNumId w:val="17"/>
  </w:num>
  <w:num w:numId="128">
    <w:abstractNumId w:val="121"/>
  </w:num>
  <w:num w:numId="129">
    <w:abstractNumId w:val="156"/>
  </w:num>
  <w:num w:numId="130">
    <w:abstractNumId w:val="132"/>
  </w:num>
  <w:num w:numId="131">
    <w:abstractNumId w:val="77"/>
  </w:num>
  <w:num w:numId="132">
    <w:abstractNumId w:val="81"/>
  </w:num>
  <w:num w:numId="133">
    <w:abstractNumId w:val="85"/>
  </w:num>
  <w:num w:numId="134">
    <w:abstractNumId w:val="176"/>
  </w:num>
  <w:num w:numId="135">
    <w:abstractNumId w:val="97"/>
  </w:num>
  <w:num w:numId="136">
    <w:abstractNumId w:val="204"/>
  </w:num>
  <w:num w:numId="137">
    <w:abstractNumId w:val="191"/>
  </w:num>
  <w:num w:numId="138">
    <w:abstractNumId w:val="125"/>
  </w:num>
  <w:num w:numId="139">
    <w:abstractNumId w:val="141"/>
  </w:num>
  <w:num w:numId="140">
    <w:abstractNumId w:val="137"/>
  </w:num>
  <w:num w:numId="141">
    <w:abstractNumId w:val="49"/>
  </w:num>
  <w:num w:numId="142">
    <w:abstractNumId w:val="164"/>
  </w:num>
  <w:num w:numId="143">
    <w:abstractNumId w:val="98"/>
  </w:num>
  <w:num w:numId="144">
    <w:abstractNumId w:val="59"/>
  </w:num>
  <w:num w:numId="145">
    <w:abstractNumId w:val="170"/>
  </w:num>
  <w:num w:numId="146">
    <w:abstractNumId w:val="127"/>
  </w:num>
  <w:num w:numId="147">
    <w:abstractNumId w:val="24"/>
  </w:num>
  <w:num w:numId="148">
    <w:abstractNumId w:val="72"/>
  </w:num>
  <w:num w:numId="149">
    <w:abstractNumId w:val="133"/>
  </w:num>
  <w:num w:numId="150">
    <w:abstractNumId w:val="171"/>
  </w:num>
  <w:num w:numId="151">
    <w:abstractNumId w:val="105"/>
  </w:num>
  <w:num w:numId="152">
    <w:abstractNumId w:val="79"/>
  </w:num>
  <w:num w:numId="153">
    <w:abstractNumId w:val="169"/>
  </w:num>
  <w:num w:numId="154">
    <w:abstractNumId w:val="38"/>
  </w:num>
  <w:num w:numId="155">
    <w:abstractNumId w:val="205"/>
  </w:num>
  <w:num w:numId="156">
    <w:abstractNumId w:val="74"/>
  </w:num>
  <w:num w:numId="157">
    <w:abstractNumId w:val="163"/>
  </w:num>
  <w:num w:numId="158">
    <w:abstractNumId w:val="9"/>
  </w:num>
  <w:num w:numId="159">
    <w:abstractNumId w:val="45"/>
  </w:num>
  <w:num w:numId="160">
    <w:abstractNumId w:val="28"/>
  </w:num>
  <w:num w:numId="161">
    <w:abstractNumId w:val="93"/>
  </w:num>
  <w:num w:numId="162">
    <w:abstractNumId w:val="82"/>
  </w:num>
  <w:num w:numId="163">
    <w:abstractNumId w:val="182"/>
  </w:num>
  <w:num w:numId="164">
    <w:abstractNumId w:val="44"/>
  </w:num>
  <w:num w:numId="165">
    <w:abstractNumId w:val="22"/>
  </w:num>
  <w:num w:numId="166">
    <w:abstractNumId w:val="149"/>
  </w:num>
  <w:num w:numId="167">
    <w:abstractNumId w:val="87"/>
  </w:num>
  <w:num w:numId="168">
    <w:abstractNumId w:val="203"/>
  </w:num>
  <w:num w:numId="169">
    <w:abstractNumId w:val="189"/>
  </w:num>
  <w:num w:numId="170">
    <w:abstractNumId w:val="63"/>
  </w:num>
  <w:num w:numId="171">
    <w:abstractNumId w:val="194"/>
  </w:num>
  <w:num w:numId="172">
    <w:abstractNumId w:val="57"/>
  </w:num>
  <w:num w:numId="173">
    <w:abstractNumId w:val="46"/>
  </w:num>
  <w:num w:numId="174">
    <w:abstractNumId w:val="84"/>
  </w:num>
  <w:num w:numId="175">
    <w:abstractNumId w:val="3"/>
  </w:num>
  <w:num w:numId="176">
    <w:abstractNumId w:val="23"/>
  </w:num>
  <w:num w:numId="177">
    <w:abstractNumId w:val="126"/>
  </w:num>
  <w:num w:numId="178">
    <w:abstractNumId w:val="58"/>
  </w:num>
  <w:num w:numId="179">
    <w:abstractNumId w:val="158"/>
  </w:num>
  <w:num w:numId="180">
    <w:abstractNumId w:val="18"/>
  </w:num>
  <w:num w:numId="181">
    <w:abstractNumId w:val="196"/>
  </w:num>
  <w:num w:numId="182">
    <w:abstractNumId w:val="95"/>
  </w:num>
  <w:num w:numId="183">
    <w:abstractNumId w:val="161"/>
  </w:num>
  <w:num w:numId="184">
    <w:abstractNumId w:val="16"/>
  </w:num>
  <w:num w:numId="185">
    <w:abstractNumId w:val="114"/>
  </w:num>
  <w:num w:numId="186">
    <w:abstractNumId w:val="8"/>
  </w:num>
  <w:num w:numId="187">
    <w:abstractNumId w:val="70"/>
  </w:num>
  <w:num w:numId="188">
    <w:abstractNumId w:val="39"/>
  </w:num>
  <w:num w:numId="189">
    <w:abstractNumId w:val="6"/>
  </w:num>
  <w:num w:numId="190">
    <w:abstractNumId w:val="60"/>
  </w:num>
  <w:num w:numId="191">
    <w:abstractNumId w:val="65"/>
  </w:num>
  <w:num w:numId="192">
    <w:abstractNumId w:val="10"/>
  </w:num>
  <w:num w:numId="193">
    <w:abstractNumId w:val="89"/>
  </w:num>
  <w:num w:numId="194">
    <w:abstractNumId w:val="27"/>
  </w:num>
  <w:num w:numId="195">
    <w:abstractNumId w:val="131"/>
  </w:num>
  <w:num w:numId="196">
    <w:abstractNumId w:val="138"/>
  </w:num>
  <w:num w:numId="197">
    <w:abstractNumId w:val="109"/>
  </w:num>
  <w:num w:numId="198">
    <w:abstractNumId w:val="101"/>
  </w:num>
  <w:num w:numId="199">
    <w:abstractNumId w:val="86"/>
  </w:num>
  <w:num w:numId="200">
    <w:abstractNumId w:val="152"/>
  </w:num>
  <w:num w:numId="201">
    <w:abstractNumId w:val="25"/>
  </w:num>
  <w:num w:numId="202">
    <w:abstractNumId w:val="166"/>
  </w:num>
  <w:num w:numId="203">
    <w:abstractNumId w:val="157"/>
  </w:num>
  <w:num w:numId="204">
    <w:abstractNumId w:val="142"/>
  </w:num>
  <w:num w:numId="205">
    <w:abstractNumId w:val="47"/>
  </w:num>
  <w:num w:numId="206">
    <w:abstractNumId w:val="83"/>
  </w:num>
  <w:num w:numId="207">
    <w:abstractNumId w:val="92"/>
  </w:num>
  <w:num w:numId="208">
    <w:abstractNumId w:val="40"/>
  </w:num>
  <w:numIdMacAtCleanup w:val="20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Satterlee">
    <w15:presenceInfo w15:providerId="Windows Live" w15:userId="6b7bc3c03dc094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397"/>
    <w:rsid w:val="0000205B"/>
    <w:rsid w:val="00007723"/>
    <w:rsid w:val="00020E53"/>
    <w:rsid w:val="00026A66"/>
    <w:rsid w:val="00033255"/>
    <w:rsid w:val="0003455F"/>
    <w:rsid w:val="00036ED1"/>
    <w:rsid w:val="00042397"/>
    <w:rsid w:val="00096DBE"/>
    <w:rsid w:val="000C0EEB"/>
    <w:rsid w:val="000E711B"/>
    <w:rsid w:val="000F65B6"/>
    <w:rsid w:val="000F68E7"/>
    <w:rsid w:val="000F6AD5"/>
    <w:rsid w:val="00103ED4"/>
    <w:rsid w:val="0010589F"/>
    <w:rsid w:val="001106DF"/>
    <w:rsid w:val="0012267B"/>
    <w:rsid w:val="0014156D"/>
    <w:rsid w:val="00143F00"/>
    <w:rsid w:val="0014770B"/>
    <w:rsid w:val="00151E61"/>
    <w:rsid w:val="001723D3"/>
    <w:rsid w:val="00172ECA"/>
    <w:rsid w:val="00185F45"/>
    <w:rsid w:val="001918D2"/>
    <w:rsid w:val="001C6F76"/>
    <w:rsid w:val="001D5110"/>
    <w:rsid w:val="001E2DFA"/>
    <w:rsid w:val="00201C12"/>
    <w:rsid w:val="00204B44"/>
    <w:rsid w:val="00207809"/>
    <w:rsid w:val="002258C5"/>
    <w:rsid w:val="00225A9C"/>
    <w:rsid w:val="00257478"/>
    <w:rsid w:val="00272014"/>
    <w:rsid w:val="00274974"/>
    <w:rsid w:val="00280A94"/>
    <w:rsid w:val="002A1997"/>
    <w:rsid w:val="002A7833"/>
    <w:rsid w:val="002C0ADE"/>
    <w:rsid w:val="0030320F"/>
    <w:rsid w:val="0031372E"/>
    <w:rsid w:val="00326E27"/>
    <w:rsid w:val="003328FA"/>
    <w:rsid w:val="00361441"/>
    <w:rsid w:val="00365B03"/>
    <w:rsid w:val="00385AC8"/>
    <w:rsid w:val="00392A9A"/>
    <w:rsid w:val="00395E4A"/>
    <w:rsid w:val="003A5CB8"/>
    <w:rsid w:val="003C394A"/>
    <w:rsid w:val="003D299E"/>
    <w:rsid w:val="003E2D8D"/>
    <w:rsid w:val="003F4BAD"/>
    <w:rsid w:val="00403074"/>
    <w:rsid w:val="00407E0C"/>
    <w:rsid w:val="00410F54"/>
    <w:rsid w:val="00414B4C"/>
    <w:rsid w:val="004171C9"/>
    <w:rsid w:val="0042105C"/>
    <w:rsid w:val="004358B3"/>
    <w:rsid w:val="00466392"/>
    <w:rsid w:val="00477D8A"/>
    <w:rsid w:val="004B3A62"/>
    <w:rsid w:val="004C014A"/>
    <w:rsid w:val="004D3FCB"/>
    <w:rsid w:val="004F7524"/>
    <w:rsid w:val="005130CA"/>
    <w:rsid w:val="00516EAB"/>
    <w:rsid w:val="005203DC"/>
    <w:rsid w:val="005220A6"/>
    <w:rsid w:val="005246AB"/>
    <w:rsid w:val="00531850"/>
    <w:rsid w:val="00532279"/>
    <w:rsid w:val="00550BBF"/>
    <w:rsid w:val="005774B2"/>
    <w:rsid w:val="005853C9"/>
    <w:rsid w:val="0059303A"/>
    <w:rsid w:val="005A7569"/>
    <w:rsid w:val="005B0058"/>
    <w:rsid w:val="005B6BF7"/>
    <w:rsid w:val="005C33BB"/>
    <w:rsid w:val="00604B8E"/>
    <w:rsid w:val="00620006"/>
    <w:rsid w:val="006368D7"/>
    <w:rsid w:val="00637008"/>
    <w:rsid w:val="00647BCC"/>
    <w:rsid w:val="006554B7"/>
    <w:rsid w:val="006647B9"/>
    <w:rsid w:val="00671490"/>
    <w:rsid w:val="006A0897"/>
    <w:rsid w:val="006A2506"/>
    <w:rsid w:val="006A4DA3"/>
    <w:rsid w:val="006A5137"/>
    <w:rsid w:val="006B35AC"/>
    <w:rsid w:val="006C03F0"/>
    <w:rsid w:val="006D6878"/>
    <w:rsid w:val="006E65C5"/>
    <w:rsid w:val="00711212"/>
    <w:rsid w:val="007370D8"/>
    <w:rsid w:val="00745603"/>
    <w:rsid w:val="007859AF"/>
    <w:rsid w:val="00785E25"/>
    <w:rsid w:val="007B506C"/>
    <w:rsid w:val="007B5C9C"/>
    <w:rsid w:val="007D32F6"/>
    <w:rsid w:val="007E6F65"/>
    <w:rsid w:val="007F5169"/>
    <w:rsid w:val="00801971"/>
    <w:rsid w:val="008062C7"/>
    <w:rsid w:val="00842D1D"/>
    <w:rsid w:val="00844FB9"/>
    <w:rsid w:val="00855FB7"/>
    <w:rsid w:val="00860A5A"/>
    <w:rsid w:val="00863F06"/>
    <w:rsid w:val="00866F54"/>
    <w:rsid w:val="0088508A"/>
    <w:rsid w:val="008C5830"/>
    <w:rsid w:val="008E150F"/>
    <w:rsid w:val="009270F5"/>
    <w:rsid w:val="00940838"/>
    <w:rsid w:val="009824A9"/>
    <w:rsid w:val="00987002"/>
    <w:rsid w:val="00992517"/>
    <w:rsid w:val="009A0D04"/>
    <w:rsid w:val="009D523C"/>
    <w:rsid w:val="009F29DB"/>
    <w:rsid w:val="009F63A6"/>
    <w:rsid w:val="00A02B8C"/>
    <w:rsid w:val="00A041BC"/>
    <w:rsid w:val="00A214AE"/>
    <w:rsid w:val="00A24C10"/>
    <w:rsid w:val="00A31620"/>
    <w:rsid w:val="00A815D8"/>
    <w:rsid w:val="00A92B71"/>
    <w:rsid w:val="00A962A4"/>
    <w:rsid w:val="00AA3975"/>
    <w:rsid w:val="00AA47A7"/>
    <w:rsid w:val="00AC14CD"/>
    <w:rsid w:val="00AC2C68"/>
    <w:rsid w:val="00AD01D7"/>
    <w:rsid w:val="00AE277E"/>
    <w:rsid w:val="00B3429E"/>
    <w:rsid w:val="00B421DA"/>
    <w:rsid w:val="00B4794A"/>
    <w:rsid w:val="00B54DCE"/>
    <w:rsid w:val="00B82E34"/>
    <w:rsid w:val="00C0673F"/>
    <w:rsid w:val="00C30382"/>
    <w:rsid w:val="00C52B60"/>
    <w:rsid w:val="00C546B4"/>
    <w:rsid w:val="00C625DF"/>
    <w:rsid w:val="00C6787E"/>
    <w:rsid w:val="00C73815"/>
    <w:rsid w:val="00C73CE7"/>
    <w:rsid w:val="00C83733"/>
    <w:rsid w:val="00CA49DA"/>
    <w:rsid w:val="00CE10E8"/>
    <w:rsid w:val="00D327C9"/>
    <w:rsid w:val="00D549CA"/>
    <w:rsid w:val="00D8361A"/>
    <w:rsid w:val="00D912E7"/>
    <w:rsid w:val="00DA593C"/>
    <w:rsid w:val="00DB0A16"/>
    <w:rsid w:val="00DB1972"/>
    <w:rsid w:val="00DD268D"/>
    <w:rsid w:val="00DE4D5B"/>
    <w:rsid w:val="00E20844"/>
    <w:rsid w:val="00E32D71"/>
    <w:rsid w:val="00E4073A"/>
    <w:rsid w:val="00E74B79"/>
    <w:rsid w:val="00E820DC"/>
    <w:rsid w:val="00E837A5"/>
    <w:rsid w:val="00EC0572"/>
    <w:rsid w:val="00EE0200"/>
    <w:rsid w:val="00EE1C70"/>
    <w:rsid w:val="00F04FF2"/>
    <w:rsid w:val="00F16662"/>
    <w:rsid w:val="00F17D7E"/>
    <w:rsid w:val="00F2149B"/>
    <w:rsid w:val="00F3399E"/>
    <w:rsid w:val="00F42C75"/>
    <w:rsid w:val="00F45917"/>
    <w:rsid w:val="00F53E47"/>
    <w:rsid w:val="00F7023D"/>
    <w:rsid w:val="00F77EC8"/>
    <w:rsid w:val="00F811B5"/>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68B22A"/>
  <w14:defaultImageDpi w14:val="300"/>
  <w15:docId w15:val="{047449AA-8EDA-604A-B841-A2A16CA1F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7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9F29DB"/>
    <w:pPr>
      <w:pBdr>
        <w:bottom w:val="single" w:sz="8" w:space="4" w:color="4F81BD" w:themeColor="accent1"/>
      </w:pBdr>
      <w:tabs>
        <w:tab w:val="left" w:pos="1278"/>
      </w:tabs>
      <w:spacing w:after="300"/>
      <w:contextualSpacing/>
      <w:pPrChange w:id="0" w:author="Chris Satterlee" w:date="2022-02-28T17:28:00Z">
        <w:pPr>
          <w:pBdr>
            <w:bottom w:val="single" w:sz="8" w:space="4" w:color="4F81BD" w:themeColor="accent1"/>
          </w:pBdr>
          <w:tabs>
            <w:tab w:val="left" w:pos="1278"/>
          </w:tabs>
          <w:spacing w:after="300"/>
          <w:contextualSpacing/>
        </w:pPr>
      </w:pPrChange>
    </w:pPr>
    <w:rPr>
      <w:rFonts w:asciiTheme="majorHAnsi" w:eastAsiaTheme="majorEastAsia" w:hAnsiTheme="majorHAnsi" w:cstheme="majorBidi"/>
      <w:color w:val="17365D" w:themeColor="text2" w:themeShade="BF"/>
      <w:spacing w:val="5"/>
      <w:kern w:val="28"/>
      <w:sz w:val="96"/>
      <w:szCs w:val="52"/>
      <w:rPrChange w:id="0" w:author="Chris Satterlee" w:date="2022-02-28T17:28:00Z">
        <w:rPr>
          <w:rFonts w:asciiTheme="majorHAnsi" w:eastAsiaTheme="majorEastAsia" w:hAnsiTheme="majorHAnsi" w:cstheme="majorBidi"/>
          <w:color w:val="17365D" w:themeColor="text2" w:themeShade="BF"/>
          <w:spacing w:val="5"/>
          <w:kern w:val="28"/>
          <w:sz w:val="96"/>
          <w:szCs w:val="52"/>
          <w:lang w:val="en-US" w:eastAsia="en-US" w:bidi="ar-SA"/>
        </w:rPr>
      </w:rPrChange>
    </w:rPr>
  </w:style>
  <w:style w:type="character" w:customStyle="1" w:styleId="TitleChar">
    <w:name w:val="Title Char"/>
    <w:basedOn w:val="DefaultParagraphFont"/>
    <w:link w:val="Title"/>
    <w:uiPriority w:val="10"/>
    <w:rsid w:val="009F29DB"/>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C8373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00205B"/>
    <w:pPr>
      <w:tabs>
        <w:tab w:val="right" w:leader="dot" w:pos="8630"/>
      </w:tabs>
      <w:pPrChange w:id="1" w:author="Chris Satterlee" w:date="2022-02-28T17:28:00Z">
        <w:pPr/>
      </w:pPrChange>
    </w:pPr>
    <w:rPr>
      <w:rPrChange w:id="1" w:author="Chris Satterlee" w:date="2022-02-28T17:28:00Z">
        <w:rPr>
          <w:rFonts w:asciiTheme="minorHAnsi" w:eastAsiaTheme="minorEastAsia" w:hAnsiTheme="minorHAnsi" w:cstheme="minorBidi"/>
          <w:sz w:val="24"/>
          <w:szCs w:val="24"/>
          <w:lang w:val="en-US" w:eastAsia="en-US" w:bidi="ar-SA"/>
        </w:rPr>
      </w:rPrChange>
    </w:rPr>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paragraph" w:styleId="Header">
    <w:name w:val="header"/>
    <w:basedOn w:val="Normal"/>
    <w:link w:val="HeaderChar"/>
    <w:uiPriority w:val="99"/>
    <w:unhideWhenUsed/>
    <w:rsid w:val="00F2149B"/>
    <w:pPr>
      <w:tabs>
        <w:tab w:val="center" w:pos="4320"/>
        <w:tab w:val="right" w:pos="8640"/>
      </w:tabs>
    </w:pPr>
  </w:style>
  <w:style w:type="character" w:customStyle="1" w:styleId="HeaderChar">
    <w:name w:val="Header Char"/>
    <w:basedOn w:val="DefaultParagraphFont"/>
    <w:link w:val="Header"/>
    <w:uiPriority w:val="99"/>
    <w:rsid w:val="00F2149B"/>
  </w:style>
  <w:style w:type="paragraph" w:styleId="Revision">
    <w:name w:val="Revision"/>
    <w:hidden/>
    <w:uiPriority w:val="99"/>
    <w:semiHidden/>
    <w:rsid w:val="00C546B4"/>
  </w:style>
  <w:style w:type="character" w:styleId="UnresolvedMention">
    <w:name w:val="Unresolved Mention"/>
    <w:basedOn w:val="DefaultParagraphFont"/>
    <w:uiPriority w:val="99"/>
    <w:semiHidden/>
    <w:unhideWhenUsed/>
    <w:rsid w:val="00002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842092895">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414083031">
      <w:bodyDiv w:val="1"/>
      <w:marLeft w:val="0"/>
      <w:marRight w:val="0"/>
      <w:marTop w:val="0"/>
      <w:marBottom w:val="0"/>
      <w:divBdr>
        <w:top w:val="none" w:sz="0" w:space="0" w:color="auto"/>
        <w:left w:val="none" w:sz="0" w:space="0" w:color="auto"/>
        <w:bottom w:val="none" w:sz="0" w:space="0" w:color="auto"/>
        <w:right w:val="none" w:sz="0" w:space="0" w:color="auto"/>
      </w:divBdr>
    </w:div>
    <w:div w:id="1444569664">
      <w:bodyDiv w:val="1"/>
      <w:marLeft w:val="0"/>
      <w:marRight w:val="0"/>
      <w:marTop w:val="0"/>
      <w:marBottom w:val="0"/>
      <w:divBdr>
        <w:top w:val="none" w:sz="0" w:space="0" w:color="auto"/>
        <w:left w:val="none" w:sz="0" w:space="0" w:color="auto"/>
        <w:bottom w:val="none" w:sz="0" w:space="0" w:color="auto"/>
        <w:right w:val="none" w:sz="0" w:space="0" w:color="auto"/>
      </w:divBdr>
    </w:div>
    <w:div w:id="1472791756">
      <w:bodyDiv w:val="1"/>
      <w:marLeft w:val="0"/>
      <w:marRight w:val="0"/>
      <w:marTop w:val="0"/>
      <w:marBottom w:val="0"/>
      <w:divBdr>
        <w:top w:val="none" w:sz="0" w:space="0" w:color="auto"/>
        <w:left w:val="none" w:sz="0" w:space="0" w:color="auto"/>
        <w:bottom w:val="none" w:sz="0" w:space="0" w:color="auto"/>
        <w:right w:val="none" w:sz="0" w:space="0" w:color="auto"/>
      </w:divBdr>
    </w:div>
    <w:div w:id="1729257973">
      <w:bodyDiv w:val="1"/>
      <w:marLeft w:val="0"/>
      <w:marRight w:val="0"/>
      <w:marTop w:val="0"/>
      <w:marBottom w:val="0"/>
      <w:divBdr>
        <w:top w:val="none" w:sz="0" w:space="0" w:color="auto"/>
        <w:left w:val="none" w:sz="0" w:space="0" w:color="auto"/>
        <w:bottom w:val="none" w:sz="0" w:space="0" w:color="auto"/>
        <w:right w:val="none" w:sz="0" w:space="0" w:color="auto"/>
      </w:divBdr>
    </w:div>
    <w:div w:id="1831604061">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hyperlink" Target="http://www.instructables.com" TargetMode="External"/><Relationship Id="rId26" Type="http://schemas.openxmlformats.org/officeDocument/2006/relationships/hyperlink" Target="https://learn.adafruit.com/adafruit-guide-excellent-soldering/common-problems" TargetMode="External"/><Relationship Id="rId3" Type="http://schemas.openxmlformats.org/officeDocument/2006/relationships/settings" Target="settings.xml"/><Relationship Id="rId21" Type="http://schemas.openxmlformats.org/officeDocument/2006/relationships/hyperlink" Target="https://github.com/csatt/IV_Swinger" TargetMode="Externa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yperlink" Target="http://jalderman.org/?p=57" TargetMode="External"/><Relationship Id="rId25" Type="http://schemas.openxmlformats.org/officeDocument/2006/relationships/hyperlink" Target="https://www.arduino.cc/en/Main/Contribute" TargetMode="External"/><Relationship Id="rId2" Type="http://schemas.openxmlformats.org/officeDocument/2006/relationships/styles" Target="styles.xml"/><Relationship Id="rId16" Type="http://schemas.openxmlformats.org/officeDocument/2006/relationships/hyperlink" Target="https://github.com/csatt/IV_Swinger" TargetMode="External"/><Relationship Id="rId20" Type="http://schemas.openxmlformats.org/officeDocument/2006/relationships/hyperlink" Target="https://youtu.be/eTSCVlSTUP4" TargetMode="External"/><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satt/IV_Swinger" TargetMode="External"/><Relationship Id="rId24" Type="http://schemas.openxmlformats.org/officeDocument/2006/relationships/hyperlink" Target="http://a.co/8RzkH2P" TargetMode="External"/><Relationship Id="rId5" Type="http://schemas.openxmlformats.org/officeDocument/2006/relationships/footnotes" Target="footnotes.xml"/><Relationship Id="rId15" Type="http://schemas.openxmlformats.org/officeDocument/2006/relationships/hyperlink" Target="https://youtu.be/9iPq5AsuU_U" TargetMode="External"/><Relationship Id="rId23" Type="http://schemas.openxmlformats.org/officeDocument/2006/relationships/hyperlink" Target="https://github.com/csatt/IV_Swinger/releases" TargetMode="External"/><Relationship Id="rId28" Type="http://schemas.openxmlformats.org/officeDocument/2006/relationships/fontTable" Target="fontTable.xml"/><Relationship Id="rId10" Type="http://schemas.openxmlformats.org/officeDocument/2006/relationships/hyperlink" Target="http://www.gnu.org/licenses" TargetMode="External"/><Relationship Id="rId19" Type="http://schemas.openxmlformats.org/officeDocument/2006/relationships/hyperlink" Target="https://www.instructables.com/id/IV-Swinger-2-a-50-IV-Curve-Tracer" TargetMode="External"/><Relationship Id="rId4" Type="http://schemas.openxmlformats.org/officeDocument/2006/relationships/webSettings" Target="webSettings.xml"/><Relationship Id="rId9" Type="http://schemas.openxmlformats.org/officeDocument/2006/relationships/hyperlink" Target="http://www.tapr.org/OHL" TargetMode="External"/><Relationship Id="rId14" Type="http://schemas.openxmlformats.org/officeDocument/2006/relationships/hyperlink" Target="https://youtu.be/WhnTWciiNNo" TargetMode="External"/><Relationship Id="rId22" Type="http://schemas.openxmlformats.org/officeDocument/2006/relationships/hyperlink" Target="https://www.arduino.cc/en/Main/Software" TargetMode="External"/><Relationship Id="rId27" Type="http://schemas.openxmlformats.org/officeDocument/2006/relationships/hyperlink" Target="https://raw.githubusercontent.com/csatt/IV_Swinger/master/Arduino/IV_Swinger2/IV_Swinger2.in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60</Pages>
  <Words>10650</Words>
  <Characters>60709</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Chris Satterlee</cp:lastModifiedBy>
  <cp:revision>3</cp:revision>
  <cp:lastPrinted>2017-04-27T23:25:00Z</cp:lastPrinted>
  <dcterms:created xsi:type="dcterms:W3CDTF">2022-03-01T01:29:00Z</dcterms:created>
  <dcterms:modified xsi:type="dcterms:W3CDTF">2022-03-01T01:47:00Z</dcterms:modified>
</cp:coreProperties>
</file>